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81C" w:rsidRDefault="00F141E2">
      <w:pPr>
        <w:pStyle w:val="Heading1"/>
        <w:numPr>
          <w:ilvl w:val="0"/>
          <w:numId w:val="0"/>
        </w:numPr>
      </w:pPr>
      <w:r>
        <w:t xml:space="preserve">Module – </w:t>
      </w:r>
      <w:fldSimple w:instr=" DOCPROPERTY &quot;Document Title&quot;  \* MERGEFORMAT ">
        <w:r w:rsidR="00191CD0">
          <w:t>Motor Position 2</w:t>
        </w:r>
      </w:fldSimple>
    </w:p>
    <w:p w:rsidR="004A781C" w:rsidRDefault="004A781C">
      <w:pPr>
        <w:pStyle w:val="Heading1"/>
      </w:pPr>
      <w:r>
        <w:t>High-Level Description</w:t>
      </w:r>
    </w:p>
    <w:p w:rsidR="004A781C" w:rsidRDefault="00C06B69">
      <w:r>
        <w:t xml:space="preserve">This module implements the learning and diagnostic portions of </w:t>
      </w:r>
      <w:proofErr w:type="spellStart"/>
      <w:r>
        <w:t>MtrPos</w:t>
      </w:r>
      <w:proofErr w:type="spellEnd"/>
      <w:r>
        <w:t>, as well as part of the motor position determination sub function.</w:t>
      </w:r>
    </w:p>
    <w:p w:rsidR="00F141E2" w:rsidRPr="00F141E2" w:rsidRDefault="004A781C" w:rsidP="00F141E2">
      <w:pPr>
        <w:pStyle w:val="Heading1"/>
      </w:pPr>
      <w:r>
        <w:t>Figures</w:t>
      </w:r>
    </w:p>
    <w:p w:rsidR="004A781C" w:rsidRDefault="00F141E2" w:rsidP="00F141E2">
      <w:pPr>
        <w:pStyle w:val="Heading2"/>
      </w:pPr>
      <w:r>
        <w:t>Component Diagram</w:t>
      </w:r>
    </w:p>
    <w:p w:rsidR="00F141E2" w:rsidRDefault="0063452C" w:rsidP="00F141E2">
      <w:pPr>
        <w:jc w:val="center"/>
      </w:pPr>
      <w:ins w:id="0" w:author="rz3h1n" w:date="2013-06-14T13:31:00Z">
        <w:r>
          <w:rPr>
            <w:noProof/>
          </w:rPr>
          <w:drawing>
            <wp:inline distT="0" distB="0" distL="0" distR="0">
              <wp:extent cx="2898000" cy="2898000"/>
              <wp:effectExtent l="19050" t="0" r="0" b="0"/>
              <wp:docPr id="2" name="Picture 1" descr="mtrpos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rpos2.emf"/>
                      <pic:cNvPicPr/>
                    </pic:nvPicPr>
                    <pic:blipFill>
                      <a:blip r:embed="rId7" cstate="print"/>
                      <a:stretch>
                        <a:fillRect/>
                      </a:stretch>
                    </pic:blipFill>
                    <pic:spPr>
                      <a:xfrm>
                        <a:off x="0" y="0"/>
                        <a:ext cx="2898000" cy="2898000"/>
                      </a:xfrm>
                      <a:prstGeom prst="rect">
                        <a:avLst/>
                      </a:prstGeom>
                    </pic:spPr>
                  </pic:pic>
                </a:graphicData>
              </a:graphic>
            </wp:inline>
          </w:drawing>
        </w:r>
      </w:ins>
      <w:del w:id="1" w:author="rz3h1n" w:date="2013-06-14T13:31:00Z">
        <w:r>
          <w:rPr>
            <w:noProof/>
          </w:rPr>
          <w:drawing>
            <wp:inline distT="0" distB="0" distL="0" distR="0">
              <wp:extent cx="2323465" cy="2113915"/>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323465" cy="2113915"/>
                      </a:xfrm>
                      <a:prstGeom prst="rect">
                        <a:avLst/>
                      </a:prstGeom>
                      <a:noFill/>
                      <a:ln w="9525">
                        <a:noFill/>
                        <a:miter lim="800000"/>
                        <a:headEnd/>
                        <a:tailEnd/>
                      </a:ln>
                    </pic:spPr>
                  </pic:pic>
                </a:graphicData>
              </a:graphic>
            </wp:inline>
          </w:drawing>
        </w:r>
      </w:del>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D33CC" w:rsidRPr="004B5BE2" w:rsidRDefault="001E3003" w:rsidP="00F141E2">
            <w:pPr>
              <w:spacing w:before="100" w:beforeAutospacing="1" w:after="100" w:afterAutospacing="1"/>
              <w:rPr>
                <w:rFonts w:ascii="Arial" w:hAnsi="Arial" w:cs="Arial"/>
                <w:sz w:val="16"/>
                <w:szCs w:val="16"/>
              </w:rPr>
            </w:pPr>
            <w:r w:rsidRPr="001E3003">
              <w:rPr>
                <w:rFonts w:ascii="Arial" w:hAnsi="Arial" w:cs="Arial"/>
                <w:sz w:val="16"/>
                <w:szCs w:val="16"/>
              </w:rPr>
              <w:t>MotorVelMRF_MtrRadpS_f32</w:t>
            </w:r>
          </w:p>
        </w:tc>
        <w:tc>
          <w:tcPr>
            <w:tcW w:w="4455" w:type="dxa"/>
            <w:vAlign w:val="center"/>
          </w:tcPr>
          <w:p w:rsidR="006D33CC" w:rsidRPr="004B5BE2" w:rsidRDefault="001E3003" w:rsidP="00F957FA">
            <w:pPr>
              <w:spacing w:before="100" w:beforeAutospacing="1" w:after="100" w:afterAutospacing="1"/>
              <w:rPr>
                <w:rFonts w:ascii="Arial" w:hAnsi="Arial" w:cs="Arial"/>
                <w:sz w:val="16"/>
                <w:szCs w:val="16"/>
              </w:rPr>
            </w:pPr>
            <w:del w:id="2" w:author="rz3h1n" w:date="2013-06-13T17:44:00Z">
              <w:r w:rsidRPr="001E3003" w:rsidDel="00B92BCF">
                <w:rPr>
                  <w:rFonts w:ascii="Arial" w:hAnsi="Arial" w:cs="Arial"/>
                  <w:sz w:val="16"/>
                  <w:szCs w:val="16"/>
                </w:rPr>
                <w:delText>AlignedCumMtrPosMRF_Deg_f32</w:delText>
              </w:r>
            </w:del>
            <w:ins w:id="3" w:author="rz3h1n" w:date="2013-06-13T17:44:00Z">
              <w:r w:rsidR="00B92BCF">
                <w:rPr>
                  <w:rFonts w:ascii="Arial" w:hAnsi="Arial" w:cs="Arial"/>
                  <w:sz w:val="16"/>
                  <w:szCs w:val="16"/>
                </w:rPr>
                <w:t>CorrectedMtrPos_Rev_f32</w:t>
              </w:r>
            </w:ins>
          </w:p>
        </w:tc>
      </w:tr>
      <w:tr w:rsidR="001E3003"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1E3003" w:rsidRPr="004B5BE2" w:rsidRDefault="001E3003" w:rsidP="00F141E2">
            <w:pPr>
              <w:spacing w:before="100" w:beforeAutospacing="1" w:after="100" w:afterAutospacing="1"/>
              <w:rPr>
                <w:rFonts w:ascii="Arial" w:hAnsi="Arial" w:cs="Arial"/>
                <w:sz w:val="16"/>
                <w:szCs w:val="16"/>
              </w:rPr>
            </w:pPr>
            <w:del w:id="4" w:author="rz3h1n" w:date="2013-06-13T17:43:00Z">
              <w:r w:rsidRPr="001E3003" w:rsidDel="00B92BCF">
                <w:rPr>
                  <w:rFonts w:ascii="Arial" w:hAnsi="Arial" w:cs="Arial"/>
                  <w:sz w:val="16"/>
                  <w:szCs w:val="16"/>
                </w:rPr>
                <w:delText>Sin1Scaled_Volt_f32</w:delText>
              </w:r>
            </w:del>
          </w:p>
        </w:tc>
        <w:tc>
          <w:tcPr>
            <w:tcW w:w="4455" w:type="dxa"/>
            <w:vAlign w:val="center"/>
          </w:tcPr>
          <w:p w:rsidR="001E3003" w:rsidRPr="004B5BE2" w:rsidRDefault="001E3003" w:rsidP="00F957FA">
            <w:pPr>
              <w:spacing w:before="100" w:beforeAutospacing="1" w:after="100" w:afterAutospacing="1"/>
              <w:rPr>
                <w:rFonts w:ascii="Arial" w:hAnsi="Arial" w:cs="Arial"/>
                <w:sz w:val="16"/>
                <w:szCs w:val="16"/>
              </w:rPr>
            </w:pPr>
            <w:del w:id="5" w:author="rz3h1n" w:date="2013-06-13T17:44:00Z">
              <w:r w:rsidRPr="001E3003" w:rsidDel="00B92BCF">
                <w:rPr>
                  <w:rFonts w:ascii="Arial" w:hAnsi="Arial" w:cs="Arial"/>
                  <w:sz w:val="16"/>
                  <w:szCs w:val="16"/>
                </w:rPr>
                <w:delText>CumMtrPosMRF_Deg_f32</w:delText>
              </w:r>
            </w:del>
            <w:ins w:id="6" w:author="rz3h1n" w:date="2013-06-13T17:44:00Z">
              <w:r w:rsidR="00B92BCF">
                <w:rPr>
                  <w:rFonts w:ascii="Arial" w:hAnsi="Arial" w:cs="Arial"/>
                  <w:sz w:val="16"/>
                  <w:szCs w:val="16"/>
                </w:rPr>
                <w:t>CosTheta1_Volt_f32</w:t>
              </w:r>
            </w:ins>
          </w:p>
        </w:tc>
      </w:tr>
      <w:tr w:rsidR="001E3003"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1E3003" w:rsidRPr="004B5BE2" w:rsidRDefault="001E3003" w:rsidP="00F141E2">
            <w:pPr>
              <w:spacing w:before="100" w:beforeAutospacing="1" w:after="100" w:afterAutospacing="1"/>
              <w:rPr>
                <w:rFonts w:ascii="Arial" w:hAnsi="Arial" w:cs="Arial"/>
                <w:sz w:val="16"/>
                <w:szCs w:val="16"/>
              </w:rPr>
            </w:pPr>
            <w:del w:id="7" w:author="rz3h1n" w:date="2013-06-13T17:43:00Z">
              <w:r w:rsidRPr="001E3003" w:rsidDel="00B92BCF">
                <w:rPr>
                  <w:rFonts w:ascii="Arial" w:hAnsi="Arial" w:cs="Arial"/>
                  <w:sz w:val="16"/>
                  <w:szCs w:val="16"/>
                </w:rPr>
                <w:delText>Cos1Scaled_Volt_f32</w:delText>
              </w:r>
            </w:del>
          </w:p>
        </w:tc>
        <w:tc>
          <w:tcPr>
            <w:tcW w:w="4455" w:type="dxa"/>
            <w:vAlign w:val="center"/>
          </w:tcPr>
          <w:p w:rsidR="001E3003" w:rsidRPr="004B5BE2" w:rsidRDefault="001E3003" w:rsidP="00F957FA">
            <w:pPr>
              <w:spacing w:before="100" w:beforeAutospacing="1" w:after="100" w:afterAutospacing="1"/>
              <w:rPr>
                <w:rFonts w:ascii="Arial" w:hAnsi="Arial" w:cs="Arial"/>
                <w:sz w:val="16"/>
                <w:szCs w:val="16"/>
              </w:rPr>
            </w:pPr>
            <w:del w:id="8" w:author="rz3h1n" w:date="2013-06-13T17:45:00Z">
              <w:r w:rsidRPr="001E3003" w:rsidDel="00B92BCF">
                <w:rPr>
                  <w:rFonts w:ascii="Arial" w:hAnsi="Arial" w:cs="Arial"/>
                  <w:sz w:val="16"/>
                  <w:szCs w:val="16"/>
                </w:rPr>
                <w:delText>SysCCumMtrPosMRF_Deg_f32</w:delText>
              </w:r>
            </w:del>
            <w:ins w:id="9" w:author="rz3h1n" w:date="2013-06-13T17:45:00Z">
              <w:r w:rsidR="00B92BCF">
                <w:rPr>
                  <w:rFonts w:ascii="Arial" w:hAnsi="Arial" w:cs="Arial"/>
                  <w:sz w:val="16"/>
                  <w:szCs w:val="16"/>
                </w:rPr>
                <w:t>MechMtrPos_Rev_f32</w:t>
              </w:r>
            </w:ins>
          </w:p>
        </w:tc>
      </w:tr>
      <w:tr w:rsidR="001E3003"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1E3003" w:rsidRPr="004B5BE2" w:rsidRDefault="001E3003" w:rsidP="00F141E2">
            <w:pPr>
              <w:spacing w:before="100" w:beforeAutospacing="1" w:after="100" w:afterAutospacing="1"/>
              <w:rPr>
                <w:rFonts w:ascii="Arial" w:hAnsi="Arial" w:cs="Arial"/>
                <w:sz w:val="16"/>
                <w:szCs w:val="16"/>
              </w:rPr>
            </w:pPr>
            <w:del w:id="10" w:author="rz3h1n" w:date="2013-06-13T17:43:00Z">
              <w:r w:rsidRPr="001E3003" w:rsidDel="00B92BCF">
                <w:rPr>
                  <w:rFonts w:ascii="Arial" w:hAnsi="Arial" w:cs="Arial"/>
                  <w:sz w:val="16"/>
                  <w:szCs w:val="16"/>
                </w:rPr>
                <w:delText>MtrRevCntr_Cnt_s16</w:delText>
              </w:r>
            </w:del>
          </w:p>
        </w:tc>
        <w:tc>
          <w:tcPr>
            <w:tcW w:w="4455" w:type="dxa"/>
            <w:vAlign w:val="center"/>
          </w:tcPr>
          <w:p w:rsidR="001E3003" w:rsidRPr="004B5BE2" w:rsidRDefault="001E3003" w:rsidP="00B92BCF">
            <w:pPr>
              <w:spacing w:before="100" w:beforeAutospacing="1" w:after="100" w:afterAutospacing="1"/>
              <w:rPr>
                <w:rFonts w:ascii="Arial" w:hAnsi="Arial" w:cs="Arial"/>
                <w:sz w:val="16"/>
                <w:szCs w:val="16"/>
              </w:rPr>
            </w:pPr>
            <w:r w:rsidRPr="001E3003">
              <w:rPr>
                <w:rFonts w:ascii="Arial" w:hAnsi="Arial" w:cs="Arial"/>
                <w:sz w:val="16"/>
                <w:szCs w:val="16"/>
              </w:rPr>
              <w:t>Sin</w:t>
            </w:r>
            <w:del w:id="11" w:author="rz3h1n" w:date="2013-06-13T17:45:00Z">
              <w:r w:rsidRPr="001E3003" w:rsidDel="00B92BCF">
                <w:rPr>
                  <w:rFonts w:ascii="Arial" w:hAnsi="Arial" w:cs="Arial"/>
                  <w:sz w:val="16"/>
                  <w:szCs w:val="16"/>
                </w:rPr>
                <w:delText>1RTOffset_Volt_f32</w:delText>
              </w:r>
            </w:del>
            <w:ins w:id="12" w:author="rz3h1n" w:date="2013-06-13T17:45:00Z">
              <w:r w:rsidR="00B92BCF">
                <w:rPr>
                  <w:rFonts w:ascii="Arial" w:hAnsi="Arial" w:cs="Arial"/>
                  <w:sz w:val="16"/>
                  <w:szCs w:val="16"/>
                </w:rPr>
                <w:t>Theta1_Volt_f32</w:t>
              </w:r>
            </w:ins>
          </w:p>
        </w:tc>
      </w:tr>
      <w:tr w:rsidR="001E3003"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1E3003" w:rsidRPr="004B5BE2" w:rsidRDefault="001E3003" w:rsidP="00F141E2">
            <w:pPr>
              <w:spacing w:before="100" w:beforeAutospacing="1" w:after="100" w:afterAutospacing="1"/>
              <w:rPr>
                <w:rFonts w:ascii="Arial" w:hAnsi="Arial" w:cs="Arial"/>
                <w:sz w:val="16"/>
                <w:szCs w:val="16"/>
              </w:rPr>
            </w:pPr>
            <w:del w:id="13" w:author="rz3h1n" w:date="2013-06-13T17:43:00Z">
              <w:r w:rsidRPr="001E3003" w:rsidDel="00B92BCF">
                <w:rPr>
                  <w:rFonts w:ascii="Arial" w:hAnsi="Arial" w:cs="Arial"/>
                  <w:sz w:val="16"/>
                  <w:szCs w:val="16"/>
                </w:rPr>
                <w:delText>MechMtrPos_Rev_f32</w:delText>
              </w:r>
            </w:del>
          </w:p>
        </w:tc>
        <w:tc>
          <w:tcPr>
            <w:tcW w:w="4455" w:type="dxa"/>
            <w:vAlign w:val="center"/>
          </w:tcPr>
          <w:p w:rsidR="001E3003" w:rsidRPr="004B5BE2" w:rsidRDefault="001E3003" w:rsidP="00F957FA">
            <w:pPr>
              <w:spacing w:before="100" w:beforeAutospacing="1" w:after="100" w:afterAutospacing="1"/>
              <w:rPr>
                <w:rFonts w:ascii="Arial" w:hAnsi="Arial" w:cs="Arial"/>
                <w:sz w:val="16"/>
                <w:szCs w:val="16"/>
              </w:rPr>
            </w:pPr>
            <w:del w:id="14" w:author="rz3h1n" w:date="2013-06-13T17:45:00Z">
              <w:r w:rsidRPr="001E3003" w:rsidDel="00B92BCF">
                <w:rPr>
                  <w:rFonts w:ascii="Arial" w:hAnsi="Arial" w:cs="Arial"/>
                  <w:sz w:val="16"/>
                  <w:szCs w:val="16"/>
                </w:rPr>
                <w:delText>Sin1RTAmpRec_Uls_f32</w:delText>
              </w:r>
            </w:del>
            <w:ins w:id="15" w:author="rz3h1n" w:date="2013-06-13T17:45:00Z">
              <w:r w:rsidR="00B92BCF">
                <w:rPr>
                  <w:rFonts w:ascii="Arial" w:hAnsi="Arial" w:cs="Arial"/>
                  <w:sz w:val="16"/>
                  <w:szCs w:val="16"/>
                </w:rPr>
                <w:t>SysCCorrectedMtrPos_Rev_f32</w:t>
              </w:r>
            </w:ins>
          </w:p>
        </w:tc>
      </w:tr>
      <w:tr w:rsidR="001E3003"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1E3003" w:rsidRPr="004B5BE2" w:rsidRDefault="001E3003" w:rsidP="00F141E2">
            <w:pPr>
              <w:spacing w:before="100" w:beforeAutospacing="1" w:after="100" w:afterAutospacing="1"/>
              <w:rPr>
                <w:rFonts w:ascii="Arial" w:hAnsi="Arial" w:cs="Arial"/>
                <w:sz w:val="16"/>
                <w:szCs w:val="16"/>
              </w:rPr>
            </w:pPr>
            <w:del w:id="16" w:author="rz3h1n" w:date="2013-06-13T17:43:00Z">
              <w:r w:rsidRPr="001E3003" w:rsidDel="00B92BCF">
                <w:rPr>
                  <w:rFonts w:ascii="Arial" w:hAnsi="Arial" w:cs="Arial"/>
                  <w:sz w:val="16"/>
                  <w:szCs w:val="16"/>
                </w:rPr>
                <w:delText>CorrectedMtrPos_Rev_f32</w:delText>
              </w:r>
            </w:del>
          </w:p>
        </w:tc>
        <w:tc>
          <w:tcPr>
            <w:tcW w:w="4455" w:type="dxa"/>
            <w:vAlign w:val="center"/>
          </w:tcPr>
          <w:p w:rsidR="001E3003" w:rsidRPr="004B5BE2" w:rsidRDefault="001E3003" w:rsidP="00F957FA">
            <w:pPr>
              <w:spacing w:before="100" w:beforeAutospacing="1" w:after="100" w:afterAutospacing="1"/>
              <w:rPr>
                <w:rFonts w:ascii="Arial" w:hAnsi="Arial" w:cs="Arial"/>
                <w:sz w:val="16"/>
                <w:szCs w:val="16"/>
              </w:rPr>
            </w:pPr>
            <w:del w:id="17" w:author="rz3h1n" w:date="2013-06-13T17:45:00Z">
              <w:r w:rsidRPr="001E3003" w:rsidDel="00B92BCF">
                <w:rPr>
                  <w:rFonts w:ascii="Arial" w:hAnsi="Arial" w:cs="Arial"/>
                  <w:sz w:val="16"/>
                  <w:szCs w:val="16"/>
                </w:rPr>
                <w:delText>Cos1RTOffset_Volt_f32</w:delText>
              </w:r>
            </w:del>
            <w:ins w:id="18" w:author="rz3h1n" w:date="2013-06-13T17:45:00Z">
              <w:r w:rsidR="00B92BCF">
                <w:rPr>
                  <w:rFonts w:ascii="Arial" w:hAnsi="Arial" w:cs="Arial"/>
                  <w:sz w:val="16"/>
                  <w:szCs w:val="16"/>
                </w:rPr>
                <w:t>SysCMechMtrPos_Rev_f32</w:t>
              </w:r>
            </w:ins>
          </w:p>
        </w:tc>
      </w:tr>
      <w:tr w:rsidR="001E3003"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1E3003" w:rsidRPr="004B5BE2" w:rsidRDefault="001E3003" w:rsidP="00F141E2">
            <w:pPr>
              <w:spacing w:before="100" w:beforeAutospacing="1" w:after="100" w:afterAutospacing="1"/>
              <w:rPr>
                <w:rFonts w:ascii="Arial" w:hAnsi="Arial" w:cs="Arial"/>
                <w:sz w:val="16"/>
                <w:szCs w:val="16"/>
              </w:rPr>
            </w:pPr>
            <w:del w:id="19" w:author="rz3h1n" w:date="2013-06-13T17:43:00Z">
              <w:r w:rsidRPr="001E3003" w:rsidDel="00B92BCF">
                <w:rPr>
                  <w:rFonts w:ascii="Arial" w:hAnsi="Arial" w:cs="Arial"/>
                  <w:sz w:val="16"/>
                  <w:szCs w:val="16"/>
                </w:rPr>
                <w:delText>DiagCorrectedMtrPos_Rev_f32</w:delText>
              </w:r>
            </w:del>
          </w:p>
        </w:tc>
        <w:tc>
          <w:tcPr>
            <w:tcW w:w="4455" w:type="dxa"/>
            <w:vAlign w:val="center"/>
          </w:tcPr>
          <w:p w:rsidR="001E3003" w:rsidRPr="004B5BE2" w:rsidRDefault="001E3003" w:rsidP="00F957FA">
            <w:pPr>
              <w:spacing w:before="100" w:beforeAutospacing="1" w:after="100" w:afterAutospacing="1"/>
              <w:rPr>
                <w:rFonts w:ascii="Arial" w:hAnsi="Arial" w:cs="Arial"/>
                <w:sz w:val="16"/>
                <w:szCs w:val="16"/>
              </w:rPr>
            </w:pPr>
            <w:del w:id="20" w:author="rz3h1n" w:date="2013-06-13T17:45:00Z">
              <w:r w:rsidRPr="001E3003" w:rsidDel="00B92BCF">
                <w:rPr>
                  <w:rFonts w:ascii="Arial" w:hAnsi="Arial" w:cs="Arial"/>
                  <w:sz w:val="16"/>
                  <w:szCs w:val="16"/>
                </w:rPr>
                <w:delText>Cos1RTAmpRec_Uls_f32</w:delText>
              </w:r>
            </w:del>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321"/>
        </w:trPr>
        <w:tc>
          <w:tcPr>
            <w:tcW w:w="4455" w:type="dxa"/>
            <w:gridSpan w:val="2"/>
            <w:vAlign w:val="center"/>
          </w:tcPr>
          <w:p w:rsidR="006D33CC" w:rsidRDefault="006D33CC" w:rsidP="00F957FA">
            <w:pPr>
              <w:spacing w:before="100" w:beforeAutospacing="1" w:after="100" w:afterAutospacing="1"/>
              <w:rPr>
                <w:rFonts w:ascii="Arial" w:hAnsi="Arial" w:cs="Arial"/>
                <w:sz w:val="16"/>
                <w:szCs w:val="16"/>
              </w:rPr>
            </w:pPr>
          </w:p>
        </w:tc>
        <w:tc>
          <w:tcPr>
            <w:tcW w:w="4455" w:type="dxa"/>
            <w:vAlign w:val="center"/>
          </w:tcPr>
          <w:p w:rsidR="006D33CC" w:rsidRDefault="001E3003" w:rsidP="00F957FA">
            <w:pPr>
              <w:spacing w:before="100" w:beforeAutospacing="1" w:after="100" w:afterAutospacing="1"/>
              <w:rPr>
                <w:rFonts w:ascii="Arial" w:hAnsi="Arial" w:cs="Arial"/>
                <w:sz w:val="16"/>
                <w:szCs w:val="16"/>
              </w:rPr>
            </w:pPr>
            <w:del w:id="21" w:author="rz3h1n" w:date="2013-06-13T17:45:00Z">
              <w:r w:rsidRPr="001E3003" w:rsidDel="00B92BCF">
                <w:rPr>
                  <w:rFonts w:ascii="Arial" w:hAnsi="Arial" w:cs="Arial"/>
                  <w:sz w:val="16"/>
                  <w:szCs w:val="16"/>
                </w:rPr>
                <w:delText>EOLBEMF_Rev_f32</w:delText>
              </w:r>
            </w:del>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98"/>
        <w:gridCol w:w="1350"/>
        <w:gridCol w:w="1170"/>
        <w:gridCol w:w="1080"/>
        <w:gridCol w:w="2430"/>
      </w:tblGrid>
      <w:tr w:rsidR="00BD008B" w:rsidTr="00EE288B">
        <w:tc>
          <w:tcPr>
            <w:tcW w:w="289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3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08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43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B1234F" w:rsidRDefault="001B2C3B" w:rsidP="00C06B69">
            <w:pPr>
              <w:spacing w:before="60"/>
              <w:rPr>
                <w:rFonts w:ascii="Arial" w:hAnsi="Arial" w:cs="Arial"/>
                <w:sz w:val="16"/>
                <w:lang w:val="es-ES"/>
              </w:rPr>
            </w:pPr>
            <w:ins w:id="22" w:author="rz3h1n" w:date="2013-06-13T15:40:00Z">
              <w:r w:rsidRPr="00B1234F">
                <w:rPr>
                  <w:rFonts w:ascii="Arial" w:hAnsi="Arial" w:cs="Arial"/>
                  <w:sz w:val="16"/>
                  <w:lang w:val="es-ES"/>
                </w:rPr>
                <w:t>MtrPos2</w:t>
              </w:r>
            </w:ins>
            <w:ins w:id="23" w:author="rz3h1n" w:date="2013-06-20T13:38:00Z">
              <w:r w:rsidR="00B1234F" w:rsidRPr="00B1234F">
                <w:rPr>
                  <w:rFonts w:ascii="Arial" w:hAnsi="Arial" w:cs="Arial"/>
                  <w:sz w:val="16"/>
                  <w:lang w:val="es-ES"/>
                </w:rPr>
                <w:t>_</w:t>
              </w:r>
            </w:ins>
            <w:r w:rsidR="00C06B69" w:rsidRPr="00B1234F">
              <w:rPr>
                <w:rFonts w:ascii="Arial" w:hAnsi="Arial" w:cs="Arial"/>
                <w:sz w:val="16"/>
                <w:lang w:val="es-ES"/>
              </w:rPr>
              <w:t>ValidityFltAcc_Cnt_M_u16</w:t>
            </w:r>
          </w:p>
        </w:tc>
        <w:tc>
          <w:tcPr>
            <w:tcW w:w="1350" w:type="dxa"/>
            <w:tcBorders>
              <w:top w:val="single" w:sz="6" w:space="0" w:color="auto"/>
              <w:left w:val="single" w:sz="6" w:space="0" w:color="auto"/>
              <w:bottom w:val="single" w:sz="6" w:space="0" w:color="auto"/>
              <w:right w:val="single" w:sz="6" w:space="0" w:color="auto"/>
            </w:tcBorders>
          </w:tcPr>
          <w:p w:rsidR="00C06B69" w:rsidRDefault="00C06B69" w:rsidP="00C06B69">
            <w:pPr>
              <w:spacing w:before="60"/>
              <w:rPr>
                <w:rFonts w:ascii="Arial" w:hAnsi="Arial" w:cs="Arial"/>
                <w:sz w:val="16"/>
              </w:rPr>
            </w:pPr>
            <w:r>
              <w:rPr>
                <w:rFonts w:ascii="Arial" w:hAnsi="Arial" w:cs="Arial"/>
                <w:sz w:val="16"/>
              </w:rPr>
              <w:t>1</w:t>
            </w:r>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0</w:t>
            </w:r>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65535</w:t>
            </w:r>
          </w:p>
        </w:tc>
        <w:tc>
          <w:tcPr>
            <w:tcW w:w="2430" w:type="dxa"/>
            <w:tcBorders>
              <w:top w:val="single" w:sz="6" w:space="0" w:color="auto"/>
              <w:left w:val="single" w:sz="6" w:space="0" w:color="auto"/>
              <w:bottom w:val="single" w:sz="6" w:space="0" w:color="auto"/>
              <w:right w:val="single" w:sz="6" w:space="0" w:color="auto"/>
            </w:tcBorders>
          </w:tcPr>
          <w:p w:rsidR="00C06B69" w:rsidRDefault="00C06B69" w:rsidP="00C06B69">
            <w:pPr>
              <w:spacing w:before="60"/>
              <w:rPr>
                <w:rFonts w:ascii="Arial" w:hAnsi="Arial" w:cs="Arial"/>
                <w:sz w:val="16"/>
              </w:rPr>
            </w:pPr>
            <w:r w:rsidRPr="00C06B69">
              <w:rPr>
                <w:rFonts w:ascii="Arial" w:hAnsi="Arial" w:cs="Arial"/>
                <w:sz w:val="16"/>
              </w:rPr>
              <w:t>MTRPOS2_START_SEC_VAR_CLEARED_16</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784EF7" w:rsidRDefault="001B2C3B" w:rsidP="00C06B69">
            <w:pPr>
              <w:spacing w:before="60"/>
              <w:rPr>
                <w:rFonts w:ascii="Arial" w:hAnsi="Arial" w:cs="Arial"/>
                <w:sz w:val="16"/>
                <w:lang w:val="es-ES"/>
              </w:rPr>
            </w:pPr>
            <w:ins w:id="24" w:author="rz3h1n" w:date="2013-06-13T15:40:00Z">
              <w:r w:rsidRPr="00784EF7">
                <w:rPr>
                  <w:rFonts w:ascii="Arial" w:hAnsi="Arial" w:cs="Arial"/>
                  <w:sz w:val="16"/>
                  <w:lang w:val="es-ES"/>
                </w:rPr>
                <w:t>MtrPos2</w:t>
              </w:r>
            </w:ins>
            <w:ins w:id="25" w:author="rz3h1n" w:date="2013-06-20T13:38:00Z">
              <w:r w:rsidR="00B1234F" w:rsidRPr="00784EF7">
                <w:rPr>
                  <w:rFonts w:ascii="Arial" w:hAnsi="Arial" w:cs="Arial"/>
                  <w:sz w:val="16"/>
                  <w:lang w:val="es-ES"/>
                </w:rPr>
                <w:t>_</w:t>
              </w:r>
            </w:ins>
            <w:r w:rsidR="00C06B69" w:rsidRPr="00784EF7">
              <w:rPr>
                <w:rFonts w:ascii="Arial" w:hAnsi="Arial" w:cs="Arial"/>
                <w:sz w:val="16"/>
                <w:lang w:val="es-ES"/>
              </w:rPr>
              <w:t>CorrFltAcc_Cnt_M_u16</w:t>
            </w:r>
          </w:p>
        </w:tc>
        <w:tc>
          <w:tcPr>
            <w:tcW w:w="1350" w:type="dxa"/>
            <w:tcBorders>
              <w:top w:val="single" w:sz="6" w:space="0" w:color="auto"/>
              <w:left w:val="single" w:sz="6" w:space="0" w:color="auto"/>
              <w:bottom w:val="single" w:sz="6" w:space="0" w:color="auto"/>
              <w:right w:val="single" w:sz="6" w:space="0" w:color="auto"/>
            </w:tcBorders>
          </w:tcPr>
          <w:p w:rsidR="00C06B69" w:rsidRDefault="00C06B69" w:rsidP="00C06B69">
            <w:pPr>
              <w:spacing w:before="60"/>
              <w:rPr>
                <w:rFonts w:ascii="Arial" w:hAnsi="Arial" w:cs="Arial"/>
                <w:sz w:val="16"/>
              </w:rPr>
            </w:pPr>
            <w:r>
              <w:rPr>
                <w:rFonts w:ascii="Arial" w:hAnsi="Arial" w:cs="Arial"/>
                <w:sz w:val="16"/>
              </w:rPr>
              <w:t>1</w:t>
            </w:r>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0</w:t>
            </w:r>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65535</w:t>
            </w:r>
          </w:p>
        </w:tc>
        <w:tc>
          <w:tcPr>
            <w:tcW w:w="2430" w:type="dxa"/>
            <w:tcBorders>
              <w:top w:val="single" w:sz="6" w:space="0" w:color="auto"/>
              <w:left w:val="single" w:sz="6" w:space="0" w:color="auto"/>
              <w:bottom w:val="single" w:sz="6" w:space="0" w:color="auto"/>
              <w:right w:val="single" w:sz="6" w:space="0" w:color="auto"/>
            </w:tcBorders>
          </w:tcPr>
          <w:p w:rsidR="00C06B69" w:rsidRDefault="00C06B69" w:rsidP="00C06B69">
            <w:pPr>
              <w:spacing w:before="60"/>
              <w:rPr>
                <w:rFonts w:ascii="Arial" w:hAnsi="Arial" w:cs="Arial"/>
                <w:sz w:val="16"/>
              </w:rPr>
            </w:pPr>
            <w:r w:rsidRPr="00C06B69">
              <w:rPr>
                <w:rFonts w:ascii="Arial" w:hAnsi="Arial" w:cs="Arial"/>
                <w:sz w:val="16"/>
              </w:rPr>
              <w:t>MTRPOS2_START_SEC_VAR_CLEARED_16</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005E1B" w:rsidRDefault="00005E1B" w:rsidP="00C06B69">
            <w:pPr>
              <w:spacing w:before="60"/>
              <w:rPr>
                <w:rFonts w:ascii="Arial" w:hAnsi="Arial" w:cs="Arial"/>
                <w:sz w:val="16"/>
                <w:lang w:val="es-ES"/>
              </w:rPr>
            </w:pPr>
            <w:ins w:id="26" w:author="rz3h1n" w:date="2013-06-13T15:50:00Z">
              <w:r w:rsidRPr="00005E1B">
                <w:rPr>
                  <w:rFonts w:ascii="Arial" w:hAnsi="Arial" w:cs="Arial"/>
                  <w:sz w:val="16"/>
                  <w:lang w:val="es-ES"/>
                </w:rPr>
                <w:t>MtrPos2_</w:t>
              </w:r>
            </w:ins>
            <w:r w:rsidR="00C06B69" w:rsidRPr="00005E1B">
              <w:rPr>
                <w:rFonts w:ascii="Arial" w:hAnsi="Arial" w:cs="Arial"/>
                <w:sz w:val="16"/>
                <w:lang w:val="es-ES"/>
              </w:rPr>
              <w:t>PrevCorrectedMtrPos_Rev_M_f32</w:t>
            </w:r>
          </w:p>
        </w:tc>
        <w:tc>
          <w:tcPr>
            <w:tcW w:w="1350" w:type="dxa"/>
            <w:tcBorders>
              <w:top w:val="single" w:sz="6" w:space="0" w:color="auto"/>
              <w:left w:val="single" w:sz="6" w:space="0" w:color="auto"/>
              <w:bottom w:val="single" w:sz="6" w:space="0" w:color="auto"/>
              <w:right w:val="single" w:sz="6" w:space="0" w:color="auto"/>
            </w:tcBorders>
          </w:tcPr>
          <w:p w:rsidR="00C06B69" w:rsidRDefault="00C06B69" w:rsidP="00C06B69">
            <w:pPr>
              <w:spacing w:before="60"/>
              <w:rPr>
                <w:rFonts w:ascii="Arial" w:hAnsi="Arial" w:cs="Arial"/>
                <w:sz w:val="16"/>
              </w:rPr>
            </w:pPr>
            <w:r>
              <w:rPr>
                <w:rFonts w:ascii="Arial" w:hAnsi="Arial" w:cs="Arial"/>
                <w:sz w:val="16"/>
              </w:rPr>
              <w:t>Single Precision Float</w:t>
            </w:r>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0</w:t>
            </w:r>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C06B69" w:rsidP="00236FDA">
            <w:pPr>
              <w:spacing w:before="60"/>
              <w:rPr>
                <w:rFonts w:ascii="Arial" w:hAnsi="Arial" w:cs="Arial"/>
                <w:sz w:val="16"/>
              </w:rPr>
            </w:pPr>
            <w:r w:rsidRPr="00C06B69">
              <w:rPr>
                <w:rFonts w:ascii="Arial" w:hAnsi="Arial" w:cs="Arial"/>
                <w:sz w:val="16"/>
              </w:rPr>
              <w:t>0.99998</w:t>
            </w:r>
          </w:p>
        </w:tc>
        <w:tc>
          <w:tcPr>
            <w:tcW w:w="2430" w:type="dxa"/>
            <w:tcBorders>
              <w:top w:val="single" w:sz="6" w:space="0" w:color="auto"/>
              <w:left w:val="single" w:sz="6" w:space="0" w:color="auto"/>
              <w:bottom w:val="single" w:sz="6" w:space="0" w:color="auto"/>
              <w:right w:val="single" w:sz="6" w:space="0" w:color="auto"/>
            </w:tcBorders>
          </w:tcPr>
          <w:p w:rsidR="00C06B69" w:rsidRDefault="00C06B69" w:rsidP="00C06B69">
            <w:pPr>
              <w:spacing w:before="60"/>
              <w:rPr>
                <w:rFonts w:ascii="Arial" w:hAnsi="Arial" w:cs="Arial"/>
                <w:sz w:val="16"/>
              </w:rPr>
            </w:pPr>
            <w:r w:rsidRPr="00C06B69">
              <w:rPr>
                <w:rFonts w:ascii="Arial" w:hAnsi="Arial" w:cs="Arial"/>
                <w:sz w:val="16"/>
              </w:rPr>
              <w:t>MTRPOS2_START_SEC_VAR_CLEARED_32</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del w:id="27" w:author="rz3h1n" w:date="2013-06-13T15:50:00Z">
              <w:r w:rsidRPr="00C06B69" w:rsidDel="00005E1B">
                <w:rPr>
                  <w:rFonts w:ascii="Arial" w:hAnsi="Arial" w:cs="Arial"/>
                  <w:sz w:val="16"/>
                </w:rPr>
                <w:delText>CumMtrPosOffComplete_Cnt_M_lgc</w:delText>
              </w:r>
            </w:del>
          </w:p>
        </w:tc>
        <w:tc>
          <w:tcPr>
            <w:tcW w:w="1350" w:type="dxa"/>
            <w:tcBorders>
              <w:top w:val="single" w:sz="6" w:space="0" w:color="auto"/>
              <w:left w:val="single" w:sz="6" w:space="0" w:color="auto"/>
              <w:bottom w:val="single" w:sz="6" w:space="0" w:color="auto"/>
              <w:right w:val="single" w:sz="6" w:space="0" w:color="auto"/>
            </w:tcBorders>
          </w:tcPr>
          <w:p w:rsidR="00C06B69" w:rsidRDefault="00C06B69" w:rsidP="00C06B69">
            <w:pPr>
              <w:spacing w:before="60"/>
              <w:rPr>
                <w:rFonts w:ascii="Arial" w:hAnsi="Arial" w:cs="Arial"/>
                <w:sz w:val="16"/>
              </w:rPr>
            </w:pPr>
            <w:del w:id="28" w:author="rz3h1n" w:date="2013-06-13T15:50:00Z">
              <w:r w:rsidDel="00005E1B">
                <w:rPr>
                  <w:rFonts w:ascii="Arial" w:hAnsi="Arial" w:cs="Arial"/>
                  <w:sz w:val="16"/>
                </w:rPr>
                <w:delText>boolean</w:delText>
              </w:r>
            </w:del>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del w:id="29" w:author="rz3h1n" w:date="2013-06-13T15:50:00Z">
              <w:r w:rsidDel="00005E1B">
                <w:rPr>
                  <w:rFonts w:ascii="Arial" w:hAnsi="Arial" w:cs="Arial"/>
                  <w:sz w:val="16"/>
                </w:rPr>
                <w:delText>FALSE</w:delText>
              </w:r>
            </w:del>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del w:id="30" w:author="rz3h1n" w:date="2013-06-13T15:50:00Z">
              <w:r w:rsidDel="00005E1B">
                <w:rPr>
                  <w:rFonts w:ascii="Arial" w:hAnsi="Arial" w:cs="Arial"/>
                  <w:sz w:val="16"/>
                </w:rPr>
                <w:delText>TRUE</w:delText>
              </w:r>
            </w:del>
          </w:p>
        </w:tc>
        <w:tc>
          <w:tcPr>
            <w:tcW w:w="2430" w:type="dxa"/>
            <w:tcBorders>
              <w:top w:val="single" w:sz="6" w:space="0" w:color="auto"/>
              <w:left w:val="single" w:sz="6" w:space="0" w:color="auto"/>
              <w:bottom w:val="single" w:sz="6" w:space="0" w:color="auto"/>
              <w:right w:val="single" w:sz="6" w:space="0" w:color="auto"/>
            </w:tcBorders>
          </w:tcPr>
          <w:p w:rsidR="00C06B69" w:rsidRDefault="00C06B69" w:rsidP="00C06B69">
            <w:pPr>
              <w:spacing w:before="60"/>
              <w:rPr>
                <w:rFonts w:ascii="Arial" w:hAnsi="Arial" w:cs="Arial"/>
                <w:sz w:val="16"/>
              </w:rPr>
            </w:pPr>
            <w:del w:id="31" w:author="rz3h1n" w:date="2013-06-13T15:50:00Z">
              <w:r w:rsidRPr="00C06B69" w:rsidDel="00005E1B">
                <w:rPr>
                  <w:rFonts w:ascii="Arial" w:hAnsi="Arial" w:cs="Arial"/>
                  <w:sz w:val="16"/>
                </w:rPr>
                <w:delText>MTRPOS2_START_SEC_VAR_CLEARED_UNSPECIFIED</w:delText>
              </w:r>
            </w:del>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del w:id="32" w:author="rz3h1n" w:date="2013-06-13T16:02:00Z">
              <w:r w:rsidRPr="00C06B69" w:rsidDel="0062032E">
                <w:rPr>
                  <w:rFonts w:ascii="Arial" w:hAnsi="Arial" w:cs="Arial"/>
                  <w:sz w:val="16"/>
                </w:rPr>
                <w:delText>CumMtrPosOff_Deg_M_f32</w:delText>
              </w:r>
            </w:del>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del w:id="33" w:author="rz3h1n" w:date="2013-06-13T16:02:00Z">
              <w:r w:rsidDel="0062032E">
                <w:rPr>
                  <w:rFonts w:ascii="Arial" w:hAnsi="Arial" w:cs="Arial"/>
                  <w:sz w:val="16"/>
                </w:rPr>
                <w:delText>Single Precision Float</w:delText>
              </w:r>
            </w:del>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del w:id="34" w:author="rz3h1n" w:date="2013-06-13T16:02:00Z">
              <w:r w:rsidRPr="00C06B69" w:rsidDel="0062032E">
                <w:rPr>
                  <w:rFonts w:ascii="Arial" w:hAnsi="Arial" w:cs="Arial"/>
                  <w:sz w:val="16"/>
                </w:rPr>
                <w:delText>0</w:delText>
              </w:r>
            </w:del>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del w:id="35" w:author="rz3h1n" w:date="2013-06-13T16:02:00Z">
              <w:r w:rsidRPr="00C06B69" w:rsidDel="0062032E">
                <w:rPr>
                  <w:rFonts w:ascii="Arial" w:hAnsi="Arial" w:cs="Arial"/>
                  <w:sz w:val="16"/>
                </w:rPr>
                <w:delText>360</w:delText>
              </w:r>
            </w:del>
          </w:p>
        </w:tc>
        <w:tc>
          <w:tcPr>
            <w:tcW w:w="243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del w:id="36" w:author="rz3h1n" w:date="2013-06-13T16:02:00Z">
              <w:r w:rsidRPr="00084B1A" w:rsidDel="0062032E">
                <w:rPr>
                  <w:rFonts w:ascii="Arial" w:hAnsi="Arial" w:cs="Arial"/>
                  <w:sz w:val="16"/>
                </w:rPr>
                <w:delText>MTRPOS2_START_SEC_VAR_NOINIT_32</w:delText>
              </w:r>
            </w:del>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C06B69" w:rsidRDefault="0062032E" w:rsidP="00C06B69">
            <w:pPr>
              <w:spacing w:before="60"/>
              <w:rPr>
                <w:rFonts w:ascii="Arial" w:hAnsi="Arial" w:cs="Arial"/>
                <w:sz w:val="16"/>
              </w:rPr>
            </w:pPr>
            <w:ins w:id="37" w:author="rz3h1n" w:date="2013-06-13T16:04:00Z">
              <w:r>
                <w:rPr>
                  <w:rFonts w:ascii="Arial" w:hAnsi="Arial" w:cs="Arial"/>
                  <w:sz w:val="16"/>
                </w:rPr>
                <w:t>MtrPos2_</w:t>
              </w:r>
            </w:ins>
            <w:r w:rsidR="00C06B69" w:rsidRPr="00C06B69">
              <w:rPr>
                <w:rFonts w:ascii="Arial" w:hAnsi="Arial" w:cs="Arial"/>
                <w:sz w:val="16"/>
              </w:rPr>
              <w:t>PrevSin1RTOffset_Volts_M_f32</w:t>
            </w:r>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Pr>
                <w:rFonts w:ascii="Arial" w:hAnsi="Arial" w:cs="Arial"/>
                <w:sz w:val="16"/>
              </w:rPr>
              <w:t>Single Precision Float</w:t>
            </w:r>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del w:id="38" w:author="rz3h1n" w:date="2013-06-26T14:57:00Z">
              <w:r w:rsidRPr="00C06B69" w:rsidDel="00553C39">
                <w:rPr>
                  <w:rFonts w:ascii="Arial" w:hAnsi="Arial" w:cs="Arial"/>
                  <w:sz w:val="16"/>
                </w:rPr>
                <w:delText>0.69</w:delText>
              </w:r>
            </w:del>
            <w:ins w:id="39" w:author="rz3h1n" w:date="2013-06-26T14:57:00Z">
              <w:r w:rsidR="00553C39">
                <w:rPr>
                  <w:rFonts w:ascii="Arial" w:hAnsi="Arial" w:cs="Arial"/>
                  <w:sz w:val="16"/>
                </w:rPr>
                <w:t>1.7</w:t>
              </w:r>
            </w:ins>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553C39" w:rsidP="00C06B69">
            <w:pPr>
              <w:spacing w:before="60"/>
              <w:rPr>
                <w:rFonts w:ascii="Arial" w:hAnsi="Arial" w:cs="Arial"/>
                <w:sz w:val="16"/>
              </w:rPr>
            </w:pPr>
            <w:ins w:id="40" w:author="rz3h1n" w:date="2013-06-26T14:57:00Z">
              <w:r>
                <w:rPr>
                  <w:rFonts w:ascii="Arial" w:hAnsi="Arial" w:cs="Arial"/>
                  <w:sz w:val="16"/>
                </w:rPr>
                <w:t>3.8</w:t>
              </w:r>
            </w:ins>
            <w:del w:id="41" w:author="rz3h1n" w:date="2013-06-26T14:57:00Z">
              <w:r w:rsidR="00C06B69" w:rsidRPr="00C06B69" w:rsidDel="00553C39">
                <w:rPr>
                  <w:rFonts w:ascii="Arial" w:hAnsi="Arial" w:cs="Arial"/>
                  <w:sz w:val="16"/>
                </w:rPr>
                <w:delText>1.25</w:delText>
              </w:r>
            </w:del>
          </w:p>
        </w:tc>
        <w:tc>
          <w:tcPr>
            <w:tcW w:w="243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sidRPr="00084B1A">
              <w:rPr>
                <w:rFonts w:ascii="Arial" w:hAnsi="Arial" w:cs="Arial"/>
                <w:sz w:val="16"/>
              </w:rPr>
              <w:t>MTRPOS2_START_SEC_VAR_NOINIT_32</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C06B69" w:rsidRDefault="0062032E" w:rsidP="00C06B69">
            <w:pPr>
              <w:spacing w:before="60"/>
              <w:rPr>
                <w:rFonts w:ascii="Arial" w:hAnsi="Arial" w:cs="Arial"/>
                <w:sz w:val="16"/>
              </w:rPr>
            </w:pPr>
            <w:ins w:id="42" w:author="rz3h1n" w:date="2013-06-13T16:04:00Z">
              <w:r>
                <w:rPr>
                  <w:rFonts w:ascii="Arial" w:hAnsi="Arial" w:cs="Arial"/>
                  <w:sz w:val="16"/>
                </w:rPr>
                <w:t>MtrPos2_</w:t>
              </w:r>
            </w:ins>
            <w:r w:rsidR="00C06B69" w:rsidRPr="00C06B69">
              <w:rPr>
                <w:rFonts w:ascii="Arial" w:hAnsi="Arial" w:cs="Arial"/>
                <w:sz w:val="16"/>
              </w:rPr>
              <w:t>PrevCos1RTOffset_Volts_M_f32</w:t>
            </w:r>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Pr>
                <w:rFonts w:ascii="Arial" w:hAnsi="Arial" w:cs="Arial"/>
                <w:sz w:val="16"/>
              </w:rPr>
              <w:t>Single Precision Float</w:t>
            </w:r>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553C39" w:rsidP="00C06B69">
            <w:pPr>
              <w:spacing w:before="60"/>
              <w:rPr>
                <w:rFonts w:ascii="Arial" w:hAnsi="Arial" w:cs="Arial"/>
                <w:sz w:val="16"/>
              </w:rPr>
            </w:pPr>
            <w:ins w:id="43" w:author="rz3h1n" w:date="2013-06-26T14:57:00Z">
              <w:r>
                <w:rPr>
                  <w:rFonts w:ascii="Arial" w:hAnsi="Arial" w:cs="Arial"/>
                  <w:sz w:val="16"/>
                </w:rPr>
                <w:t>1.7</w:t>
              </w:r>
            </w:ins>
            <w:del w:id="44" w:author="rz3h1n" w:date="2013-06-26T14:57:00Z">
              <w:r w:rsidR="00C06B69" w:rsidRPr="00C06B69" w:rsidDel="00553C39">
                <w:rPr>
                  <w:rFonts w:ascii="Arial" w:hAnsi="Arial" w:cs="Arial"/>
                  <w:sz w:val="16"/>
                </w:rPr>
                <w:delText>0.69</w:delText>
              </w:r>
            </w:del>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553C39" w:rsidP="00C06B69">
            <w:pPr>
              <w:spacing w:before="60"/>
              <w:rPr>
                <w:rFonts w:ascii="Arial" w:hAnsi="Arial" w:cs="Arial"/>
                <w:sz w:val="16"/>
              </w:rPr>
            </w:pPr>
            <w:ins w:id="45" w:author="rz3h1n" w:date="2013-06-26T14:57:00Z">
              <w:r>
                <w:rPr>
                  <w:rFonts w:ascii="Arial" w:hAnsi="Arial" w:cs="Arial"/>
                  <w:sz w:val="16"/>
                </w:rPr>
                <w:t>3.8</w:t>
              </w:r>
            </w:ins>
            <w:del w:id="46" w:author="rz3h1n" w:date="2013-06-26T14:57:00Z">
              <w:r w:rsidR="00C06B69" w:rsidRPr="00C06B69" w:rsidDel="00553C39">
                <w:rPr>
                  <w:rFonts w:ascii="Arial" w:hAnsi="Arial" w:cs="Arial"/>
                  <w:sz w:val="16"/>
                </w:rPr>
                <w:delText>1.25</w:delText>
              </w:r>
            </w:del>
          </w:p>
        </w:tc>
        <w:tc>
          <w:tcPr>
            <w:tcW w:w="243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sidRPr="00084B1A">
              <w:rPr>
                <w:rFonts w:ascii="Arial" w:hAnsi="Arial" w:cs="Arial"/>
                <w:sz w:val="16"/>
              </w:rPr>
              <w:t>MTRPOS2_START_SEC_VAR_NOINIT_32</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62032E" w:rsidRDefault="0062032E" w:rsidP="00C06B69">
            <w:pPr>
              <w:spacing w:before="60"/>
              <w:rPr>
                <w:rFonts w:ascii="Arial" w:hAnsi="Arial" w:cs="Arial"/>
                <w:sz w:val="16"/>
                <w:lang w:val="es-ES"/>
              </w:rPr>
            </w:pPr>
            <w:ins w:id="47" w:author="rz3h1n" w:date="2013-06-13T16:04:00Z">
              <w:r w:rsidRPr="0062032E">
                <w:rPr>
                  <w:rFonts w:ascii="Arial" w:hAnsi="Arial" w:cs="Arial"/>
                  <w:sz w:val="16"/>
                  <w:lang w:val="es-ES"/>
                </w:rPr>
                <w:t>MtrPos2_</w:t>
              </w:r>
            </w:ins>
            <w:r w:rsidR="00C06B69" w:rsidRPr="0062032E">
              <w:rPr>
                <w:rFonts w:ascii="Arial" w:hAnsi="Arial" w:cs="Arial"/>
                <w:sz w:val="16"/>
                <w:lang w:val="es-ES"/>
              </w:rPr>
              <w:t>Sin1OffsetCorr_Volts_M_f32</w:t>
            </w:r>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Pr>
                <w:rFonts w:ascii="Arial" w:hAnsi="Arial" w:cs="Arial"/>
                <w:sz w:val="16"/>
              </w:rPr>
              <w:t>Single Precision Float</w:t>
            </w:r>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del w:id="48" w:author="rz3h1n" w:date="2013-06-26T14:58:00Z">
              <w:r w:rsidRPr="00C06B69" w:rsidDel="00553C39">
                <w:rPr>
                  <w:rFonts w:ascii="Arial" w:hAnsi="Arial" w:cs="Arial"/>
                  <w:sz w:val="16"/>
                </w:rPr>
                <w:delText>-0.02</w:delText>
              </w:r>
            </w:del>
            <w:ins w:id="49" w:author="rz3h1n" w:date="2013-06-26T14:58:00Z">
              <w:r w:rsidR="00553C39">
                <w:rPr>
                  <w:rFonts w:ascii="Arial" w:hAnsi="Arial" w:cs="Arial"/>
                  <w:sz w:val="16"/>
                </w:rPr>
                <w:t>-0.5</w:t>
              </w:r>
            </w:ins>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0.</w:t>
            </w:r>
            <w:ins w:id="50" w:author="rz3h1n" w:date="2013-06-26T14:58:00Z">
              <w:r w:rsidR="00553C39">
                <w:rPr>
                  <w:rFonts w:ascii="Arial" w:hAnsi="Arial" w:cs="Arial"/>
                  <w:sz w:val="16"/>
                </w:rPr>
                <w:t>5</w:t>
              </w:r>
            </w:ins>
            <w:del w:id="51" w:author="rz3h1n" w:date="2013-06-26T14:58:00Z">
              <w:r w:rsidRPr="00C06B69" w:rsidDel="00553C39">
                <w:rPr>
                  <w:rFonts w:ascii="Arial" w:hAnsi="Arial" w:cs="Arial"/>
                  <w:sz w:val="16"/>
                </w:rPr>
                <w:delText>02</w:delText>
              </w:r>
            </w:del>
          </w:p>
        </w:tc>
        <w:tc>
          <w:tcPr>
            <w:tcW w:w="243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sidRPr="00084B1A">
              <w:rPr>
                <w:rFonts w:ascii="Arial" w:hAnsi="Arial" w:cs="Arial"/>
                <w:sz w:val="16"/>
              </w:rPr>
              <w:t>MTRPOS2_START_SEC_VAR_NOINIT_32</w:t>
            </w:r>
          </w:p>
        </w:tc>
      </w:tr>
      <w:tr w:rsidR="00553C39" w:rsidTr="00EE288B">
        <w:tc>
          <w:tcPr>
            <w:tcW w:w="2898" w:type="dxa"/>
            <w:tcBorders>
              <w:top w:val="single" w:sz="6" w:space="0" w:color="auto"/>
              <w:left w:val="single" w:sz="6" w:space="0" w:color="auto"/>
              <w:bottom w:val="single" w:sz="6" w:space="0" w:color="auto"/>
              <w:right w:val="single" w:sz="6" w:space="0" w:color="auto"/>
            </w:tcBorders>
          </w:tcPr>
          <w:p w:rsidR="00553C39" w:rsidRPr="00C06B69" w:rsidRDefault="00553C39" w:rsidP="00C06B69">
            <w:pPr>
              <w:spacing w:before="60"/>
              <w:rPr>
                <w:rFonts w:ascii="Arial" w:hAnsi="Arial" w:cs="Arial"/>
                <w:sz w:val="16"/>
              </w:rPr>
            </w:pPr>
            <w:ins w:id="52" w:author="rz3h1n" w:date="2013-06-13T16:05:00Z">
              <w:r>
                <w:rPr>
                  <w:rFonts w:ascii="Arial" w:hAnsi="Arial" w:cs="Arial"/>
                  <w:sz w:val="16"/>
                </w:rPr>
                <w:t>MtrPos2_</w:t>
              </w:r>
            </w:ins>
            <w:r w:rsidRPr="00C06B69">
              <w:rPr>
                <w:rFonts w:ascii="Arial" w:hAnsi="Arial" w:cs="Arial"/>
                <w:sz w:val="16"/>
              </w:rPr>
              <w:t>Cos1OffsetCorr_Volts_M_f32</w:t>
            </w:r>
          </w:p>
        </w:tc>
        <w:tc>
          <w:tcPr>
            <w:tcW w:w="1350" w:type="dxa"/>
            <w:tcBorders>
              <w:top w:val="single" w:sz="6" w:space="0" w:color="auto"/>
              <w:left w:val="single" w:sz="6" w:space="0" w:color="auto"/>
              <w:bottom w:val="single" w:sz="6" w:space="0" w:color="auto"/>
              <w:right w:val="single" w:sz="6" w:space="0" w:color="auto"/>
            </w:tcBorders>
          </w:tcPr>
          <w:p w:rsidR="00553C39" w:rsidRDefault="00553C39" w:rsidP="00C06B69">
            <w:pPr>
              <w:spacing w:before="60"/>
              <w:rPr>
                <w:rFonts w:ascii="Arial" w:hAnsi="Arial" w:cs="Arial"/>
                <w:sz w:val="16"/>
              </w:rPr>
            </w:pPr>
            <w:r>
              <w:rPr>
                <w:rFonts w:ascii="Arial" w:hAnsi="Arial" w:cs="Arial"/>
                <w:sz w:val="16"/>
              </w:rPr>
              <w:t>Single Precision Float</w:t>
            </w:r>
          </w:p>
        </w:tc>
        <w:tc>
          <w:tcPr>
            <w:tcW w:w="1170" w:type="dxa"/>
            <w:tcBorders>
              <w:top w:val="single" w:sz="6" w:space="0" w:color="auto"/>
              <w:left w:val="single" w:sz="6" w:space="0" w:color="auto"/>
              <w:bottom w:val="single" w:sz="6" w:space="0" w:color="auto"/>
              <w:right w:val="single" w:sz="6" w:space="0" w:color="auto"/>
            </w:tcBorders>
          </w:tcPr>
          <w:p w:rsidR="00553C39" w:rsidRPr="00C06B69" w:rsidRDefault="00553C39" w:rsidP="00C06B69">
            <w:pPr>
              <w:spacing w:before="60"/>
              <w:rPr>
                <w:rFonts w:ascii="Arial" w:hAnsi="Arial" w:cs="Arial"/>
                <w:sz w:val="16"/>
              </w:rPr>
            </w:pPr>
            <w:ins w:id="53" w:author="rz3h1n" w:date="2013-06-26T14:58:00Z">
              <w:r>
                <w:rPr>
                  <w:rFonts w:ascii="Arial" w:hAnsi="Arial" w:cs="Arial"/>
                  <w:sz w:val="16"/>
                </w:rPr>
                <w:t>-0.5</w:t>
              </w:r>
            </w:ins>
            <w:del w:id="54" w:author="rz3h1n" w:date="2013-06-26T14:58:00Z">
              <w:r w:rsidRPr="00C06B69" w:rsidDel="006F7B9E">
                <w:rPr>
                  <w:rFonts w:ascii="Arial" w:hAnsi="Arial" w:cs="Arial"/>
                  <w:sz w:val="16"/>
                </w:rPr>
                <w:delText>-0.02</w:delText>
              </w:r>
            </w:del>
          </w:p>
        </w:tc>
        <w:tc>
          <w:tcPr>
            <w:tcW w:w="1080" w:type="dxa"/>
            <w:tcBorders>
              <w:top w:val="single" w:sz="6" w:space="0" w:color="auto"/>
              <w:left w:val="single" w:sz="6" w:space="0" w:color="auto"/>
              <w:bottom w:val="single" w:sz="6" w:space="0" w:color="auto"/>
              <w:right w:val="single" w:sz="6" w:space="0" w:color="auto"/>
            </w:tcBorders>
          </w:tcPr>
          <w:p w:rsidR="00553C39" w:rsidRPr="00C06B69" w:rsidRDefault="00553C39" w:rsidP="00C06B69">
            <w:pPr>
              <w:spacing w:before="60"/>
              <w:rPr>
                <w:rFonts w:ascii="Arial" w:hAnsi="Arial" w:cs="Arial"/>
                <w:sz w:val="16"/>
              </w:rPr>
            </w:pPr>
            <w:ins w:id="55" w:author="rz3h1n" w:date="2013-06-26T14:58:00Z">
              <w:r w:rsidRPr="00C06B69">
                <w:rPr>
                  <w:rFonts w:ascii="Arial" w:hAnsi="Arial" w:cs="Arial"/>
                  <w:sz w:val="16"/>
                </w:rPr>
                <w:t>0.</w:t>
              </w:r>
              <w:r>
                <w:rPr>
                  <w:rFonts w:ascii="Arial" w:hAnsi="Arial" w:cs="Arial"/>
                  <w:sz w:val="16"/>
                </w:rPr>
                <w:t>5</w:t>
              </w:r>
            </w:ins>
            <w:del w:id="56" w:author="rz3h1n" w:date="2013-06-26T14:58:00Z">
              <w:r w:rsidRPr="00C06B69" w:rsidDel="006F7B9E">
                <w:rPr>
                  <w:rFonts w:ascii="Arial" w:hAnsi="Arial" w:cs="Arial"/>
                  <w:sz w:val="16"/>
                </w:rPr>
                <w:delText>0.02</w:delText>
              </w:r>
            </w:del>
          </w:p>
        </w:tc>
        <w:tc>
          <w:tcPr>
            <w:tcW w:w="2430" w:type="dxa"/>
            <w:tcBorders>
              <w:top w:val="single" w:sz="6" w:space="0" w:color="auto"/>
              <w:left w:val="single" w:sz="6" w:space="0" w:color="auto"/>
              <w:bottom w:val="single" w:sz="6" w:space="0" w:color="auto"/>
              <w:right w:val="single" w:sz="6" w:space="0" w:color="auto"/>
            </w:tcBorders>
          </w:tcPr>
          <w:p w:rsidR="00553C39" w:rsidRDefault="00553C39" w:rsidP="00C06B69">
            <w:pPr>
              <w:spacing w:before="60"/>
              <w:rPr>
                <w:rFonts w:ascii="Arial" w:hAnsi="Arial" w:cs="Arial"/>
                <w:sz w:val="16"/>
              </w:rPr>
            </w:pPr>
            <w:r w:rsidRPr="00084B1A">
              <w:rPr>
                <w:rFonts w:ascii="Arial" w:hAnsi="Arial" w:cs="Arial"/>
                <w:sz w:val="16"/>
              </w:rPr>
              <w:t>MTRPOS2_START_SEC_VAR_NOINIT_32</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C06B69" w:rsidRDefault="0062032E" w:rsidP="00C06B69">
            <w:pPr>
              <w:spacing w:before="60"/>
              <w:rPr>
                <w:rFonts w:ascii="Arial" w:hAnsi="Arial" w:cs="Arial"/>
                <w:sz w:val="16"/>
              </w:rPr>
            </w:pPr>
            <w:ins w:id="57" w:author="rz3h1n" w:date="2013-06-13T16:05:00Z">
              <w:r>
                <w:rPr>
                  <w:rFonts w:ascii="Arial" w:hAnsi="Arial" w:cs="Arial"/>
                  <w:sz w:val="16"/>
                </w:rPr>
                <w:t>MtrPos2_</w:t>
              </w:r>
            </w:ins>
            <w:r w:rsidR="00C06B69" w:rsidRPr="00C06B69">
              <w:rPr>
                <w:rFonts w:ascii="Arial" w:hAnsi="Arial" w:cs="Arial"/>
                <w:sz w:val="16"/>
              </w:rPr>
              <w:t>Sin1GainCorr_Uls_M_f32</w:t>
            </w:r>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Pr>
                <w:rFonts w:ascii="Arial" w:hAnsi="Arial" w:cs="Arial"/>
                <w:sz w:val="16"/>
              </w:rPr>
              <w:t>Single Precision Float</w:t>
            </w:r>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0.</w:t>
            </w:r>
            <w:ins w:id="58" w:author="rz3h1n" w:date="2013-06-26T14:58:00Z">
              <w:r w:rsidR="00553C39">
                <w:rPr>
                  <w:rFonts w:ascii="Arial" w:hAnsi="Arial" w:cs="Arial"/>
                  <w:sz w:val="16"/>
                </w:rPr>
                <w:t>8</w:t>
              </w:r>
            </w:ins>
            <w:del w:id="59" w:author="rz3h1n" w:date="2013-06-26T14:58:00Z">
              <w:r w:rsidRPr="00C06B69" w:rsidDel="00553C39">
                <w:rPr>
                  <w:rFonts w:ascii="Arial" w:hAnsi="Arial" w:cs="Arial"/>
                  <w:sz w:val="16"/>
                </w:rPr>
                <w:delText>98</w:delText>
              </w:r>
            </w:del>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1.</w:t>
            </w:r>
            <w:del w:id="60" w:author="rz3h1n" w:date="2013-06-26T14:58:00Z">
              <w:r w:rsidRPr="00C06B69" w:rsidDel="00553C39">
                <w:rPr>
                  <w:rFonts w:ascii="Arial" w:hAnsi="Arial" w:cs="Arial"/>
                  <w:sz w:val="16"/>
                </w:rPr>
                <w:delText>0</w:delText>
              </w:r>
            </w:del>
            <w:r w:rsidRPr="00C06B69">
              <w:rPr>
                <w:rFonts w:ascii="Arial" w:hAnsi="Arial" w:cs="Arial"/>
                <w:sz w:val="16"/>
              </w:rPr>
              <w:t>2</w:t>
            </w:r>
          </w:p>
        </w:tc>
        <w:tc>
          <w:tcPr>
            <w:tcW w:w="243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sidRPr="00084B1A">
              <w:rPr>
                <w:rFonts w:ascii="Arial" w:hAnsi="Arial" w:cs="Arial"/>
                <w:sz w:val="16"/>
              </w:rPr>
              <w:t>MTRPOS2_START_SEC_VAR_NOINIT_32</w:t>
            </w:r>
          </w:p>
        </w:tc>
      </w:tr>
      <w:tr w:rsidR="00553C39" w:rsidTr="00EE288B">
        <w:tc>
          <w:tcPr>
            <w:tcW w:w="2898" w:type="dxa"/>
            <w:tcBorders>
              <w:top w:val="single" w:sz="6" w:space="0" w:color="auto"/>
              <w:left w:val="single" w:sz="6" w:space="0" w:color="auto"/>
              <w:bottom w:val="single" w:sz="6" w:space="0" w:color="auto"/>
              <w:right w:val="single" w:sz="6" w:space="0" w:color="auto"/>
            </w:tcBorders>
          </w:tcPr>
          <w:p w:rsidR="00553C39" w:rsidRPr="00C06B69" w:rsidRDefault="00553C39" w:rsidP="00C06B69">
            <w:pPr>
              <w:spacing w:before="60"/>
              <w:rPr>
                <w:rFonts w:ascii="Arial" w:hAnsi="Arial" w:cs="Arial"/>
                <w:sz w:val="16"/>
              </w:rPr>
            </w:pPr>
            <w:ins w:id="61" w:author="rz3h1n" w:date="2013-06-13T16:05:00Z">
              <w:r>
                <w:rPr>
                  <w:rFonts w:ascii="Arial" w:hAnsi="Arial" w:cs="Arial"/>
                  <w:sz w:val="16"/>
                </w:rPr>
                <w:t>MtrPos2_</w:t>
              </w:r>
            </w:ins>
            <w:r w:rsidRPr="00C06B69">
              <w:rPr>
                <w:rFonts w:ascii="Arial" w:hAnsi="Arial" w:cs="Arial"/>
                <w:sz w:val="16"/>
              </w:rPr>
              <w:t>Cos1GainCorr_Uls_M_f32</w:t>
            </w:r>
          </w:p>
        </w:tc>
        <w:tc>
          <w:tcPr>
            <w:tcW w:w="1350" w:type="dxa"/>
            <w:tcBorders>
              <w:top w:val="single" w:sz="6" w:space="0" w:color="auto"/>
              <w:left w:val="single" w:sz="6" w:space="0" w:color="auto"/>
              <w:bottom w:val="single" w:sz="6" w:space="0" w:color="auto"/>
              <w:right w:val="single" w:sz="6" w:space="0" w:color="auto"/>
            </w:tcBorders>
          </w:tcPr>
          <w:p w:rsidR="00553C39" w:rsidRDefault="00553C39" w:rsidP="00C06B69">
            <w:pPr>
              <w:spacing w:before="60"/>
              <w:rPr>
                <w:rFonts w:ascii="Arial" w:hAnsi="Arial" w:cs="Arial"/>
                <w:sz w:val="16"/>
              </w:rPr>
            </w:pPr>
            <w:r>
              <w:rPr>
                <w:rFonts w:ascii="Arial" w:hAnsi="Arial" w:cs="Arial"/>
                <w:sz w:val="16"/>
              </w:rPr>
              <w:t xml:space="preserve">Single </w:t>
            </w:r>
            <w:r>
              <w:rPr>
                <w:rFonts w:ascii="Arial" w:hAnsi="Arial" w:cs="Arial"/>
                <w:sz w:val="16"/>
              </w:rPr>
              <w:lastRenderedPageBreak/>
              <w:t>Precision Float</w:t>
            </w:r>
          </w:p>
        </w:tc>
        <w:tc>
          <w:tcPr>
            <w:tcW w:w="1170" w:type="dxa"/>
            <w:tcBorders>
              <w:top w:val="single" w:sz="6" w:space="0" w:color="auto"/>
              <w:left w:val="single" w:sz="6" w:space="0" w:color="auto"/>
              <w:bottom w:val="single" w:sz="6" w:space="0" w:color="auto"/>
              <w:right w:val="single" w:sz="6" w:space="0" w:color="auto"/>
            </w:tcBorders>
          </w:tcPr>
          <w:p w:rsidR="00553C39" w:rsidRPr="00C06B69" w:rsidRDefault="00553C39" w:rsidP="00C06B69">
            <w:pPr>
              <w:spacing w:before="60"/>
              <w:rPr>
                <w:rFonts w:ascii="Arial" w:hAnsi="Arial" w:cs="Arial"/>
                <w:sz w:val="16"/>
              </w:rPr>
            </w:pPr>
            <w:ins w:id="62" w:author="rz3h1n" w:date="2013-06-26T14:58:00Z">
              <w:r w:rsidRPr="00C06B69">
                <w:rPr>
                  <w:rFonts w:ascii="Arial" w:hAnsi="Arial" w:cs="Arial"/>
                  <w:sz w:val="16"/>
                </w:rPr>
                <w:lastRenderedPageBreak/>
                <w:t>0.</w:t>
              </w:r>
              <w:r>
                <w:rPr>
                  <w:rFonts w:ascii="Arial" w:hAnsi="Arial" w:cs="Arial"/>
                  <w:sz w:val="16"/>
                </w:rPr>
                <w:t>8</w:t>
              </w:r>
            </w:ins>
            <w:del w:id="63" w:author="rz3h1n" w:date="2013-06-26T14:58:00Z">
              <w:r w:rsidRPr="00C06B69" w:rsidDel="003D17B2">
                <w:rPr>
                  <w:rFonts w:ascii="Arial" w:hAnsi="Arial" w:cs="Arial"/>
                  <w:sz w:val="16"/>
                </w:rPr>
                <w:delText>0.98</w:delText>
              </w:r>
            </w:del>
          </w:p>
        </w:tc>
        <w:tc>
          <w:tcPr>
            <w:tcW w:w="1080" w:type="dxa"/>
            <w:tcBorders>
              <w:top w:val="single" w:sz="6" w:space="0" w:color="auto"/>
              <w:left w:val="single" w:sz="6" w:space="0" w:color="auto"/>
              <w:bottom w:val="single" w:sz="6" w:space="0" w:color="auto"/>
              <w:right w:val="single" w:sz="6" w:space="0" w:color="auto"/>
            </w:tcBorders>
          </w:tcPr>
          <w:p w:rsidR="00553C39" w:rsidRPr="00C06B69" w:rsidRDefault="00553C39" w:rsidP="00C06B69">
            <w:pPr>
              <w:spacing w:before="60"/>
              <w:rPr>
                <w:rFonts w:ascii="Arial" w:hAnsi="Arial" w:cs="Arial"/>
                <w:sz w:val="16"/>
              </w:rPr>
            </w:pPr>
            <w:ins w:id="64" w:author="rz3h1n" w:date="2013-06-26T14:58:00Z">
              <w:r w:rsidRPr="00C06B69">
                <w:rPr>
                  <w:rFonts w:ascii="Arial" w:hAnsi="Arial" w:cs="Arial"/>
                  <w:sz w:val="16"/>
                </w:rPr>
                <w:t>1.2</w:t>
              </w:r>
            </w:ins>
            <w:del w:id="65" w:author="rz3h1n" w:date="2013-06-26T14:58:00Z">
              <w:r w:rsidRPr="00C06B69" w:rsidDel="003D17B2">
                <w:rPr>
                  <w:rFonts w:ascii="Arial" w:hAnsi="Arial" w:cs="Arial"/>
                  <w:sz w:val="16"/>
                </w:rPr>
                <w:delText>1.02</w:delText>
              </w:r>
            </w:del>
          </w:p>
        </w:tc>
        <w:tc>
          <w:tcPr>
            <w:tcW w:w="2430" w:type="dxa"/>
            <w:tcBorders>
              <w:top w:val="single" w:sz="6" w:space="0" w:color="auto"/>
              <w:left w:val="single" w:sz="6" w:space="0" w:color="auto"/>
              <w:bottom w:val="single" w:sz="6" w:space="0" w:color="auto"/>
              <w:right w:val="single" w:sz="6" w:space="0" w:color="auto"/>
            </w:tcBorders>
          </w:tcPr>
          <w:p w:rsidR="00553C39" w:rsidRDefault="00553C39" w:rsidP="00C06B69">
            <w:pPr>
              <w:spacing w:before="60"/>
              <w:rPr>
                <w:rFonts w:ascii="Arial" w:hAnsi="Arial" w:cs="Arial"/>
                <w:sz w:val="16"/>
              </w:rPr>
            </w:pPr>
            <w:r w:rsidRPr="00084B1A">
              <w:rPr>
                <w:rFonts w:ascii="Arial" w:hAnsi="Arial" w:cs="Arial"/>
                <w:sz w:val="16"/>
              </w:rPr>
              <w:t>MTRPOS2_START_SEC_VA</w:t>
            </w:r>
            <w:r w:rsidRPr="00084B1A">
              <w:rPr>
                <w:rFonts w:ascii="Arial" w:hAnsi="Arial" w:cs="Arial"/>
                <w:sz w:val="16"/>
              </w:rPr>
              <w:lastRenderedPageBreak/>
              <w:t>R_NOINIT_32</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C06B69" w:rsidRDefault="0062032E" w:rsidP="00C06B69">
            <w:pPr>
              <w:spacing w:before="60"/>
              <w:rPr>
                <w:rFonts w:ascii="Arial" w:hAnsi="Arial" w:cs="Arial"/>
                <w:sz w:val="16"/>
              </w:rPr>
            </w:pPr>
            <w:ins w:id="66" w:author="rz3h1n" w:date="2013-06-13T16:05:00Z">
              <w:r>
                <w:rPr>
                  <w:rFonts w:ascii="Arial" w:hAnsi="Arial" w:cs="Arial"/>
                  <w:sz w:val="16"/>
                </w:rPr>
                <w:lastRenderedPageBreak/>
                <w:t>MtrPos2_</w:t>
              </w:r>
            </w:ins>
            <w:r w:rsidR="00C06B69" w:rsidRPr="00C06B69">
              <w:rPr>
                <w:rFonts w:ascii="Arial" w:hAnsi="Arial" w:cs="Arial"/>
                <w:sz w:val="16"/>
              </w:rPr>
              <w:t>CosSin1NomRatio_Uls_M_f32</w:t>
            </w:r>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Pr>
                <w:rFonts w:ascii="Arial" w:hAnsi="Arial" w:cs="Arial"/>
                <w:sz w:val="16"/>
              </w:rPr>
              <w:t>Single Precision Float</w:t>
            </w:r>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del w:id="67" w:author="rz3h1n" w:date="2013-06-26T16:15:00Z">
              <w:r w:rsidRPr="00C06B69" w:rsidDel="00457E29">
                <w:rPr>
                  <w:rFonts w:ascii="Arial" w:hAnsi="Arial" w:cs="Arial"/>
                  <w:sz w:val="16"/>
                </w:rPr>
                <w:delText>0.552</w:delText>
              </w:r>
            </w:del>
            <w:ins w:id="68" w:author="rz3h1n" w:date="2013-06-26T16:15:00Z">
              <w:r w:rsidR="00457E29">
                <w:rPr>
                  <w:rFonts w:ascii="Arial" w:hAnsi="Arial" w:cs="Arial"/>
                  <w:sz w:val="16"/>
                </w:rPr>
                <w:t>1</w:t>
              </w:r>
            </w:ins>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del w:id="69" w:author="rz3h1n" w:date="2013-06-26T16:15:00Z">
              <w:r w:rsidRPr="00C06B69" w:rsidDel="00457E29">
                <w:rPr>
                  <w:rFonts w:ascii="Arial" w:hAnsi="Arial" w:cs="Arial"/>
                  <w:sz w:val="16"/>
                </w:rPr>
                <w:delText>1.811594203</w:delText>
              </w:r>
            </w:del>
            <w:ins w:id="70" w:author="rz3h1n" w:date="2013-06-26T16:15:00Z">
              <w:r w:rsidR="00457E29">
                <w:rPr>
                  <w:rFonts w:ascii="Arial" w:hAnsi="Arial" w:cs="Arial"/>
                  <w:sz w:val="16"/>
                </w:rPr>
                <w:t>10</w:t>
              </w:r>
            </w:ins>
          </w:p>
        </w:tc>
        <w:tc>
          <w:tcPr>
            <w:tcW w:w="243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sidRPr="00084B1A">
              <w:rPr>
                <w:rFonts w:ascii="Arial" w:hAnsi="Arial" w:cs="Arial"/>
                <w:sz w:val="16"/>
              </w:rPr>
              <w:t>MTRPOS2_START_SEC_VAR_NOINIT_32</w:t>
            </w:r>
          </w:p>
        </w:tc>
      </w:tr>
      <w:tr w:rsidR="00457E29" w:rsidTr="00EE288B">
        <w:tc>
          <w:tcPr>
            <w:tcW w:w="2898" w:type="dxa"/>
            <w:tcBorders>
              <w:top w:val="single" w:sz="6" w:space="0" w:color="auto"/>
              <w:left w:val="single" w:sz="6" w:space="0" w:color="auto"/>
              <w:bottom w:val="single" w:sz="6" w:space="0" w:color="auto"/>
              <w:right w:val="single" w:sz="6" w:space="0" w:color="auto"/>
            </w:tcBorders>
          </w:tcPr>
          <w:p w:rsidR="00457E29" w:rsidRPr="0062032E" w:rsidRDefault="00457E29" w:rsidP="00C06B69">
            <w:pPr>
              <w:spacing w:before="60"/>
              <w:rPr>
                <w:rFonts w:ascii="Arial" w:hAnsi="Arial" w:cs="Arial"/>
                <w:sz w:val="16"/>
                <w:lang w:val="es-ES"/>
              </w:rPr>
            </w:pPr>
            <w:ins w:id="71" w:author="rz3h1n" w:date="2013-06-13T16:06:00Z">
              <w:r w:rsidRPr="0062032E">
                <w:rPr>
                  <w:rFonts w:ascii="Arial" w:hAnsi="Arial" w:cs="Arial"/>
                  <w:sz w:val="16"/>
                  <w:lang w:val="es-ES"/>
                </w:rPr>
                <w:t>MtrPos2_</w:t>
              </w:r>
            </w:ins>
            <w:r w:rsidRPr="0062032E">
              <w:rPr>
                <w:rFonts w:ascii="Arial" w:hAnsi="Arial" w:cs="Arial"/>
                <w:sz w:val="16"/>
                <w:lang w:val="es-ES"/>
              </w:rPr>
              <w:t>SinCos1NomRatio_Uls_M_f32</w:t>
            </w:r>
          </w:p>
        </w:tc>
        <w:tc>
          <w:tcPr>
            <w:tcW w:w="1350" w:type="dxa"/>
            <w:tcBorders>
              <w:top w:val="single" w:sz="6" w:space="0" w:color="auto"/>
              <w:left w:val="single" w:sz="6" w:space="0" w:color="auto"/>
              <w:bottom w:val="single" w:sz="6" w:space="0" w:color="auto"/>
              <w:right w:val="single" w:sz="6" w:space="0" w:color="auto"/>
            </w:tcBorders>
          </w:tcPr>
          <w:p w:rsidR="00457E29" w:rsidRDefault="00457E29" w:rsidP="00C06B69">
            <w:pPr>
              <w:spacing w:before="60"/>
              <w:rPr>
                <w:rFonts w:ascii="Arial" w:hAnsi="Arial" w:cs="Arial"/>
                <w:sz w:val="16"/>
              </w:rPr>
            </w:pPr>
            <w:r>
              <w:rPr>
                <w:rFonts w:ascii="Arial" w:hAnsi="Arial" w:cs="Arial"/>
                <w:sz w:val="16"/>
              </w:rPr>
              <w:t>Single Precision Float</w:t>
            </w:r>
          </w:p>
        </w:tc>
        <w:tc>
          <w:tcPr>
            <w:tcW w:w="1170" w:type="dxa"/>
            <w:tcBorders>
              <w:top w:val="single" w:sz="6" w:space="0" w:color="auto"/>
              <w:left w:val="single" w:sz="6" w:space="0" w:color="auto"/>
              <w:bottom w:val="single" w:sz="6" w:space="0" w:color="auto"/>
              <w:right w:val="single" w:sz="6" w:space="0" w:color="auto"/>
            </w:tcBorders>
          </w:tcPr>
          <w:p w:rsidR="00457E29" w:rsidRPr="00C06B69" w:rsidRDefault="00457E29" w:rsidP="00C06B69">
            <w:pPr>
              <w:spacing w:before="60"/>
              <w:rPr>
                <w:rFonts w:ascii="Arial" w:hAnsi="Arial" w:cs="Arial"/>
                <w:sz w:val="16"/>
              </w:rPr>
            </w:pPr>
            <w:ins w:id="72" w:author="rz3h1n" w:date="2013-06-26T16:15:00Z">
              <w:r>
                <w:rPr>
                  <w:rFonts w:ascii="Arial" w:hAnsi="Arial" w:cs="Arial"/>
                  <w:sz w:val="16"/>
                </w:rPr>
                <w:t>1</w:t>
              </w:r>
            </w:ins>
            <w:del w:id="73" w:author="rz3h1n" w:date="2013-06-26T16:15:00Z">
              <w:r w:rsidRPr="00C06B69" w:rsidDel="006A0AB9">
                <w:rPr>
                  <w:rFonts w:ascii="Arial" w:hAnsi="Arial" w:cs="Arial"/>
                  <w:sz w:val="16"/>
                </w:rPr>
                <w:delText>0.552</w:delText>
              </w:r>
            </w:del>
          </w:p>
        </w:tc>
        <w:tc>
          <w:tcPr>
            <w:tcW w:w="1080" w:type="dxa"/>
            <w:tcBorders>
              <w:top w:val="single" w:sz="6" w:space="0" w:color="auto"/>
              <w:left w:val="single" w:sz="6" w:space="0" w:color="auto"/>
              <w:bottom w:val="single" w:sz="6" w:space="0" w:color="auto"/>
              <w:right w:val="single" w:sz="6" w:space="0" w:color="auto"/>
            </w:tcBorders>
          </w:tcPr>
          <w:p w:rsidR="00457E29" w:rsidRPr="00C06B69" w:rsidRDefault="00457E29" w:rsidP="00C06B69">
            <w:pPr>
              <w:spacing w:before="60"/>
              <w:rPr>
                <w:rFonts w:ascii="Arial" w:hAnsi="Arial" w:cs="Arial"/>
                <w:sz w:val="16"/>
              </w:rPr>
            </w:pPr>
            <w:ins w:id="74" w:author="rz3h1n" w:date="2013-06-26T16:15:00Z">
              <w:r>
                <w:rPr>
                  <w:rFonts w:ascii="Arial" w:hAnsi="Arial" w:cs="Arial"/>
                  <w:sz w:val="16"/>
                </w:rPr>
                <w:t>10</w:t>
              </w:r>
            </w:ins>
            <w:del w:id="75" w:author="rz3h1n" w:date="2013-06-26T16:15:00Z">
              <w:r w:rsidRPr="00C06B69" w:rsidDel="006A0AB9">
                <w:rPr>
                  <w:rFonts w:ascii="Arial" w:hAnsi="Arial" w:cs="Arial"/>
                  <w:sz w:val="16"/>
                </w:rPr>
                <w:delText>1.811594203</w:delText>
              </w:r>
            </w:del>
          </w:p>
        </w:tc>
        <w:tc>
          <w:tcPr>
            <w:tcW w:w="2430" w:type="dxa"/>
            <w:tcBorders>
              <w:top w:val="single" w:sz="6" w:space="0" w:color="auto"/>
              <w:left w:val="single" w:sz="6" w:space="0" w:color="auto"/>
              <w:bottom w:val="single" w:sz="6" w:space="0" w:color="auto"/>
              <w:right w:val="single" w:sz="6" w:space="0" w:color="auto"/>
            </w:tcBorders>
          </w:tcPr>
          <w:p w:rsidR="00457E29" w:rsidRDefault="00457E29" w:rsidP="00C06B69">
            <w:pPr>
              <w:spacing w:before="60"/>
              <w:rPr>
                <w:rFonts w:ascii="Arial" w:hAnsi="Arial" w:cs="Arial"/>
                <w:sz w:val="16"/>
              </w:rPr>
            </w:pPr>
            <w:r w:rsidRPr="00084B1A">
              <w:rPr>
                <w:rFonts w:ascii="Arial" w:hAnsi="Arial" w:cs="Arial"/>
                <w:sz w:val="16"/>
              </w:rPr>
              <w:t>MTRPOS2_START_SEC_VAR_NOINIT_32</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C06B69" w:rsidRDefault="0062032E" w:rsidP="00C06B69">
            <w:pPr>
              <w:spacing w:before="60"/>
              <w:rPr>
                <w:rFonts w:ascii="Arial" w:hAnsi="Arial" w:cs="Arial"/>
                <w:sz w:val="16"/>
              </w:rPr>
            </w:pPr>
            <w:ins w:id="76" w:author="rz3h1n" w:date="2013-06-13T16:06:00Z">
              <w:r>
                <w:rPr>
                  <w:rFonts w:ascii="Arial" w:hAnsi="Arial" w:cs="Arial"/>
                  <w:sz w:val="16"/>
                </w:rPr>
                <w:t>MtrPos2_</w:t>
              </w:r>
            </w:ins>
            <w:r w:rsidR="00C06B69" w:rsidRPr="00C06B69">
              <w:rPr>
                <w:rFonts w:ascii="Arial" w:hAnsi="Arial" w:cs="Arial"/>
                <w:sz w:val="16"/>
              </w:rPr>
              <w:t>RTToNomHighLmt_Uls_M_f32</w:t>
            </w:r>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Pr>
                <w:rFonts w:ascii="Arial" w:hAnsi="Arial" w:cs="Arial"/>
                <w:sz w:val="16"/>
              </w:rPr>
              <w:t>Single Precision Float</w:t>
            </w:r>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1.02</w:t>
            </w:r>
          </w:p>
        </w:tc>
        <w:tc>
          <w:tcPr>
            <w:tcW w:w="243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sidRPr="00084B1A">
              <w:rPr>
                <w:rFonts w:ascii="Arial" w:hAnsi="Arial" w:cs="Arial"/>
                <w:sz w:val="16"/>
              </w:rPr>
              <w:t>MTRPOS2_START_SEC_VAR_NOINIT_32</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C06B69" w:rsidRDefault="0062032E" w:rsidP="00C06B69">
            <w:pPr>
              <w:spacing w:before="60"/>
              <w:rPr>
                <w:rFonts w:ascii="Arial" w:hAnsi="Arial" w:cs="Arial"/>
                <w:sz w:val="16"/>
              </w:rPr>
            </w:pPr>
            <w:ins w:id="77" w:author="rz3h1n" w:date="2013-06-13T16:06:00Z">
              <w:r>
                <w:rPr>
                  <w:rFonts w:ascii="Arial" w:hAnsi="Arial" w:cs="Arial"/>
                  <w:sz w:val="16"/>
                </w:rPr>
                <w:t>MtrPos2_</w:t>
              </w:r>
            </w:ins>
            <w:r w:rsidR="00C06B69" w:rsidRPr="00C06B69">
              <w:rPr>
                <w:rFonts w:ascii="Arial" w:hAnsi="Arial" w:cs="Arial"/>
                <w:sz w:val="16"/>
              </w:rPr>
              <w:t>RTToNomLowLmt_Uls_M_f32</w:t>
            </w:r>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Pr>
                <w:rFonts w:ascii="Arial" w:hAnsi="Arial" w:cs="Arial"/>
                <w:sz w:val="16"/>
              </w:rPr>
              <w:t>Single Precision Float</w:t>
            </w:r>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0.98</w:t>
            </w:r>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1</w:t>
            </w:r>
          </w:p>
        </w:tc>
        <w:tc>
          <w:tcPr>
            <w:tcW w:w="243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sidRPr="00084B1A">
              <w:rPr>
                <w:rFonts w:ascii="Arial" w:hAnsi="Arial" w:cs="Arial"/>
                <w:sz w:val="16"/>
              </w:rPr>
              <w:t>MTRPOS2_START_SEC_VAR_NOINIT_32</w:t>
            </w:r>
          </w:p>
        </w:tc>
      </w:tr>
      <w:tr w:rsidR="008F7D39" w:rsidTr="00EE288B">
        <w:tc>
          <w:tcPr>
            <w:tcW w:w="2898" w:type="dxa"/>
            <w:tcBorders>
              <w:top w:val="single" w:sz="6" w:space="0" w:color="auto"/>
              <w:left w:val="single" w:sz="6" w:space="0" w:color="auto"/>
              <w:bottom w:val="single" w:sz="6" w:space="0" w:color="auto"/>
              <w:right w:val="single" w:sz="6" w:space="0" w:color="auto"/>
            </w:tcBorders>
          </w:tcPr>
          <w:p w:rsidR="008F7D39" w:rsidRPr="0062032E" w:rsidRDefault="008F7D39" w:rsidP="00C06B69">
            <w:pPr>
              <w:spacing w:before="60"/>
              <w:rPr>
                <w:rFonts w:ascii="Arial" w:hAnsi="Arial" w:cs="Arial"/>
                <w:sz w:val="16"/>
                <w:lang w:val="es-ES"/>
              </w:rPr>
            </w:pPr>
            <w:ins w:id="78" w:author="rz3h1n" w:date="2013-06-13T16:06:00Z">
              <w:r w:rsidRPr="0062032E">
                <w:rPr>
                  <w:rFonts w:ascii="Arial" w:hAnsi="Arial" w:cs="Arial"/>
                  <w:sz w:val="16"/>
                  <w:lang w:val="es-ES"/>
                </w:rPr>
                <w:t>MtrPos2_</w:t>
              </w:r>
            </w:ins>
            <w:r w:rsidRPr="0062032E">
              <w:rPr>
                <w:rFonts w:ascii="Arial" w:hAnsi="Arial" w:cs="Arial"/>
                <w:sz w:val="16"/>
                <w:lang w:val="es-ES"/>
              </w:rPr>
              <w:t>Cos1RTAmpRec_Uls_M_f32</w:t>
            </w:r>
          </w:p>
        </w:tc>
        <w:tc>
          <w:tcPr>
            <w:tcW w:w="1350" w:type="dxa"/>
            <w:tcBorders>
              <w:top w:val="single" w:sz="6" w:space="0" w:color="auto"/>
              <w:left w:val="single" w:sz="6" w:space="0" w:color="auto"/>
              <w:bottom w:val="single" w:sz="6" w:space="0" w:color="auto"/>
              <w:right w:val="single" w:sz="6" w:space="0" w:color="auto"/>
            </w:tcBorders>
          </w:tcPr>
          <w:p w:rsidR="008F7D39" w:rsidRDefault="008F7D39" w:rsidP="00C06B69">
            <w:pPr>
              <w:spacing w:before="60"/>
              <w:rPr>
                <w:rFonts w:ascii="Arial" w:hAnsi="Arial" w:cs="Arial"/>
                <w:sz w:val="16"/>
              </w:rPr>
            </w:pPr>
            <w:r>
              <w:rPr>
                <w:rFonts w:ascii="Arial" w:hAnsi="Arial" w:cs="Arial"/>
                <w:sz w:val="16"/>
              </w:rPr>
              <w:t>Single Precision Float</w:t>
            </w:r>
          </w:p>
        </w:tc>
        <w:tc>
          <w:tcPr>
            <w:tcW w:w="1170" w:type="dxa"/>
            <w:tcBorders>
              <w:top w:val="single" w:sz="6" w:space="0" w:color="auto"/>
              <w:left w:val="single" w:sz="6" w:space="0" w:color="auto"/>
              <w:bottom w:val="single" w:sz="6" w:space="0" w:color="auto"/>
              <w:right w:val="single" w:sz="6" w:space="0" w:color="auto"/>
            </w:tcBorders>
          </w:tcPr>
          <w:p w:rsidR="008F7D39" w:rsidRPr="00C06B69" w:rsidRDefault="008F7D39" w:rsidP="00C06B69">
            <w:pPr>
              <w:spacing w:before="60"/>
              <w:rPr>
                <w:rFonts w:ascii="Arial" w:hAnsi="Arial" w:cs="Arial"/>
                <w:sz w:val="16"/>
              </w:rPr>
            </w:pPr>
            <w:ins w:id="79" w:author="rz3h1n" w:date="2013-06-26T14:07:00Z">
              <w:r>
                <w:rPr>
                  <w:rFonts w:ascii="Arial" w:hAnsi="Arial" w:cs="Arial"/>
                  <w:sz w:val="16"/>
                </w:rPr>
                <w:t>0.2</w:t>
              </w:r>
            </w:ins>
            <w:del w:id="80" w:author="rz3h1n" w:date="2013-06-26T14:07:00Z">
              <w:r w:rsidRPr="00C06B69" w:rsidDel="00A66E3D">
                <w:rPr>
                  <w:rFonts w:ascii="Arial" w:hAnsi="Arial" w:cs="Arial"/>
                  <w:sz w:val="16"/>
                </w:rPr>
                <w:delText>0.69</w:delText>
              </w:r>
            </w:del>
          </w:p>
        </w:tc>
        <w:tc>
          <w:tcPr>
            <w:tcW w:w="1080" w:type="dxa"/>
            <w:tcBorders>
              <w:top w:val="single" w:sz="6" w:space="0" w:color="auto"/>
              <w:left w:val="single" w:sz="6" w:space="0" w:color="auto"/>
              <w:bottom w:val="single" w:sz="6" w:space="0" w:color="auto"/>
              <w:right w:val="single" w:sz="6" w:space="0" w:color="auto"/>
            </w:tcBorders>
          </w:tcPr>
          <w:p w:rsidR="008F7D39" w:rsidRPr="00C06B69" w:rsidRDefault="008F7D39" w:rsidP="00C06B69">
            <w:pPr>
              <w:spacing w:before="60"/>
              <w:rPr>
                <w:rFonts w:ascii="Arial" w:hAnsi="Arial" w:cs="Arial"/>
                <w:sz w:val="16"/>
              </w:rPr>
            </w:pPr>
            <w:ins w:id="81" w:author="rz3h1n" w:date="2013-06-26T14:07:00Z">
              <w:r>
                <w:rPr>
                  <w:rFonts w:ascii="Arial" w:hAnsi="Arial" w:cs="Arial"/>
                  <w:sz w:val="16"/>
                </w:rPr>
                <w:t>3.3</w:t>
              </w:r>
            </w:ins>
            <w:del w:id="82" w:author="rz3h1n" w:date="2013-06-26T14:07:00Z">
              <w:r w:rsidRPr="00C06B69" w:rsidDel="00A66E3D">
                <w:rPr>
                  <w:rFonts w:ascii="Arial" w:hAnsi="Arial" w:cs="Arial"/>
                  <w:sz w:val="16"/>
                </w:rPr>
                <w:delText>1.25</w:delText>
              </w:r>
            </w:del>
          </w:p>
        </w:tc>
        <w:tc>
          <w:tcPr>
            <w:tcW w:w="2430" w:type="dxa"/>
            <w:tcBorders>
              <w:top w:val="single" w:sz="6" w:space="0" w:color="auto"/>
              <w:left w:val="single" w:sz="6" w:space="0" w:color="auto"/>
              <w:bottom w:val="single" w:sz="6" w:space="0" w:color="auto"/>
              <w:right w:val="single" w:sz="6" w:space="0" w:color="auto"/>
            </w:tcBorders>
          </w:tcPr>
          <w:p w:rsidR="008F7D39" w:rsidRDefault="008F7D39" w:rsidP="00C06B69">
            <w:pPr>
              <w:spacing w:before="60"/>
              <w:rPr>
                <w:rFonts w:ascii="Arial" w:hAnsi="Arial" w:cs="Arial"/>
                <w:sz w:val="16"/>
              </w:rPr>
            </w:pPr>
            <w:r w:rsidRPr="00084B1A">
              <w:rPr>
                <w:rFonts w:ascii="Arial" w:hAnsi="Arial" w:cs="Arial"/>
                <w:sz w:val="16"/>
              </w:rPr>
              <w:t>MTRPOS2_START_SEC_VAR_NOINIT_32</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C06B69" w:rsidRDefault="0062032E" w:rsidP="00C06B69">
            <w:pPr>
              <w:spacing w:before="60"/>
              <w:rPr>
                <w:rFonts w:ascii="Arial" w:hAnsi="Arial" w:cs="Arial"/>
                <w:sz w:val="16"/>
              </w:rPr>
            </w:pPr>
            <w:ins w:id="83" w:author="rz3h1n" w:date="2013-06-13T16:07:00Z">
              <w:r>
                <w:rPr>
                  <w:rFonts w:ascii="Arial" w:hAnsi="Arial" w:cs="Arial"/>
                  <w:sz w:val="16"/>
                </w:rPr>
                <w:t>MtrPos2_</w:t>
              </w:r>
            </w:ins>
            <w:r w:rsidR="00C06B69" w:rsidRPr="00C06B69">
              <w:rPr>
                <w:rFonts w:ascii="Arial" w:hAnsi="Arial" w:cs="Arial"/>
                <w:sz w:val="16"/>
              </w:rPr>
              <w:t>Cos1RTOffset_Volt_M_f32</w:t>
            </w:r>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Pr>
                <w:rFonts w:ascii="Arial" w:hAnsi="Arial" w:cs="Arial"/>
                <w:sz w:val="16"/>
              </w:rPr>
              <w:t>Single Precision Float</w:t>
            </w:r>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1.</w:t>
            </w:r>
            <w:ins w:id="84" w:author="rz3h1n" w:date="2013-06-26T14:02:00Z">
              <w:r w:rsidR="00CB335B">
                <w:rPr>
                  <w:rFonts w:ascii="Arial" w:hAnsi="Arial" w:cs="Arial"/>
                  <w:sz w:val="16"/>
                </w:rPr>
                <w:t>7</w:t>
              </w:r>
            </w:ins>
            <w:del w:id="85" w:author="rz3h1n" w:date="2013-06-26T14:02:00Z">
              <w:r w:rsidRPr="00C06B69" w:rsidDel="00CB335B">
                <w:rPr>
                  <w:rFonts w:ascii="Arial" w:hAnsi="Arial" w:cs="Arial"/>
                  <w:sz w:val="16"/>
                </w:rPr>
                <w:delText>2</w:delText>
              </w:r>
            </w:del>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CB335B" w:rsidP="00C06B69">
            <w:pPr>
              <w:spacing w:before="60"/>
              <w:rPr>
                <w:rFonts w:ascii="Arial" w:hAnsi="Arial" w:cs="Arial"/>
                <w:sz w:val="16"/>
              </w:rPr>
            </w:pPr>
            <w:ins w:id="86" w:author="rz3h1n" w:date="2013-06-26T14:02:00Z">
              <w:r>
                <w:rPr>
                  <w:rFonts w:ascii="Arial" w:hAnsi="Arial" w:cs="Arial"/>
                  <w:sz w:val="16"/>
                </w:rPr>
                <w:t>3</w:t>
              </w:r>
            </w:ins>
            <w:del w:id="87" w:author="rz3h1n" w:date="2013-06-26T14:02:00Z">
              <w:r w:rsidR="00C06B69" w:rsidRPr="00C06B69" w:rsidDel="00CB335B">
                <w:rPr>
                  <w:rFonts w:ascii="Arial" w:hAnsi="Arial" w:cs="Arial"/>
                  <w:sz w:val="16"/>
                </w:rPr>
                <w:delText>1</w:delText>
              </w:r>
            </w:del>
            <w:r w:rsidR="00C06B69" w:rsidRPr="00C06B69">
              <w:rPr>
                <w:rFonts w:ascii="Arial" w:hAnsi="Arial" w:cs="Arial"/>
                <w:sz w:val="16"/>
              </w:rPr>
              <w:t>.8</w:t>
            </w:r>
          </w:p>
        </w:tc>
        <w:tc>
          <w:tcPr>
            <w:tcW w:w="243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sidRPr="00084B1A">
              <w:rPr>
                <w:rFonts w:ascii="Arial" w:hAnsi="Arial" w:cs="Arial"/>
                <w:sz w:val="16"/>
              </w:rPr>
              <w:t>MTRPOS2_START_SEC_VAR_NOINIT_32</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62032E" w:rsidRDefault="0062032E" w:rsidP="00C06B69">
            <w:pPr>
              <w:spacing w:before="60"/>
              <w:rPr>
                <w:rFonts w:ascii="Arial" w:hAnsi="Arial" w:cs="Arial"/>
                <w:sz w:val="16"/>
                <w:lang w:val="es-ES"/>
              </w:rPr>
            </w:pPr>
            <w:ins w:id="88" w:author="rz3h1n" w:date="2013-06-13T16:07:00Z">
              <w:r w:rsidRPr="0062032E">
                <w:rPr>
                  <w:rFonts w:ascii="Arial" w:hAnsi="Arial" w:cs="Arial"/>
                  <w:sz w:val="16"/>
                  <w:lang w:val="es-ES"/>
                </w:rPr>
                <w:t>MtrPos2_</w:t>
              </w:r>
            </w:ins>
            <w:r w:rsidR="00C06B69" w:rsidRPr="0062032E">
              <w:rPr>
                <w:rFonts w:ascii="Arial" w:hAnsi="Arial" w:cs="Arial"/>
                <w:sz w:val="16"/>
                <w:lang w:val="es-ES"/>
              </w:rPr>
              <w:t>Sin1RTAmpRec_Uls_M_f32</w:t>
            </w:r>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Pr>
                <w:rFonts w:ascii="Arial" w:hAnsi="Arial" w:cs="Arial"/>
                <w:sz w:val="16"/>
              </w:rPr>
              <w:t>Single Precision Float</w:t>
            </w:r>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del w:id="89" w:author="rz3h1n" w:date="2013-06-26T13:48:00Z">
              <w:r w:rsidRPr="00C06B69" w:rsidDel="009E6E47">
                <w:rPr>
                  <w:rFonts w:ascii="Arial" w:hAnsi="Arial" w:cs="Arial"/>
                  <w:sz w:val="16"/>
                </w:rPr>
                <w:delText>0.69</w:delText>
              </w:r>
            </w:del>
            <w:ins w:id="90" w:author="rz3h1n" w:date="2013-06-26T14:06:00Z">
              <w:r w:rsidR="00CB335B">
                <w:rPr>
                  <w:rFonts w:ascii="Arial" w:hAnsi="Arial" w:cs="Arial"/>
                  <w:sz w:val="16"/>
                </w:rPr>
                <w:t>0.2</w:t>
              </w:r>
            </w:ins>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C06B69" w:rsidP="009E6E47">
            <w:pPr>
              <w:spacing w:before="60"/>
              <w:rPr>
                <w:rFonts w:ascii="Arial" w:hAnsi="Arial" w:cs="Arial"/>
                <w:sz w:val="16"/>
              </w:rPr>
            </w:pPr>
            <w:del w:id="91" w:author="rz3h1n" w:date="2013-06-26T13:48:00Z">
              <w:r w:rsidRPr="00C06B69" w:rsidDel="009E6E47">
                <w:rPr>
                  <w:rFonts w:ascii="Arial" w:hAnsi="Arial" w:cs="Arial"/>
                  <w:sz w:val="16"/>
                </w:rPr>
                <w:delText>1.25</w:delText>
              </w:r>
            </w:del>
            <w:ins w:id="92" w:author="rz3h1n" w:date="2013-06-26T14:06:00Z">
              <w:r w:rsidR="00CB335B">
                <w:rPr>
                  <w:rFonts w:ascii="Arial" w:hAnsi="Arial" w:cs="Arial"/>
                  <w:sz w:val="16"/>
                </w:rPr>
                <w:t>3.3</w:t>
              </w:r>
            </w:ins>
          </w:p>
        </w:tc>
        <w:tc>
          <w:tcPr>
            <w:tcW w:w="243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sidRPr="00084B1A">
              <w:rPr>
                <w:rFonts w:ascii="Arial" w:hAnsi="Arial" w:cs="Arial"/>
                <w:sz w:val="16"/>
              </w:rPr>
              <w:t>MTRPOS2_START_SEC_VAR_NOINIT_32</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C06B69" w:rsidRDefault="0062032E" w:rsidP="00C06B69">
            <w:pPr>
              <w:spacing w:before="60"/>
              <w:rPr>
                <w:rFonts w:ascii="Arial" w:hAnsi="Arial" w:cs="Arial"/>
                <w:sz w:val="16"/>
              </w:rPr>
            </w:pPr>
            <w:ins w:id="93" w:author="rz3h1n" w:date="2013-06-13T16:07:00Z">
              <w:r>
                <w:rPr>
                  <w:rFonts w:ascii="Arial" w:hAnsi="Arial" w:cs="Arial"/>
                  <w:sz w:val="16"/>
                </w:rPr>
                <w:t>MtrPos2_</w:t>
              </w:r>
            </w:ins>
            <w:r w:rsidR="00C06B69" w:rsidRPr="00C06B69">
              <w:rPr>
                <w:rFonts w:ascii="Arial" w:hAnsi="Arial" w:cs="Arial"/>
                <w:sz w:val="16"/>
              </w:rPr>
              <w:t>Sin1RTOffset_Volt_M_f32</w:t>
            </w:r>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Pr>
                <w:rFonts w:ascii="Arial" w:hAnsi="Arial" w:cs="Arial"/>
                <w:sz w:val="16"/>
              </w:rPr>
              <w:t>Single Precision Float</w:t>
            </w:r>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B335B" w:rsidP="00C06B69">
            <w:pPr>
              <w:spacing w:before="60"/>
              <w:rPr>
                <w:rFonts w:ascii="Arial" w:hAnsi="Arial" w:cs="Arial"/>
                <w:sz w:val="16"/>
              </w:rPr>
            </w:pPr>
            <w:ins w:id="94" w:author="rz3h1n" w:date="2013-06-26T14:02:00Z">
              <w:r>
                <w:rPr>
                  <w:rFonts w:ascii="Arial" w:hAnsi="Arial" w:cs="Arial"/>
                  <w:sz w:val="16"/>
                </w:rPr>
                <w:t>1.7</w:t>
              </w:r>
            </w:ins>
            <w:del w:id="95" w:author="rz3h1n" w:date="2013-06-26T14:02:00Z">
              <w:r w:rsidR="00C06B69" w:rsidRPr="00C06B69" w:rsidDel="00CB335B">
                <w:rPr>
                  <w:rFonts w:ascii="Arial" w:hAnsi="Arial" w:cs="Arial"/>
                  <w:sz w:val="16"/>
                </w:rPr>
                <w:delText>1.2</w:delText>
              </w:r>
            </w:del>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CB335B" w:rsidP="00C06B69">
            <w:pPr>
              <w:spacing w:before="60"/>
              <w:rPr>
                <w:rFonts w:ascii="Arial" w:hAnsi="Arial" w:cs="Arial"/>
                <w:sz w:val="16"/>
              </w:rPr>
            </w:pPr>
            <w:ins w:id="96" w:author="rz3h1n" w:date="2013-06-26T14:02:00Z">
              <w:r>
                <w:rPr>
                  <w:rFonts w:ascii="Arial" w:hAnsi="Arial" w:cs="Arial"/>
                  <w:sz w:val="16"/>
                </w:rPr>
                <w:t>3</w:t>
              </w:r>
            </w:ins>
            <w:del w:id="97" w:author="rz3h1n" w:date="2013-06-26T14:02:00Z">
              <w:r w:rsidR="00C06B69" w:rsidRPr="00C06B69" w:rsidDel="00CB335B">
                <w:rPr>
                  <w:rFonts w:ascii="Arial" w:hAnsi="Arial" w:cs="Arial"/>
                  <w:sz w:val="16"/>
                </w:rPr>
                <w:delText>1</w:delText>
              </w:r>
            </w:del>
            <w:r w:rsidR="00C06B69" w:rsidRPr="00C06B69">
              <w:rPr>
                <w:rFonts w:ascii="Arial" w:hAnsi="Arial" w:cs="Arial"/>
                <w:sz w:val="16"/>
              </w:rPr>
              <w:t>.8</w:t>
            </w:r>
          </w:p>
        </w:tc>
        <w:tc>
          <w:tcPr>
            <w:tcW w:w="243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sidRPr="00084B1A">
              <w:rPr>
                <w:rFonts w:ascii="Arial" w:hAnsi="Arial" w:cs="Arial"/>
                <w:sz w:val="16"/>
              </w:rPr>
              <w:t>MTRPOS2_START_SEC_VAR_NOINIT_32</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C06B69" w:rsidRDefault="0062032E" w:rsidP="00C06B69">
            <w:pPr>
              <w:spacing w:before="60"/>
              <w:rPr>
                <w:rFonts w:ascii="Arial" w:hAnsi="Arial" w:cs="Arial"/>
                <w:sz w:val="16"/>
              </w:rPr>
            </w:pPr>
            <w:ins w:id="98" w:author="rz3h1n" w:date="2013-06-13T16:07:00Z">
              <w:r>
                <w:rPr>
                  <w:rFonts w:ascii="Arial" w:hAnsi="Arial" w:cs="Arial"/>
                  <w:sz w:val="16"/>
                </w:rPr>
                <w:t>MtrPos2_</w:t>
              </w:r>
            </w:ins>
            <w:r w:rsidR="00C06B69" w:rsidRPr="00C06B69">
              <w:rPr>
                <w:rFonts w:ascii="Arial" w:hAnsi="Arial" w:cs="Arial"/>
                <w:sz w:val="16"/>
              </w:rPr>
              <w:t>Cos1MaxSV_Volts_M_s2p29</w:t>
            </w:r>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Pr>
                <w:rFonts w:ascii="Arial" w:hAnsi="Arial" w:cs="Arial"/>
                <w:sz w:val="16"/>
              </w:rPr>
              <w:t>2</w:t>
            </w:r>
            <w:r w:rsidRPr="00084B1A">
              <w:rPr>
                <w:rFonts w:ascii="Arial" w:hAnsi="Arial" w:cs="Arial"/>
                <w:sz w:val="16"/>
                <w:vertAlign w:val="superscript"/>
              </w:rPr>
              <w:t>-29</w:t>
            </w:r>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0.25</w:t>
            </w:r>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1C50B2" w:rsidP="00C06B69">
            <w:pPr>
              <w:spacing w:before="60"/>
              <w:rPr>
                <w:rFonts w:ascii="Arial" w:hAnsi="Arial" w:cs="Arial"/>
                <w:sz w:val="16"/>
              </w:rPr>
            </w:pPr>
            <w:ins w:id="99" w:author="rz3h1n" w:date="2013-06-26T15:27:00Z">
              <w:r>
                <w:rPr>
                  <w:rFonts w:ascii="Arial" w:hAnsi="Arial" w:cs="Arial"/>
                  <w:sz w:val="16"/>
                </w:rPr>
                <w:t>2.5</w:t>
              </w:r>
            </w:ins>
            <w:del w:id="100" w:author="rz3h1n" w:date="2013-06-26T15:27:00Z">
              <w:r w:rsidR="00C06B69" w:rsidRPr="00C06B69" w:rsidDel="001C50B2">
                <w:rPr>
                  <w:rFonts w:ascii="Arial" w:hAnsi="Arial" w:cs="Arial"/>
                  <w:sz w:val="16"/>
                </w:rPr>
                <w:delText>1.5</w:delText>
              </w:r>
            </w:del>
          </w:p>
        </w:tc>
        <w:tc>
          <w:tcPr>
            <w:tcW w:w="243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sidRPr="00084B1A">
              <w:rPr>
                <w:rFonts w:ascii="Arial" w:hAnsi="Arial" w:cs="Arial"/>
                <w:sz w:val="16"/>
              </w:rPr>
              <w:t>MTRPOS2_START_SEC_VAR_SAVED_ZONEH_32</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C06B69" w:rsidRDefault="0062032E" w:rsidP="00C06B69">
            <w:pPr>
              <w:spacing w:before="60"/>
              <w:rPr>
                <w:rFonts w:ascii="Arial" w:hAnsi="Arial" w:cs="Arial"/>
                <w:sz w:val="16"/>
              </w:rPr>
            </w:pPr>
            <w:ins w:id="101" w:author="rz3h1n" w:date="2013-06-13T16:07:00Z">
              <w:r>
                <w:rPr>
                  <w:rFonts w:ascii="Arial" w:hAnsi="Arial" w:cs="Arial"/>
                  <w:sz w:val="16"/>
                </w:rPr>
                <w:t>MtrPos2_</w:t>
              </w:r>
            </w:ins>
            <w:r w:rsidR="00C06B69" w:rsidRPr="00C06B69">
              <w:rPr>
                <w:rFonts w:ascii="Arial" w:hAnsi="Arial" w:cs="Arial"/>
                <w:sz w:val="16"/>
              </w:rPr>
              <w:t>Cos1MinSV_Volts_M_s2p29</w:t>
            </w:r>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Pr>
                <w:rFonts w:ascii="Arial" w:hAnsi="Arial" w:cs="Arial"/>
                <w:sz w:val="16"/>
              </w:rPr>
              <w:t>2</w:t>
            </w:r>
            <w:r w:rsidRPr="00084B1A">
              <w:rPr>
                <w:rFonts w:ascii="Arial" w:hAnsi="Arial" w:cs="Arial"/>
                <w:sz w:val="16"/>
                <w:vertAlign w:val="superscript"/>
              </w:rPr>
              <w:t>-29</w:t>
            </w:r>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w:t>
            </w:r>
            <w:ins w:id="102" w:author="rz3h1n" w:date="2013-06-26T15:28:00Z">
              <w:r w:rsidR="001C50B2">
                <w:rPr>
                  <w:rFonts w:ascii="Arial" w:hAnsi="Arial" w:cs="Arial"/>
                  <w:sz w:val="16"/>
                </w:rPr>
                <w:t>0.25</w:t>
              </w:r>
            </w:ins>
            <w:del w:id="103" w:author="rz3h1n" w:date="2013-06-26T15:28:00Z">
              <w:r w:rsidRPr="00C06B69" w:rsidDel="001C50B2">
                <w:rPr>
                  <w:rFonts w:ascii="Arial" w:hAnsi="Arial" w:cs="Arial"/>
                  <w:sz w:val="16"/>
                </w:rPr>
                <w:delText>1.5</w:delText>
              </w:r>
            </w:del>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w:t>
            </w:r>
            <w:ins w:id="104" w:author="rz3h1n" w:date="2013-06-26T15:28:00Z">
              <w:r w:rsidR="001C50B2">
                <w:rPr>
                  <w:rFonts w:ascii="Arial" w:hAnsi="Arial" w:cs="Arial"/>
                  <w:sz w:val="16"/>
                </w:rPr>
                <w:t>2.</w:t>
              </w:r>
            </w:ins>
            <w:del w:id="105" w:author="rz3h1n" w:date="2013-06-26T15:28:00Z">
              <w:r w:rsidRPr="00C06B69" w:rsidDel="001C50B2">
                <w:rPr>
                  <w:rFonts w:ascii="Arial" w:hAnsi="Arial" w:cs="Arial"/>
                  <w:sz w:val="16"/>
                </w:rPr>
                <w:delText>0.2</w:delText>
              </w:r>
            </w:del>
            <w:r w:rsidRPr="00C06B69">
              <w:rPr>
                <w:rFonts w:ascii="Arial" w:hAnsi="Arial" w:cs="Arial"/>
                <w:sz w:val="16"/>
              </w:rPr>
              <w:t>5</w:t>
            </w:r>
          </w:p>
        </w:tc>
        <w:tc>
          <w:tcPr>
            <w:tcW w:w="243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sidRPr="00084B1A">
              <w:rPr>
                <w:rFonts w:ascii="Arial" w:hAnsi="Arial" w:cs="Arial"/>
                <w:sz w:val="16"/>
              </w:rPr>
              <w:t>MTRPOS2_START_SEC_VAR_SAVED_ZONEH_32</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C06B69" w:rsidRDefault="0062032E" w:rsidP="00C06B69">
            <w:pPr>
              <w:spacing w:before="60"/>
              <w:rPr>
                <w:rFonts w:ascii="Arial" w:hAnsi="Arial" w:cs="Arial"/>
                <w:sz w:val="16"/>
              </w:rPr>
            </w:pPr>
            <w:ins w:id="106" w:author="rz3h1n" w:date="2013-06-13T16:08:00Z">
              <w:r>
                <w:rPr>
                  <w:rFonts w:ascii="Arial" w:hAnsi="Arial" w:cs="Arial"/>
                  <w:sz w:val="16"/>
                </w:rPr>
                <w:t>MtrPos2_</w:t>
              </w:r>
            </w:ins>
            <w:r w:rsidR="00C06B69" w:rsidRPr="00C06B69">
              <w:rPr>
                <w:rFonts w:ascii="Arial" w:hAnsi="Arial" w:cs="Arial"/>
                <w:sz w:val="16"/>
              </w:rPr>
              <w:t>Sin1MaxSV_Volts_M_s2p29</w:t>
            </w:r>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Pr>
                <w:rFonts w:ascii="Arial" w:hAnsi="Arial" w:cs="Arial"/>
                <w:sz w:val="16"/>
              </w:rPr>
              <w:t>2</w:t>
            </w:r>
            <w:r w:rsidRPr="00084B1A">
              <w:rPr>
                <w:rFonts w:ascii="Arial" w:hAnsi="Arial" w:cs="Arial"/>
                <w:sz w:val="16"/>
                <w:vertAlign w:val="superscript"/>
              </w:rPr>
              <w:t>-29</w:t>
            </w:r>
          </w:p>
        </w:tc>
        <w:tc>
          <w:tcPr>
            <w:tcW w:w="1170" w:type="dxa"/>
            <w:tcBorders>
              <w:top w:val="single" w:sz="6" w:space="0" w:color="auto"/>
              <w:left w:val="single" w:sz="6" w:space="0" w:color="auto"/>
              <w:bottom w:val="single" w:sz="6" w:space="0" w:color="auto"/>
              <w:right w:val="single" w:sz="6" w:space="0" w:color="auto"/>
            </w:tcBorders>
          </w:tcPr>
          <w:p w:rsidR="00C06B69" w:rsidRPr="00C06B69" w:rsidRDefault="00C06B69" w:rsidP="00C06B69">
            <w:pPr>
              <w:spacing w:before="60"/>
              <w:rPr>
                <w:rFonts w:ascii="Arial" w:hAnsi="Arial" w:cs="Arial"/>
                <w:sz w:val="16"/>
              </w:rPr>
            </w:pPr>
            <w:r w:rsidRPr="00C06B69">
              <w:rPr>
                <w:rFonts w:ascii="Arial" w:hAnsi="Arial" w:cs="Arial"/>
                <w:sz w:val="16"/>
              </w:rPr>
              <w:t>0.25</w:t>
            </w:r>
          </w:p>
        </w:tc>
        <w:tc>
          <w:tcPr>
            <w:tcW w:w="1080" w:type="dxa"/>
            <w:tcBorders>
              <w:top w:val="single" w:sz="6" w:space="0" w:color="auto"/>
              <w:left w:val="single" w:sz="6" w:space="0" w:color="auto"/>
              <w:bottom w:val="single" w:sz="6" w:space="0" w:color="auto"/>
              <w:right w:val="single" w:sz="6" w:space="0" w:color="auto"/>
            </w:tcBorders>
          </w:tcPr>
          <w:p w:rsidR="00C06B69" w:rsidRPr="00C06B69" w:rsidRDefault="001C50B2" w:rsidP="00C06B69">
            <w:pPr>
              <w:spacing w:before="60"/>
              <w:rPr>
                <w:rFonts w:ascii="Arial" w:hAnsi="Arial" w:cs="Arial"/>
                <w:sz w:val="16"/>
              </w:rPr>
            </w:pPr>
            <w:ins w:id="107" w:author="rz3h1n" w:date="2013-06-26T15:28:00Z">
              <w:r>
                <w:rPr>
                  <w:rFonts w:ascii="Arial" w:hAnsi="Arial" w:cs="Arial"/>
                  <w:sz w:val="16"/>
                </w:rPr>
                <w:t>2</w:t>
              </w:r>
            </w:ins>
            <w:del w:id="108" w:author="rz3h1n" w:date="2013-06-26T15:28:00Z">
              <w:r w:rsidR="00C06B69" w:rsidRPr="00C06B69" w:rsidDel="001C50B2">
                <w:rPr>
                  <w:rFonts w:ascii="Arial" w:hAnsi="Arial" w:cs="Arial"/>
                  <w:sz w:val="16"/>
                </w:rPr>
                <w:delText>1</w:delText>
              </w:r>
            </w:del>
            <w:r w:rsidR="00C06B69" w:rsidRPr="00C06B69">
              <w:rPr>
                <w:rFonts w:ascii="Arial" w:hAnsi="Arial" w:cs="Arial"/>
                <w:sz w:val="16"/>
              </w:rPr>
              <w:t>.5</w:t>
            </w:r>
          </w:p>
        </w:tc>
        <w:tc>
          <w:tcPr>
            <w:tcW w:w="2430" w:type="dxa"/>
            <w:tcBorders>
              <w:top w:val="single" w:sz="6" w:space="0" w:color="auto"/>
              <w:left w:val="single" w:sz="6" w:space="0" w:color="auto"/>
              <w:bottom w:val="single" w:sz="6" w:space="0" w:color="auto"/>
              <w:right w:val="single" w:sz="6" w:space="0" w:color="auto"/>
            </w:tcBorders>
          </w:tcPr>
          <w:p w:rsidR="00C06B69" w:rsidRDefault="00084B1A" w:rsidP="00C06B69">
            <w:pPr>
              <w:spacing w:before="60"/>
              <w:rPr>
                <w:rFonts w:ascii="Arial" w:hAnsi="Arial" w:cs="Arial"/>
                <w:sz w:val="16"/>
              </w:rPr>
            </w:pPr>
            <w:r w:rsidRPr="00084B1A">
              <w:rPr>
                <w:rFonts w:ascii="Arial" w:hAnsi="Arial" w:cs="Arial"/>
                <w:sz w:val="16"/>
              </w:rPr>
              <w:t>MTRPOS2_START_SEC_VAR_SAVED_ZONEH_32</w:t>
            </w:r>
          </w:p>
        </w:tc>
      </w:tr>
      <w:tr w:rsidR="001C50B2" w:rsidTr="00EE288B">
        <w:tc>
          <w:tcPr>
            <w:tcW w:w="2898" w:type="dxa"/>
            <w:tcBorders>
              <w:top w:val="single" w:sz="6" w:space="0" w:color="auto"/>
              <w:left w:val="single" w:sz="6" w:space="0" w:color="auto"/>
              <w:bottom w:val="single" w:sz="6" w:space="0" w:color="auto"/>
              <w:right w:val="single" w:sz="6" w:space="0" w:color="auto"/>
            </w:tcBorders>
          </w:tcPr>
          <w:p w:rsidR="001C50B2" w:rsidRPr="00C06B69" w:rsidRDefault="001C50B2" w:rsidP="00C06B69">
            <w:pPr>
              <w:spacing w:before="60"/>
              <w:rPr>
                <w:rFonts w:ascii="Arial" w:hAnsi="Arial" w:cs="Arial"/>
                <w:sz w:val="16"/>
              </w:rPr>
            </w:pPr>
            <w:ins w:id="109" w:author="rz3h1n" w:date="2013-06-13T16:08:00Z">
              <w:r>
                <w:rPr>
                  <w:rFonts w:ascii="Arial" w:hAnsi="Arial" w:cs="Arial"/>
                  <w:sz w:val="16"/>
                </w:rPr>
                <w:t>MtrPos2_</w:t>
              </w:r>
            </w:ins>
            <w:r w:rsidRPr="00C06B69">
              <w:rPr>
                <w:rFonts w:ascii="Arial" w:hAnsi="Arial" w:cs="Arial"/>
                <w:sz w:val="16"/>
              </w:rPr>
              <w:t>Sin1MinSV_Volts_M_s2p29</w:t>
            </w:r>
          </w:p>
        </w:tc>
        <w:tc>
          <w:tcPr>
            <w:tcW w:w="1350" w:type="dxa"/>
            <w:tcBorders>
              <w:top w:val="single" w:sz="6" w:space="0" w:color="auto"/>
              <w:left w:val="single" w:sz="6" w:space="0" w:color="auto"/>
              <w:bottom w:val="single" w:sz="6" w:space="0" w:color="auto"/>
              <w:right w:val="single" w:sz="6" w:space="0" w:color="auto"/>
            </w:tcBorders>
          </w:tcPr>
          <w:p w:rsidR="001C50B2" w:rsidRDefault="001C50B2" w:rsidP="00C06B69">
            <w:pPr>
              <w:spacing w:before="60"/>
              <w:rPr>
                <w:rFonts w:ascii="Arial" w:hAnsi="Arial" w:cs="Arial"/>
                <w:sz w:val="16"/>
              </w:rPr>
            </w:pPr>
            <w:r>
              <w:rPr>
                <w:rFonts w:ascii="Arial" w:hAnsi="Arial" w:cs="Arial"/>
                <w:sz w:val="16"/>
              </w:rPr>
              <w:t>2</w:t>
            </w:r>
            <w:r w:rsidRPr="00084B1A">
              <w:rPr>
                <w:rFonts w:ascii="Arial" w:hAnsi="Arial" w:cs="Arial"/>
                <w:sz w:val="16"/>
                <w:vertAlign w:val="superscript"/>
              </w:rPr>
              <w:t>-29</w:t>
            </w:r>
          </w:p>
        </w:tc>
        <w:tc>
          <w:tcPr>
            <w:tcW w:w="1170" w:type="dxa"/>
            <w:tcBorders>
              <w:top w:val="single" w:sz="6" w:space="0" w:color="auto"/>
              <w:left w:val="single" w:sz="6" w:space="0" w:color="auto"/>
              <w:bottom w:val="single" w:sz="6" w:space="0" w:color="auto"/>
              <w:right w:val="single" w:sz="6" w:space="0" w:color="auto"/>
            </w:tcBorders>
          </w:tcPr>
          <w:p w:rsidR="001C50B2" w:rsidRPr="00C06B69" w:rsidRDefault="001C50B2" w:rsidP="00C06B69">
            <w:pPr>
              <w:spacing w:before="60"/>
              <w:rPr>
                <w:rFonts w:ascii="Arial" w:hAnsi="Arial" w:cs="Arial"/>
                <w:sz w:val="16"/>
              </w:rPr>
            </w:pPr>
            <w:ins w:id="110" w:author="rz3h1n" w:date="2013-06-26T15:28:00Z">
              <w:r w:rsidRPr="00C06B69">
                <w:rPr>
                  <w:rFonts w:ascii="Arial" w:hAnsi="Arial" w:cs="Arial"/>
                  <w:sz w:val="16"/>
                </w:rPr>
                <w:t>-</w:t>
              </w:r>
              <w:r>
                <w:rPr>
                  <w:rFonts w:ascii="Arial" w:hAnsi="Arial" w:cs="Arial"/>
                  <w:sz w:val="16"/>
                </w:rPr>
                <w:t>0.25</w:t>
              </w:r>
            </w:ins>
            <w:del w:id="111" w:author="rz3h1n" w:date="2013-06-26T15:28:00Z">
              <w:r w:rsidRPr="00C06B69" w:rsidDel="00B308FA">
                <w:rPr>
                  <w:rFonts w:ascii="Arial" w:hAnsi="Arial" w:cs="Arial"/>
                  <w:sz w:val="16"/>
                </w:rPr>
                <w:delText>-1.5</w:delText>
              </w:r>
            </w:del>
          </w:p>
        </w:tc>
        <w:tc>
          <w:tcPr>
            <w:tcW w:w="1080" w:type="dxa"/>
            <w:tcBorders>
              <w:top w:val="single" w:sz="6" w:space="0" w:color="auto"/>
              <w:left w:val="single" w:sz="6" w:space="0" w:color="auto"/>
              <w:bottom w:val="single" w:sz="6" w:space="0" w:color="auto"/>
              <w:right w:val="single" w:sz="6" w:space="0" w:color="auto"/>
            </w:tcBorders>
          </w:tcPr>
          <w:p w:rsidR="001C50B2" w:rsidRPr="00C06B69" w:rsidRDefault="001C50B2" w:rsidP="00C06B69">
            <w:pPr>
              <w:spacing w:before="60"/>
              <w:rPr>
                <w:rFonts w:ascii="Arial" w:hAnsi="Arial" w:cs="Arial"/>
                <w:sz w:val="16"/>
              </w:rPr>
            </w:pPr>
            <w:ins w:id="112" w:author="rz3h1n" w:date="2013-06-26T15:28:00Z">
              <w:r w:rsidRPr="00C06B69">
                <w:rPr>
                  <w:rFonts w:ascii="Arial" w:hAnsi="Arial" w:cs="Arial"/>
                  <w:sz w:val="16"/>
                </w:rPr>
                <w:t>-</w:t>
              </w:r>
              <w:r>
                <w:rPr>
                  <w:rFonts w:ascii="Arial" w:hAnsi="Arial" w:cs="Arial"/>
                  <w:sz w:val="16"/>
                </w:rPr>
                <w:t>2.</w:t>
              </w:r>
              <w:r w:rsidRPr="00C06B69">
                <w:rPr>
                  <w:rFonts w:ascii="Arial" w:hAnsi="Arial" w:cs="Arial"/>
                  <w:sz w:val="16"/>
                </w:rPr>
                <w:t>5</w:t>
              </w:r>
            </w:ins>
            <w:del w:id="113" w:author="rz3h1n" w:date="2013-06-26T15:28:00Z">
              <w:r w:rsidRPr="00C06B69" w:rsidDel="00B308FA">
                <w:rPr>
                  <w:rFonts w:ascii="Arial" w:hAnsi="Arial" w:cs="Arial"/>
                  <w:sz w:val="16"/>
                </w:rPr>
                <w:delText>-0.25</w:delText>
              </w:r>
            </w:del>
          </w:p>
        </w:tc>
        <w:tc>
          <w:tcPr>
            <w:tcW w:w="2430" w:type="dxa"/>
            <w:tcBorders>
              <w:top w:val="single" w:sz="6" w:space="0" w:color="auto"/>
              <w:left w:val="single" w:sz="6" w:space="0" w:color="auto"/>
              <w:bottom w:val="single" w:sz="6" w:space="0" w:color="auto"/>
              <w:right w:val="single" w:sz="6" w:space="0" w:color="auto"/>
            </w:tcBorders>
          </w:tcPr>
          <w:p w:rsidR="001C50B2" w:rsidRDefault="001C50B2" w:rsidP="00C06B69">
            <w:pPr>
              <w:spacing w:before="60"/>
              <w:rPr>
                <w:rFonts w:ascii="Arial" w:hAnsi="Arial" w:cs="Arial"/>
                <w:sz w:val="16"/>
              </w:rPr>
            </w:pPr>
            <w:r w:rsidRPr="00084B1A">
              <w:rPr>
                <w:rFonts w:ascii="Arial" w:hAnsi="Arial" w:cs="Arial"/>
                <w:sz w:val="16"/>
              </w:rPr>
              <w:t>MTRPOS2_START_SEC_VAR_SAVED_ZONEH_32</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C06B69" w:rsidRDefault="00C06B69" w:rsidP="003651FB">
            <w:pPr>
              <w:spacing w:before="60"/>
              <w:rPr>
                <w:rFonts w:ascii="Arial" w:hAnsi="Arial" w:cs="Arial"/>
                <w:sz w:val="16"/>
              </w:rPr>
            </w:pPr>
            <w:del w:id="114" w:author="rz3h1n" w:date="2013-06-13T17:41:00Z">
              <w:r w:rsidRPr="00C06B69" w:rsidDel="00E60FA3">
                <w:rPr>
                  <w:rFonts w:ascii="Arial" w:hAnsi="Arial" w:cs="Arial"/>
                  <w:sz w:val="16"/>
                </w:rPr>
                <w:delText>CorrelationDelta_Rev_D_f32</w:delText>
              </w:r>
            </w:del>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F957FA">
            <w:pPr>
              <w:spacing w:before="60"/>
              <w:rPr>
                <w:rFonts w:ascii="Arial" w:hAnsi="Arial" w:cs="Arial"/>
                <w:sz w:val="16"/>
              </w:rPr>
            </w:pPr>
            <w:del w:id="115" w:author="rz3h1n" w:date="2013-06-13T17:41:00Z">
              <w:r w:rsidDel="00E60FA3">
                <w:rPr>
                  <w:rFonts w:ascii="Arial" w:hAnsi="Arial" w:cs="Arial"/>
                  <w:sz w:val="16"/>
                </w:rPr>
                <w:delText>Single Precision Float</w:delText>
              </w:r>
            </w:del>
          </w:p>
        </w:tc>
        <w:tc>
          <w:tcPr>
            <w:tcW w:w="1170" w:type="dxa"/>
            <w:tcBorders>
              <w:top w:val="single" w:sz="6" w:space="0" w:color="auto"/>
              <w:left w:val="single" w:sz="6" w:space="0" w:color="auto"/>
              <w:bottom w:val="single" w:sz="6" w:space="0" w:color="auto"/>
              <w:right w:val="single" w:sz="6" w:space="0" w:color="auto"/>
            </w:tcBorders>
          </w:tcPr>
          <w:p w:rsidR="00C06B69" w:rsidRDefault="00C06B69" w:rsidP="00F957FA">
            <w:pPr>
              <w:spacing w:before="60"/>
              <w:rPr>
                <w:rFonts w:ascii="Arial" w:hAnsi="Arial" w:cs="Arial"/>
                <w:sz w:val="16"/>
              </w:rPr>
            </w:pPr>
            <w:del w:id="116" w:author="rz3h1n" w:date="2013-06-13T16:01:00Z">
              <w:r w:rsidDel="0062032E">
                <w:rPr>
                  <w:rFonts w:ascii="Arial" w:hAnsi="Arial" w:cs="Arial"/>
                  <w:sz w:val="16"/>
                </w:rPr>
                <w:delText>0</w:delText>
              </w:r>
            </w:del>
          </w:p>
        </w:tc>
        <w:tc>
          <w:tcPr>
            <w:tcW w:w="1080" w:type="dxa"/>
            <w:tcBorders>
              <w:top w:val="single" w:sz="6" w:space="0" w:color="auto"/>
              <w:left w:val="single" w:sz="6" w:space="0" w:color="auto"/>
              <w:bottom w:val="single" w:sz="6" w:space="0" w:color="auto"/>
              <w:right w:val="single" w:sz="6" w:space="0" w:color="auto"/>
            </w:tcBorders>
          </w:tcPr>
          <w:p w:rsidR="00C06B69" w:rsidRDefault="00C06B69" w:rsidP="00F957FA">
            <w:pPr>
              <w:spacing w:before="60"/>
              <w:rPr>
                <w:rFonts w:ascii="Arial" w:hAnsi="Arial" w:cs="Arial"/>
                <w:sz w:val="16"/>
              </w:rPr>
            </w:pPr>
            <w:del w:id="117" w:author="rz3h1n" w:date="2013-06-13T16:01:00Z">
              <w:r w:rsidDel="0062032E">
                <w:rPr>
                  <w:rFonts w:ascii="Arial" w:hAnsi="Arial" w:cs="Arial"/>
                  <w:sz w:val="16"/>
                </w:rPr>
                <w:delText>0.5</w:delText>
              </w:r>
            </w:del>
          </w:p>
        </w:tc>
        <w:tc>
          <w:tcPr>
            <w:tcW w:w="2430" w:type="dxa"/>
            <w:tcBorders>
              <w:top w:val="single" w:sz="6" w:space="0" w:color="auto"/>
              <w:left w:val="single" w:sz="6" w:space="0" w:color="auto"/>
              <w:bottom w:val="single" w:sz="6" w:space="0" w:color="auto"/>
              <w:right w:val="single" w:sz="6" w:space="0" w:color="auto"/>
            </w:tcBorders>
          </w:tcPr>
          <w:p w:rsidR="00C06B69" w:rsidRDefault="00C06B69" w:rsidP="00F957FA">
            <w:pPr>
              <w:spacing w:before="60"/>
              <w:rPr>
                <w:rFonts w:ascii="Arial" w:hAnsi="Arial" w:cs="Arial"/>
                <w:sz w:val="16"/>
              </w:rPr>
            </w:pPr>
            <w:del w:id="118" w:author="rz3h1n" w:date="2013-06-13T16:01:00Z">
              <w:r w:rsidRPr="00C06B69" w:rsidDel="0062032E">
                <w:rPr>
                  <w:rFonts w:ascii="Arial" w:hAnsi="Arial" w:cs="Arial"/>
                  <w:sz w:val="16"/>
                </w:rPr>
                <w:delText>MTRPOS2_START_SEC_VAR_CLEARED_32</w:delText>
              </w:r>
            </w:del>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C06B69" w:rsidRDefault="00C06B69" w:rsidP="003651FB">
            <w:pPr>
              <w:spacing w:before="60"/>
              <w:rPr>
                <w:rFonts w:ascii="Arial" w:hAnsi="Arial" w:cs="Arial"/>
                <w:sz w:val="16"/>
              </w:rPr>
            </w:pPr>
            <w:r w:rsidRPr="00C06B69">
              <w:rPr>
                <w:rFonts w:ascii="Arial" w:hAnsi="Arial" w:cs="Arial"/>
                <w:sz w:val="16"/>
              </w:rPr>
              <w:t>MtrPos</w:t>
            </w:r>
            <w:ins w:id="119" w:author="rz3h1n" w:date="2013-06-13T16:01:00Z">
              <w:r w:rsidR="0062032E">
                <w:rPr>
                  <w:rFonts w:ascii="Arial" w:hAnsi="Arial" w:cs="Arial"/>
                  <w:sz w:val="16"/>
                </w:rPr>
                <w:t>2_</w:t>
              </w:r>
            </w:ins>
            <w:r w:rsidRPr="00C06B69">
              <w:rPr>
                <w:rFonts w:ascii="Arial" w:hAnsi="Arial" w:cs="Arial"/>
                <w:sz w:val="16"/>
              </w:rPr>
              <w:t>Valid</w:t>
            </w:r>
            <w:del w:id="120" w:author="rz3h1n" w:date="2013-06-13T16:01:00Z">
              <w:r w:rsidRPr="00C06B69" w:rsidDel="0062032E">
                <w:rPr>
                  <w:rFonts w:ascii="Arial" w:hAnsi="Arial" w:cs="Arial"/>
                  <w:sz w:val="16"/>
                </w:rPr>
                <w:delText>Min</w:delText>
              </w:r>
            </w:del>
            <w:r w:rsidRPr="00C06B69">
              <w:rPr>
                <w:rFonts w:ascii="Arial" w:hAnsi="Arial" w:cs="Arial"/>
                <w:sz w:val="16"/>
              </w:rPr>
              <w:t>Err_VoltsSqrd_D_f32</w:t>
            </w:r>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F957FA">
            <w:pPr>
              <w:spacing w:before="60"/>
              <w:rPr>
                <w:rFonts w:ascii="Arial" w:hAnsi="Arial" w:cs="Arial"/>
                <w:sz w:val="16"/>
              </w:rPr>
            </w:pPr>
            <w:r>
              <w:rPr>
                <w:rFonts w:ascii="Arial" w:hAnsi="Arial" w:cs="Arial"/>
                <w:sz w:val="16"/>
              </w:rPr>
              <w:t>Single Precision Float</w:t>
            </w:r>
          </w:p>
        </w:tc>
        <w:tc>
          <w:tcPr>
            <w:tcW w:w="1170" w:type="dxa"/>
            <w:tcBorders>
              <w:top w:val="single" w:sz="6" w:space="0" w:color="auto"/>
              <w:left w:val="single" w:sz="6" w:space="0" w:color="auto"/>
              <w:bottom w:val="single" w:sz="6" w:space="0" w:color="auto"/>
              <w:right w:val="single" w:sz="6" w:space="0" w:color="auto"/>
            </w:tcBorders>
          </w:tcPr>
          <w:p w:rsidR="00C06B69" w:rsidRDefault="00C06B69" w:rsidP="00F957FA">
            <w:pPr>
              <w:spacing w:before="60"/>
              <w:rPr>
                <w:rFonts w:ascii="Arial" w:hAnsi="Arial" w:cs="Arial"/>
                <w:sz w:val="16"/>
              </w:rPr>
            </w:pPr>
            <w:r>
              <w:rPr>
                <w:rFonts w:ascii="Arial" w:hAnsi="Arial" w:cs="Arial"/>
                <w:sz w:val="16"/>
              </w:rPr>
              <w:t>0</w:t>
            </w:r>
          </w:p>
        </w:tc>
        <w:tc>
          <w:tcPr>
            <w:tcW w:w="1080" w:type="dxa"/>
            <w:tcBorders>
              <w:top w:val="single" w:sz="6" w:space="0" w:color="auto"/>
              <w:left w:val="single" w:sz="6" w:space="0" w:color="auto"/>
              <w:bottom w:val="single" w:sz="6" w:space="0" w:color="auto"/>
              <w:right w:val="single" w:sz="6" w:space="0" w:color="auto"/>
            </w:tcBorders>
          </w:tcPr>
          <w:p w:rsidR="00C06B69" w:rsidRDefault="00C06B69" w:rsidP="00F957FA">
            <w:pPr>
              <w:spacing w:before="60"/>
              <w:rPr>
                <w:rFonts w:ascii="Arial" w:hAnsi="Arial" w:cs="Arial"/>
                <w:sz w:val="16"/>
              </w:rPr>
            </w:pPr>
            <w:r>
              <w:rPr>
                <w:rFonts w:ascii="Arial" w:hAnsi="Arial" w:cs="Arial"/>
                <w:sz w:val="16"/>
              </w:rPr>
              <w:t>4.5</w:t>
            </w:r>
          </w:p>
        </w:tc>
        <w:tc>
          <w:tcPr>
            <w:tcW w:w="2430" w:type="dxa"/>
            <w:tcBorders>
              <w:top w:val="single" w:sz="6" w:space="0" w:color="auto"/>
              <w:left w:val="single" w:sz="6" w:space="0" w:color="auto"/>
              <w:bottom w:val="single" w:sz="6" w:space="0" w:color="auto"/>
              <w:right w:val="single" w:sz="6" w:space="0" w:color="auto"/>
            </w:tcBorders>
          </w:tcPr>
          <w:p w:rsidR="00C06B69" w:rsidRDefault="00C06B69" w:rsidP="00F957FA">
            <w:pPr>
              <w:spacing w:before="60"/>
              <w:rPr>
                <w:rFonts w:ascii="Arial" w:hAnsi="Arial" w:cs="Arial"/>
                <w:sz w:val="16"/>
              </w:rPr>
            </w:pPr>
            <w:r w:rsidRPr="00C06B69">
              <w:rPr>
                <w:rFonts w:ascii="Arial" w:hAnsi="Arial" w:cs="Arial"/>
                <w:sz w:val="16"/>
              </w:rPr>
              <w:t>MTRPOS2_START_SEC_VAR_CLEARED_32</w:t>
            </w:r>
          </w:p>
        </w:tc>
      </w:tr>
      <w:tr w:rsidR="00C06B69" w:rsidTr="00EE288B">
        <w:tc>
          <w:tcPr>
            <w:tcW w:w="2898" w:type="dxa"/>
            <w:tcBorders>
              <w:top w:val="single" w:sz="6" w:space="0" w:color="auto"/>
              <w:left w:val="single" w:sz="6" w:space="0" w:color="auto"/>
              <w:bottom w:val="single" w:sz="6" w:space="0" w:color="auto"/>
              <w:right w:val="single" w:sz="6" w:space="0" w:color="auto"/>
            </w:tcBorders>
          </w:tcPr>
          <w:p w:rsidR="00C06B69" w:rsidRPr="00C06B69" w:rsidRDefault="00C06B69" w:rsidP="003651FB">
            <w:pPr>
              <w:spacing w:before="60"/>
              <w:rPr>
                <w:rFonts w:ascii="Arial" w:hAnsi="Arial" w:cs="Arial"/>
                <w:sz w:val="16"/>
              </w:rPr>
            </w:pPr>
            <w:del w:id="121" w:author="rz3h1n" w:date="2013-06-13T16:02:00Z">
              <w:r w:rsidRPr="00C06B69" w:rsidDel="0062032E">
                <w:rPr>
                  <w:rFonts w:ascii="Arial" w:hAnsi="Arial" w:cs="Arial"/>
                  <w:sz w:val="16"/>
                </w:rPr>
                <w:delText>MtrPosValidMaxErr_VoltsSqrd_D_f32</w:delText>
              </w:r>
            </w:del>
          </w:p>
        </w:tc>
        <w:tc>
          <w:tcPr>
            <w:tcW w:w="1350" w:type="dxa"/>
            <w:tcBorders>
              <w:top w:val="single" w:sz="6" w:space="0" w:color="auto"/>
              <w:left w:val="single" w:sz="6" w:space="0" w:color="auto"/>
              <w:bottom w:val="single" w:sz="6" w:space="0" w:color="auto"/>
              <w:right w:val="single" w:sz="6" w:space="0" w:color="auto"/>
            </w:tcBorders>
          </w:tcPr>
          <w:p w:rsidR="00C06B69" w:rsidRDefault="00084B1A" w:rsidP="00F957FA">
            <w:pPr>
              <w:spacing w:before="60"/>
              <w:rPr>
                <w:rFonts w:ascii="Arial" w:hAnsi="Arial" w:cs="Arial"/>
                <w:sz w:val="16"/>
              </w:rPr>
            </w:pPr>
            <w:del w:id="122" w:author="rz3h1n" w:date="2013-06-13T16:02:00Z">
              <w:r w:rsidDel="0062032E">
                <w:rPr>
                  <w:rFonts w:ascii="Arial" w:hAnsi="Arial" w:cs="Arial"/>
                  <w:sz w:val="16"/>
                </w:rPr>
                <w:delText>Single Precision Float</w:delText>
              </w:r>
            </w:del>
          </w:p>
        </w:tc>
        <w:tc>
          <w:tcPr>
            <w:tcW w:w="1170" w:type="dxa"/>
            <w:tcBorders>
              <w:top w:val="single" w:sz="6" w:space="0" w:color="auto"/>
              <w:left w:val="single" w:sz="6" w:space="0" w:color="auto"/>
              <w:bottom w:val="single" w:sz="6" w:space="0" w:color="auto"/>
              <w:right w:val="single" w:sz="6" w:space="0" w:color="auto"/>
            </w:tcBorders>
          </w:tcPr>
          <w:p w:rsidR="00C06B69" w:rsidRDefault="00C06B69" w:rsidP="00F957FA">
            <w:pPr>
              <w:spacing w:before="60"/>
              <w:rPr>
                <w:rFonts w:ascii="Arial" w:hAnsi="Arial" w:cs="Arial"/>
                <w:sz w:val="16"/>
              </w:rPr>
            </w:pPr>
            <w:del w:id="123" w:author="rz3h1n" w:date="2013-06-13T16:02:00Z">
              <w:r w:rsidDel="0062032E">
                <w:rPr>
                  <w:rFonts w:ascii="Arial" w:hAnsi="Arial" w:cs="Arial"/>
                  <w:sz w:val="16"/>
                </w:rPr>
                <w:delText>0</w:delText>
              </w:r>
            </w:del>
          </w:p>
        </w:tc>
        <w:tc>
          <w:tcPr>
            <w:tcW w:w="1080" w:type="dxa"/>
            <w:tcBorders>
              <w:top w:val="single" w:sz="6" w:space="0" w:color="auto"/>
              <w:left w:val="single" w:sz="6" w:space="0" w:color="auto"/>
              <w:bottom w:val="single" w:sz="6" w:space="0" w:color="auto"/>
              <w:right w:val="single" w:sz="6" w:space="0" w:color="auto"/>
            </w:tcBorders>
          </w:tcPr>
          <w:p w:rsidR="00C06B69" w:rsidRDefault="00C06B69" w:rsidP="00F957FA">
            <w:pPr>
              <w:spacing w:before="60"/>
              <w:rPr>
                <w:rFonts w:ascii="Arial" w:hAnsi="Arial" w:cs="Arial"/>
                <w:sz w:val="16"/>
              </w:rPr>
            </w:pPr>
            <w:del w:id="124" w:author="rz3h1n" w:date="2013-06-13T16:02:00Z">
              <w:r w:rsidDel="0062032E">
                <w:rPr>
                  <w:rFonts w:ascii="Arial" w:hAnsi="Arial" w:cs="Arial"/>
                  <w:sz w:val="16"/>
                </w:rPr>
                <w:delText>4.5</w:delText>
              </w:r>
            </w:del>
          </w:p>
        </w:tc>
        <w:tc>
          <w:tcPr>
            <w:tcW w:w="2430" w:type="dxa"/>
            <w:tcBorders>
              <w:top w:val="single" w:sz="6" w:space="0" w:color="auto"/>
              <w:left w:val="single" w:sz="6" w:space="0" w:color="auto"/>
              <w:bottom w:val="single" w:sz="6" w:space="0" w:color="auto"/>
              <w:right w:val="single" w:sz="6" w:space="0" w:color="auto"/>
            </w:tcBorders>
          </w:tcPr>
          <w:p w:rsidR="00C06B69" w:rsidRDefault="00C06B69" w:rsidP="00F957FA">
            <w:pPr>
              <w:spacing w:before="60"/>
              <w:rPr>
                <w:rFonts w:ascii="Arial" w:hAnsi="Arial" w:cs="Arial"/>
                <w:sz w:val="16"/>
              </w:rPr>
            </w:pPr>
            <w:del w:id="125" w:author="rz3h1n" w:date="2013-06-13T16:02:00Z">
              <w:r w:rsidRPr="00C06B69" w:rsidDel="0062032E">
                <w:rPr>
                  <w:rFonts w:ascii="Arial" w:hAnsi="Arial" w:cs="Arial"/>
                  <w:sz w:val="16"/>
                </w:rPr>
                <w:delText>MTRPOS2_START_SEC_VAR_CLEARED_32</w:delText>
              </w:r>
            </w:del>
          </w:p>
        </w:tc>
      </w:tr>
      <w:tr w:rsidR="001B2C3B" w:rsidRPr="001B2C3B" w:rsidTr="00EE288B">
        <w:trPr>
          <w:ins w:id="126" w:author="rz3h1n" w:date="2013-06-13T15:39:00Z"/>
        </w:trPr>
        <w:tc>
          <w:tcPr>
            <w:tcW w:w="2898" w:type="dxa"/>
            <w:tcBorders>
              <w:top w:val="single" w:sz="6" w:space="0" w:color="auto"/>
              <w:left w:val="single" w:sz="6" w:space="0" w:color="auto"/>
              <w:bottom w:val="single" w:sz="6" w:space="0" w:color="auto"/>
              <w:right w:val="single" w:sz="6" w:space="0" w:color="auto"/>
            </w:tcBorders>
          </w:tcPr>
          <w:p w:rsidR="001B2C3B" w:rsidRPr="001B2C3B" w:rsidRDefault="001B2C3B" w:rsidP="003651FB">
            <w:pPr>
              <w:spacing w:before="60"/>
              <w:rPr>
                <w:ins w:id="127" w:author="rz3h1n" w:date="2013-06-13T15:39:00Z"/>
                <w:rFonts w:ascii="Arial" w:hAnsi="Arial" w:cs="Arial"/>
                <w:sz w:val="16"/>
                <w:lang w:val="es-ES"/>
              </w:rPr>
            </w:pPr>
            <w:ins w:id="128" w:author="rz3h1n" w:date="2013-06-13T15:39:00Z">
              <w:r w:rsidRPr="001B2C3B">
                <w:rPr>
                  <w:rFonts w:ascii="Arial" w:hAnsi="Arial" w:cs="Arial"/>
                  <w:sz w:val="16"/>
                  <w:lang w:val="es-ES"/>
                </w:rPr>
                <w:t>MtrPos2_LearnedParamBfr_Cnt_M_u08</w:t>
              </w:r>
            </w:ins>
          </w:p>
        </w:tc>
        <w:tc>
          <w:tcPr>
            <w:tcW w:w="1350" w:type="dxa"/>
            <w:tcBorders>
              <w:top w:val="single" w:sz="6" w:space="0" w:color="auto"/>
              <w:left w:val="single" w:sz="6" w:space="0" w:color="auto"/>
              <w:bottom w:val="single" w:sz="6" w:space="0" w:color="auto"/>
              <w:right w:val="single" w:sz="6" w:space="0" w:color="auto"/>
            </w:tcBorders>
          </w:tcPr>
          <w:p w:rsidR="001B2C3B" w:rsidRPr="001B2C3B" w:rsidRDefault="001B2C3B" w:rsidP="00F957FA">
            <w:pPr>
              <w:spacing w:before="60"/>
              <w:rPr>
                <w:ins w:id="129" w:author="rz3h1n" w:date="2013-06-13T15:39:00Z"/>
                <w:rFonts w:ascii="Arial" w:hAnsi="Arial" w:cs="Arial"/>
                <w:sz w:val="16"/>
                <w:lang w:val="es-ES"/>
              </w:rPr>
            </w:pPr>
            <w:ins w:id="130" w:author="rz3h1n" w:date="2013-06-13T15:40:00Z">
              <w:r>
                <w:rPr>
                  <w:rFonts w:ascii="Arial" w:hAnsi="Arial" w:cs="Arial"/>
                  <w:sz w:val="16"/>
                  <w:lang w:val="es-ES"/>
                </w:rPr>
                <w:t>1</w:t>
              </w:r>
            </w:ins>
          </w:p>
        </w:tc>
        <w:tc>
          <w:tcPr>
            <w:tcW w:w="1170" w:type="dxa"/>
            <w:tcBorders>
              <w:top w:val="single" w:sz="6" w:space="0" w:color="auto"/>
              <w:left w:val="single" w:sz="6" w:space="0" w:color="auto"/>
              <w:bottom w:val="single" w:sz="6" w:space="0" w:color="auto"/>
              <w:right w:val="single" w:sz="6" w:space="0" w:color="auto"/>
            </w:tcBorders>
          </w:tcPr>
          <w:p w:rsidR="001B2C3B" w:rsidRPr="001B2C3B" w:rsidRDefault="00784EF7" w:rsidP="00F957FA">
            <w:pPr>
              <w:spacing w:before="60"/>
              <w:rPr>
                <w:ins w:id="131" w:author="rz3h1n" w:date="2013-06-13T15:39:00Z"/>
                <w:rFonts w:ascii="Arial" w:hAnsi="Arial" w:cs="Arial"/>
                <w:sz w:val="16"/>
                <w:lang w:val="es-ES"/>
              </w:rPr>
            </w:pPr>
            <w:ins w:id="132" w:author="rz3h1n" w:date="2013-06-20T15:46:00Z">
              <w:r>
                <w:rPr>
                  <w:rFonts w:ascii="Arial" w:hAnsi="Arial" w:cs="Arial"/>
                  <w:sz w:val="16"/>
                  <w:lang w:val="es-ES"/>
                </w:rPr>
                <w:t>0</w:t>
              </w:r>
            </w:ins>
          </w:p>
        </w:tc>
        <w:tc>
          <w:tcPr>
            <w:tcW w:w="1080" w:type="dxa"/>
            <w:tcBorders>
              <w:top w:val="single" w:sz="6" w:space="0" w:color="auto"/>
              <w:left w:val="single" w:sz="6" w:space="0" w:color="auto"/>
              <w:bottom w:val="single" w:sz="6" w:space="0" w:color="auto"/>
              <w:right w:val="single" w:sz="6" w:space="0" w:color="auto"/>
            </w:tcBorders>
          </w:tcPr>
          <w:p w:rsidR="001B2C3B" w:rsidRPr="001B2C3B" w:rsidRDefault="00784EF7" w:rsidP="00F957FA">
            <w:pPr>
              <w:spacing w:before="60"/>
              <w:rPr>
                <w:ins w:id="133" w:author="rz3h1n" w:date="2013-06-13T15:39:00Z"/>
                <w:rFonts w:ascii="Arial" w:hAnsi="Arial" w:cs="Arial"/>
                <w:sz w:val="16"/>
                <w:lang w:val="es-ES"/>
              </w:rPr>
            </w:pPr>
            <w:ins w:id="134" w:author="rz3h1n" w:date="2013-06-20T15:47:00Z">
              <w:r>
                <w:rPr>
                  <w:rFonts w:ascii="Arial" w:hAnsi="Arial" w:cs="Arial"/>
                  <w:sz w:val="16"/>
                  <w:lang w:val="es-ES"/>
                </w:rPr>
                <w:t>1</w:t>
              </w:r>
            </w:ins>
          </w:p>
        </w:tc>
        <w:tc>
          <w:tcPr>
            <w:tcW w:w="2430" w:type="dxa"/>
            <w:tcBorders>
              <w:top w:val="single" w:sz="6" w:space="0" w:color="auto"/>
              <w:left w:val="single" w:sz="6" w:space="0" w:color="auto"/>
              <w:bottom w:val="single" w:sz="6" w:space="0" w:color="auto"/>
              <w:right w:val="single" w:sz="6" w:space="0" w:color="auto"/>
            </w:tcBorders>
          </w:tcPr>
          <w:p w:rsidR="001B2C3B" w:rsidRPr="001B2C3B" w:rsidRDefault="001B2C3B" w:rsidP="00F957FA">
            <w:pPr>
              <w:spacing w:before="60"/>
              <w:rPr>
                <w:ins w:id="135" w:author="rz3h1n" w:date="2013-06-13T15:39:00Z"/>
                <w:rFonts w:ascii="Arial" w:hAnsi="Arial" w:cs="Arial"/>
                <w:sz w:val="16"/>
              </w:rPr>
            </w:pPr>
            <w:ins w:id="136" w:author="rz3h1n" w:date="2013-06-13T15:40:00Z">
              <w:r w:rsidRPr="00C06B69">
                <w:rPr>
                  <w:rFonts w:ascii="Arial" w:hAnsi="Arial" w:cs="Arial"/>
                  <w:sz w:val="16"/>
                </w:rPr>
                <w:t>MTRPOS2_START_SEC_VAR_CLEARED_</w:t>
              </w:r>
              <w:r>
                <w:rPr>
                  <w:rFonts w:ascii="Arial" w:hAnsi="Arial" w:cs="Arial"/>
                  <w:sz w:val="16"/>
                </w:rPr>
                <w:t>8</w:t>
              </w:r>
            </w:ins>
          </w:p>
        </w:tc>
      </w:tr>
      <w:tr w:rsidR="00B55652" w:rsidRPr="001B2C3B" w:rsidTr="00EE288B">
        <w:trPr>
          <w:ins w:id="137" w:author="rz3h1n" w:date="2013-06-13T15:41:00Z"/>
        </w:trPr>
        <w:tc>
          <w:tcPr>
            <w:tcW w:w="2898" w:type="dxa"/>
            <w:tcBorders>
              <w:top w:val="single" w:sz="6" w:space="0" w:color="auto"/>
              <w:left w:val="single" w:sz="6" w:space="0" w:color="auto"/>
              <w:bottom w:val="single" w:sz="6" w:space="0" w:color="auto"/>
              <w:right w:val="single" w:sz="6" w:space="0" w:color="auto"/>
            </w:tcBorders>
          </w:tcPr>
          <w:p w:rsidR="00B55652" w:rsidRPr="001B2C3B" w:rsidRDefault="00B55652" w:rsidP="003651FB">
            <w:pPr>
              <w:spacing w:before="60"/>
              <w:rPr>
                <w:ins w:id="138" w:author="rz3h1n" w:date="2013-06-13T15:41:00Z"/>
                <w:rFonts w:ascii="Arial" w:hAnsi="Arial" w:cs="Arial"/>
                <w:sz w:val="16"/>
                <w:lang w:val="es-ES"/>
              </w:rPr>
            </w:pPr>
            <w:ins w:id="139" w:author="rz3h1n" w:date="2013-06-13T15:41:00Z">
              <w:r>
                <w:rPr>
                  <w:rFonts w:ascii="Arial" w:hAnsi="Arial" w:cs="Arial"/>
                  <w:sz w:val="16"/>
                  <w:lang w:val="es-ES"/>
                </w:rPr>
                <w:t>MtrPos2_Sin1RTOffset_Volts_M_u3p13[D_MTRPOSDBLBUFFSZ_CNT_U08]</w:t>
              </w:r>
            </w:ins>
          </w:p>
        </w:tc>
        <w:tc>
          <w:tcPr>
            <w:tcW w:w="1350" w:type="dxa"/>
            <w:tcBorders>
              <w:top w:val="single" w:sz="6" w:space="0" w:color="auto"/>
              <w:left w:val="single" w:sz="6" w:space="0" w:color="auto"/>
              <w:bottom w:val="single" w:sz="6" w:space="0" w:color="auto"/>
              <w:right w:val="single" w:sz="6" w:space="0" w:color="auto"/>
            </w:tcBorders>
          </w:tcPr>
          <w:p w:rsidR="00B55652" w:rsidRDefault="00B55652" w:rsidP="00F957FA">
            <w:pPr>
              <w:spacing w:before="60"/>
              <w:rPr>
                <w:ins w:id="140" w:author="rz3h1n" w:date="2013-06-13T15:41:00Z"/>
                <w:rFonts w:ascii="Arial" w:hAnsi="Arial" w:cs="Arial"/>
                <w:sz w:val="16"/>
                <w:lang w:val="es-ES"/>
              </w:rPr>
            </w:pPr>
            <w:ins w:id="141" w:author="rz3h1n" w:date="2013-06-13T15:42:00Z">
              <w:r>
                <w:rPr>
                  <w:rFonts w:ascii="Arial" w:hAnsi="Arial" w:cs="Arial"/>
                  <w:sz w:val="16"/>
                  <w:lang w:val="es-ES"/>
                </w:rPr>
                <w:t>2^-13</w:t>
              </w:r>
            </w:ins>
          </w:p>
        </w:tc>
        <w:tc>
          <w:tcPr>
            <w:tcW w:w="1170" w:type="dxa"/>
            <w:tcBorders>
              <w:top w:val="single" w:sz="6" w:space="0" w:color="auto"/>
              <w:left w:val="single" w:sz="6" w:space="0" w:color="auto"/>
              <w:bottom w:val="single" w:sz="6" w:space="0" w:color="auto"/>
              <w:right w:val="single" w:sz="6" w:space="0" w:color="auto"/>
            </w:tcBorders>
          </w:tcPr>
          <w:p w:rsidR="00B55652" w:rsidRPr="001B2C3B" w:rsidRDefault="00B55652" w:rsidP="00F957FA">
            <w:pPr>
              <w:spacing w:before="60"/>
              <w:rPr>
                <w:ins w:id="142" w:author="rz3h1n" w:date="2013-06-13T15:41:00Z"/>
                <w:rFonts w:ascii="Arial" w:hAnsi="Arial" w:cs="Arial"/>
                <w:sz w:val="16"/>
                <w:lang w:val="es-ES"/>
              </w:rPr>
            </w:pPr>
            <w:ins w:id="143" w:author="rz3h1n" w:date="2013-06-26T15:29:00Z">
              <w:r>
                <w:rPr>
                  <w:rFonts w:ascii="Arial" w:hAnsi="Arial" w:cs="Arial"/>
                  <w:sz w:val="16"/>
                </w:rPr>
                <w:t>1.7</w:t>
              </w:r>
            </w:ins>
          </w:p>
        </w:tc>
        <w:tc>
          <w:tcPr>
            <w:tcW w:w="1080" w:type="dxa"/>
            <w:tcBorders>
              <w:top w:val="single" w:sz="6" w:space="0" w:color="auto"/>
              <w:left w:val="single" w:sz="6" w:space="0" w:color="auto"/>
              <w:bottom w:val="single" w:sz="6" w:space="0" w:color="auto"/>
              <w:right w:val="single" w:sz="6" w:space="0" w:color="auto"/>
            </w:tcBorders>
          </w:tcPr>
          <w:p w:rsidR="00B55652" w:rsidRPr="001B2C3B" w:rsidRDefault="00B55652" w:rsidP="00F957FA">
            <w:pPr>
              <w:spacing w:before="60"/>
              <w:rPr>
                <w:ins w:id="144" w:author="rz3h1n" w:date="2013-06-13T15:41:00Z"/>
                <w:rFonts w:ascii="Arial" w:hAnsi="Arial" w:cs="Arial"/>
                <w:sz w:val="16"/>
                <w:lang w:val="es-ES"/>
              </w:rPr>
            </w:pPr>
            <w:ins w:id="145" w:author="rz3h1n" w:date="2013-06-26T15:29:00Z">
              <w:r>
                <w:rPr>
                  <w:rFonts w:ascii="Arial" w:hAnsi="Arial" w:cs="Arial"/>
                  <w:sz w:val="16"/>
                </w:rPr>
                <w:t>3</w:t>
              </w:r>
              <w:r w:rsidRPr="00C06B69">
                <w:rPr>
                  <w:rFonts w:ascii="Arial" w:hAnsi="Arial" w:cs="Arial"/>
                  <w:sz w:val="16"/>
                </w:rPr>
                <w:t>.8</w:t>
              </w:r>
            </w:ins>
          </w:p>
        </w:tc>
        <w:tc>
          <w:tcPr>
            <w:tcW w:w="2430" w:type="dxa"/>
            <w:tcBorders>
              <w:top w:val="single" w:sz="6" w:space="0" w:color="auto"/>
              <w:left w:val="single" w:sz="6" w:space="0" w:color="auto"/>
              <w:bottom w:val="single" w:sz="6" w:space="0" w:color="auto"/>
              <w:right w:val="single" w:sz="6" w:space="0" w:color="auto"/>
            </w:tcBorders>
          </w:tcPr>
          <w:p w:rsidR="00B55652" w:rsidRPr="001B2C3B" w:rsidRDefault="00B55652" w:rsidP="00F957FA">
            <w:pPr>
              <w:spacing w:before="60"/>
              <w:rPr>
                <w:ins w:id="146" w:author="rz3h1n" w:date="2013-06-13T15:41:00Z"/>
                <w:rFonts w:ascii="Arial" w:hAnsi="Arial" w:cs="Arial"/>
                <w:sz w:val="16"/>
              </w:rPr>
            </w:pPr>
            <w:ins w:id="147" w:author="rz3h1n" w:date="2013-06-13T15:42:00Z">
              <w:r w:rsidRPr="00C06B69">
                <w:rPr>
                  <w:rFonts w:ascii="Arial" w:hAnsi="Arial" w:cs="Arial"/>
                  <w:sz w:val="16"/>
                </w:rPr>
                <w:t>MTRPOS2_START_SEC_VAR_CLEARED_</w:t>
              </w:r>
              <w:r>
                <w:rPr>
                  <w:rFonts w:ascii="Arial" w:hAnsi="Arial" w:cs="Arial"/>
                  <w:sz w:val="16"/>
                </w:rPr>
                <w:t>16</w:t>
              </w:r>
            </w:ins>
          </w:p>
        </w:tc>
      </w:tr>
      <w:tr w:rsidR="00B55652" w:rsidRPr="001B2C3B" w:rsidTr="00EE288B">
        <w:trPr>
          <w:ins w:id="148" w:author="rz3h1n" w:date="2013-06-13T15:42:00Z"/>
        </w:trPr>
        <w:tc>
          <w:tcPr>
            <w:tcW w:w="2898" w:type="dxa"/>
            <w:tcBorders>
              <w:top w:val="single" w:sz="6" w:space="0" w:color="auto"/>
              <w:left w:val="single" w:sz="6" w:space="0" w:color="auto"/>
              <w:bottom w:val="single" w:sz="6" w:space="0" w:color="auto"/>
              <w:right w:val="single" w:sz="6" w:space="0" w:color="auto"/>
            </w:tcBorders>
          </w:tcPr>
          <w:p w:rsidR="00B55652" w:rsidRDefault="00B55652" w:rsidP="003651FB">
            <w:pPr>
              <w:spacing w:before="60"/>
              <w:rPr>
                <w:ins w:id="149" w:author="rz3h1n" w:date="2013-06-13T15:42:00Z"/>
                <w:rFonts w:ascii="Arial" w:hAnsi="Arial" w:cs="Arial"/>
                <w:sz w:val="16"/>
                <w:lang w:val="es-ES"/>
              </w:rPr>
            </w:pPr>
            <w:ins w:id="150" w:author="rz3h1n" w:date="2013-06-13T15:42:00Z">
              <w:r>
                <w:rPr>
                  <w:rFonts w:ascii="Arial" w:hAnsi="Arial" w:cs="Arial"/>
                  <w:sz w:val="16"/>
                  <w:lang w:val="es-ES"/>
                </w:rPr>
                <w:t>MtrPos2_Cos1RTOffset_Volts_M_u3p13[D_MTRPOSDBLBUFFSZ_CNT_U08]</w:t>
              </w:r>
            </w:ins>
          </w:p>
        </w:tc>
        <w:tc>
          <w:tcPr>
            <w:tcW w:w="1350" w:type="dxa"/>
            <w:tcBorders>
              <w:top w:val="single" w:sz="6" w:space="0" w:color="auto"/>
              <w:left w:val="single" w:sz="6" w:space="0" w:color="auto"/>
              <w:bottom w:val="single" w:sz="6" w:space="0" w:color="auto"/>
              <w:right w:val="single" w:sz="6" w:space="0" w:color="auto"/>
            </w:tcBorders>
          </w:tcPr>
          <w:p w:rsidR="00B55652" w:rsidRDefault="00B55652" w:rsidP="00F957FA">
            <w:pPr>
              <w:spacing w:before="60"/>
              <w:rPr>
                <w:ins w:id="151" w:author="rz3h1n" w:date="2013-06-13T15:42:00Z"/>
                <w:rFonts w:ascii="Arial" w:hAnsi="Arial" w:cs="Arial"/>
                <w:sz w:val="16"/>
                <w:lang w:val="es-ES"/>
              </w:rPr>
            </w:pPr>
            <w:ins w:id="152" w:author="rz3h1n" w:date="2013-06-13T15:43:00Z">
              <w:r>
                <w:rPr>
                  <w:rFonts w:ascii="Arial" w:hAnsi="Arial" w:cs="Arial"/>
                  <w:sz w:val="16"/>
                  <w:lang w:val="es-ES"/>
                </w:rPr>
                <w:t>2^-13</w:t>
              </w:r>
            </w:ins>
          </w:p>
        </w:tc>
        <w:tc>
          <w:tcPr>
            <w:tcW w:w="1170" w:type="dxa"/>
            <w:tcBorders>
              <w:top w:val="single" w:sz="6" w:space="0" w:color="auto"/>
              <w:left w:val="single" w:sz="6" w:space="0" w:color="auto"/>
              <w:bottom w:val="single" w:sz="6" w:space="0" w:color="auto"/>
              <w:right w:val="single" w:sz="6" w:space="0" w:color="auto"/>
            </w:tcBorders>
          </w:tcPr>
          <w:p w:rsidR="00B55652" w:rsidRPr="001B2C3B" w:rsidRDefault="00B55652" w:rsidP="00F957FA">
            <w:pPr>
              <w:spacing w:before="60"/>
              <w:rPr>
                <w:ins w:id="153" w:author="rz3h1n" w:date="2013-06-13T15:42:00Z"/>
                <w:rFonts w:ascii="Arial" w:hAnsi="Arial" w:cs="Arial"/>
                <w:sz w:val="16"/>
                <w:lang w:val="es-ES"/>
              </w:rPr>
            </w:pPr>
            <w:ins w:id="154" w:author="rz3h1n" w:date="2013-06-26T15:29:00Z">
              <w:r>
                <w:rPr>
                  <w:rFonts w:ascii="Arial" w:hAnsi="Arial" w:cs="Arial"/>
                  <w:sz w:val="16"/>
                </w:rPr>
                <w:t>1.7</w:t>
              </w:r>
            </w:ins>
          </w:p>
        </w:tc>
        <w:tc>
          <w:tcPr>
            <w:tcW w:w="1080" w:type="dxa"/>
            <w:tcBorders>
              <w:top w:val="single" w:sz="6" w:space="0" w:color="auto"/>
              <w:left w:val="single" w:sz="6" w:space="0" w:color="auto"/>
              <w:bottom w:val="single" w:sz="6" w:space="0" w:color="auto"/>
              <w:right w:val="single" w:sz="6" w:space="0" w:color="auto"/>
            </w:tcBorders>
          </w:tcPr>
          <w:p w:rsidR="00B55652" w:rsidRPr="001B2C3B" w:rsidRDefault="00B55652" w:rsidP="00F957FA">
            <w:pPr>
              <w:spacing w:before="60"/>
              <w:rPr>
                <w:ins w:id="155" w:author="rz3h1n" w:date="2013-06-13T15:42:00Z"/>
                <w:rFonts w:ascii="Arial" w:hAnsi="Arial" w:cs="Arial"/>
                <w:sz w:val="16"/>
                <w:lang w:val="es-ES"/>
              </w:rPr>
            </w:pPr>
            <w:ins w:id="156" w:author="rz3h1n" w:date="2013-06-26T15:29:00Z">
              <w:r>
                <w:rPr>
                  <w:rFonts w:ascii="Arial" w:hAnsi="Arial" w:cs="Arial"/>
                  <w:sz w:val="16"/>
                </w:rPr>
                <w:t>3</w:t>
              </w:r>
              <w:r w:rsidRPr="00C06B69">
                <w:rPr>
                  <w:rFonts w:ascii="Arial" w:hAnsi="Arial" w:cs="Arial"/>
                  <w:sz w:val="16"/>
                </w:rPr>
                <w:t>.8</w:t>
              </w:r>
            </w:ins>
          </w:p>
        </w:tc>
        <w:tc>
          <w:tcPr>
            <w:tcW w:w="2430" w:type="dxa"/>
            <w:tcBorders>
              <w:top w:val="single" w:sz="6" w:space="0" w:color="auto"/>
              <w:left w:val="single" w:sz="6" w:space="0" w:color="auto"/>
              <w:bottom w:val="single" w:sz="6" w:space="0" w:color="auto"/>
              <w:right w:val="single" w:sz="6" w:space="0" w:color="auto"/>
            </w:tcBorders>
          </w:tcPr>
          <w:p w:rsidR="00B55652" w:rsidRPr="001B2C3B" w:rsidRDefault="00B55652" w:rsidP="00F957FA">
            <w:pPr>
              <w:spacing w:before="60"/>
              <w:rPr>
                <w:ins w:id="157" w:author="rz3h1n" w:date="2013-06-13T15:42:00Z"/>
                <w:rFonts w:ascii="Arial" w:hAnsi="Arial" w:cs="Arial"/>
                <w:sz w:val="16"/>
              </w:rPr>
            </w:pPr>
            <w:ins w:id="158" w:author="rz3h1n" w:date="2013-06-13T15:43:00Z">
              <w:r w:rsidRPr="00C06B69">
                <w:rPr>
                  <w:rFonts w:ascii="Arial" w:hAnsi="Arial" w:cs="Arial"/>
                  <w:sz w:val="16"/>
                </w:rPr>
                <w:t>MTRPOS2_START_SEC_VAR_CLEARED_</w:t>
              </w:r>
              <w:r>
                <w:rPr>
                  <w:rFonts w:ascii="Arial" w:hAnsi="Arial" w:cs="Arial"/>
                  <w:sz w:val="16"/>
                </w:rPr>
                <w:t>16</w:t>
              </w:r>
            </w:ins>
          </w:p>
        </w:tc>
      </w:tr>
      <w:tr w:rsidR="00B55652" w:rsidRPr="00005E1B" w:rsidTr="00EE288B">
        <w:trPr>
          <w:ins w:id="159" w:author="rz3h1n" w:date="2013-06-13T15:43:00Z"/>
        </w:trPr>
        <w:tc>
          <w:tcPr>
            <w:tcW w:w="2898" w:type="dxa"/>
            <w:tcBorders>
              <w:top w:val="single" w:sz="6" w:space="0" w:color="auto"/>
              <w:left w:val="single" w:sz="6" w:space="0" w:color="auto"/>
              <w:bottom w:val="single" w:sz="6" w:space="0" w:color="auto"/>
              <w:right w:val="single" w:sz="6" w:space="0" w:color="auto"/>
            </w:tcBorders>
          </w:tcPr>
          <w:p w:rsidR="00B55652" w:rsidRDefault="00B55652" w:rsidP="003651FB">
            <w:pPr>
              <w:spacing w:before="60"/>
              <w:rPr>
                <w:ins w:id="160" w:author="rz3h1n" w:date="2013-06-13T15:43:00Z"/>
                <w:rFonts w:ascii="Arial" w:hAnsi="Arial" w:cs="Arial"/>
                <w:sz w:val="16"/>
                <w:lang w:val="es-ES"/>
              </w:rPr>
            </w:pPr>
            <w:ins w:id="161" w:author="rz3h1n" w:date="2013-06-13T15:43:00Z">
              <w:r>
                <w:rPr>
                  <w:rFonts w:ascii="Arial" w:hAnsi="Arial" w:cs="Arial"/>
                  <w:sz w:val="16"/>
                  <w:lang w:val="es-ES"/>
                </w:rPr>
                <w:t>MtrPos2_Sin1RTAmpRec_Uls_M_u3p13[D_MTRPOSDBLBUFFSZ_CNT_U08]</w:t>
              </w:r>
            </w:ins>
          </w:p>
        </w:tc>
        <w:tc>
          <w:tcPr>
            <w:tcW w:w="1350" w:type="dxa"/>
            <w:tcBorders>
              <w:top w:val="single" w:sz="6" w:space="0" w:color="auto"/>
              <w:left w:val="single" w:sz="6" w:space="0" w:color="auto"/>
              <w:bottom w:val="single" w:sz="6" w:space="0" w:color="auto"/>
              <w:right w:val="single" w:sz="6" w:space="0" w:color="auto"/>
            </w:tcBorders>
          </w:tcPr>
          <w:p w:rsidR="00B55652" w:rsidRDefault="00B55652" w:rsidP="00F957FA">
            <w:pPr>
              <w:spacing w:before="60"/>
              <w:rPr>
                <w:ins w:id="162" w:author="rz3h1n" w:date="2013-06-13T15:43:00Z"/>
                <w:rFonts w:ascii="Arial" w:hAnsi="Arial" w:cs="Arial"/>
                <w:sz w:val="16"/>
                <w:lang w:val="es-ES"/>
              </w:rPr>
            </w:pPr>
            <w:ins w:id="163" w:author="rz3h1n" w:date="2013-06-13T15:49:00Z">
              <w:r>
                <w:rPr>
                  <w:rFonts w:ascii="Arial" w:hAnsi="Arial" w:cs="Arial"/>
                  <w:sz w:val="16"/>
                  <w:lang w:val="es-ES"/>
                </w:rPr>
                <w:t>2^-13</w:t>
              </w:r>
            </w:ins>
          </w:p>
        </w:tc>
        <w:tc>
          <w:tcPr>
            <w:tcW w:w="1170" w:type="dxa"/>
            <w:tcBorders>
              <w:top w:val="single" w:sz="6" w:space="0" w:color="auto"/>
              <w:left w:val="single" w:sz="6" w:space="0" w:color="auto"/>
              <w:bottom w:val="single" w:sz="6" w:space="0" w:color="auto"/>
              <w:right w:val="single" w:sz="6" w:space="0" w:color="auto"/>
            </w:tcBorders>
          </w:tcPr>
          <w:p w:rsidR="00B55652" w:rsidRPr="001B2C3B" w:rsidRDefault="00B55652" w:rsidP="00F957FA">
            <w:pPr>
              <w:spacing w:before="60"/>
              <w:rPr>
                <w:ins w:id="164" w:author="rz3h1n" w:date="2013-06-13T15:43:00Z"/>
                <w:rFonts w:ascii="Arial" w:hAnsi="Arial" w:cs="Arial"/>
                <w:sz w:val="16"/>
                <w:lang w:val="es-ES"/>
              </w:rPr>
            </w:pPr>
            <w:ins w:id="165" w:author="rz3h1n" w:date="2013-06-26T15:29:00Z">
              <w:r>
                <w:rPr>
                  <w:rFonts w:ascii="Arial" w:hAnsi="Arial" w:cs="Arial"/>
                  <w:sz w:val="16"/>
                </w:rPr>
                <w:t>0.2</w:t>
              </w:r>
            </w:ins>
          </w:p>
        </w:tc>
        <w:tc>
          <w:tcPr>
            <w:tcW w:w="1080" w:type="dxa"/>
            <w:tcBorders>
              <w:top w:val="single" w:sz="6" w:space="0" w:color="auto"/>
              <w:left w:val="single" w:sz="6" w:space="0" w:color="auto"/>
              <w:bottom w:val="single" w:sz="6" w:space="0" w:color="auto"/>
              <w:right w:val="single" w:sz="6" w:space="0" w:color="auto"/>
            </w:tcBorders>
          </w:tcPr>
          <w:p w:rsidR="00B55652" w:rsidRPr="001B2C3B" w:rsidRDefault="00B55652" w:rsidP="00F957FA">
            <w:pPr>
              <w:spacing w:before="60"/>
              <w:rPr>
                <w:ins w:id="166" w:author="rz3h1n" w:date="2013-06-13T15:43:00Z"/>
                <w:rFonts w:ascii="Arial" w:hAnsi="Arial" w:cs="Arial"/>
                <w:sz w:val="16"/>
                <w:lang w:val="es-ES"/>
              </w:rPr>
            </w:pPr>
            <w:ins w:id="167" w:author="rz3h1n" w:date="2013-06-26T15:29:00Z">
              <w:r>
                <w:rPr>
                  <w:rFonts w:ascii="Arial" w:hAnsi="Arial" w:cs="Arial"/>
                  <w:sz w:val="16"/>
                </w:rPr>
                <w:t>3.3</w:t>
              </w:r>
            </w:ins>
          </w:p>
        </w:tc>
        <w:tc>
          <w:tcPr>
            <w:tcW w:w="2430" w:type="dxa"/>
            <w:tcBorders>
              <w:top w:val="single" w:sz="6" w:space="0" w:color="auto"/>
              <w:left w:val="single" w:sz="6" w:space="0" w:color="auto"/>
              <w:bottom w:val="single" w:sz="6" w:space="0" w:color="auto"/>
              <w:right w:val="single" w:sz="6" w:space="0" w:color="auto"/>
            </w:tcBorders>
          </w:tcPr>
          <w:p w:rsidR="00B55652" w:rsidRPr="00005E1B" w:rsidRDefault="00B55652" w:rsidP="00F957FA">
            <w:pPr>
              <w:spacing w:before="60"/>
              <w:rPr>
                <w:ins w:id="168" w:author="rz3h1n" w:date="2013-06-13T15:43:00Z"/>
                <w:rFonts w:ascii="Arial" w:hAnsi="Arial" w:cs="Arial"/>
                <w:sz w:val="16"/>
              </w:rPr>
            </w:pPr>
            <w:ins w:id="169" w:author="rz3h1n" w:date="2013-06-13T15:49:00Z">
              <w:r w:rsidRPr="00C06B69">
                <w:rPr>
                  <w:rFonts w:ascii="Arial" w:hAnsi="Arial" w:cs="Arial"/>
                  <w:sz w:val="16"/>
                </w:rPr>
                <w:t>MTRPOS2_START_SEC_VAR_CLEARED_</w:t>
              </w:r>
              <w:r>
                <w:rPr>
                  <w:rFonts w:ascii="Arial" w:hAnsi="Arial" w:cs="Arial"/>
                  <w:sz w:val="16"/>
                </w:rPr>
                <w:t>16</w:t>
              </w:r>
            </w:ins>
          </w:p>
        </w:tc>
      </w:tr>
      <w:tr w:rsidR="00B55652" w:rsidRPr="00005E1B" w:rsidTr="00EE288B">
        <w:trPr>
          <w:ins w:id="170" w:author="rz3h1n" w:date="2013-06-13T15:49:00Z"/>
        </w:trPr>
        <w:tc>
          <w:tcPr>
            <w:tcW w:w="2898" w:type="dxa"/>
            <w:tcBorders>
              <w:top w:val="single" w:sz="6" w:space="0" w:color="auto"/>
              <w:left w:val="single" w:sz="6" w:space="0" w:color="auto"/>
              <w:bottom w:val="single" w:sz="6" w:space="0" w:color="auto"/>
              <w:right w:val="single" w:sz="6" w:space="0" w:color="auto"/>
            </w:tcBorders>
          </w:tcPr>
          <w:p w:rsidR="00B55652" w:rsidRDefault="00B55652" w:rsidP="003651FB">
            <w:pPr>
              <w:spacing w:before="60"/>
              <w:rPr>
                <w:ins w:id="171" w:author="rz3h1n" w:date="2013-06-13T15:49:00Z"/>
                <w:rFonts w:ascii="Arial" w:hAnsi="Arial" w:cs="Arial"/>
                <w:sz w:val="16"/>
                <w:lang w:val="es-ES"/>
              </w:rPr>
            </w:pPr>
            <w:ins w:id="172" w:author="rz3h1n" w:date="2013-06-13T15:49:00Z">
              <w:r>
                <w:rPr>
                  <w:rFonts w:ascii="Arial" w:hAnsi="Arial" w:cs="Arial"/>
                  <w:sz w:val="16"/>
                  <w:lang w:val="es-ES"/>
                </w:rPr>
                <w:t>MtrPos_Cos1RTAmpRec_Uls_M_u3p13[D_MTRPOSDBLBUFFSZ_CNT_</w:t>
              </w:r>
              <w:r>
                <w:rPr>
                  <w:rFonts w:ascii="Arial" w:hAnsi="Arial" w:cs="Arial"/>
                  <w:sz w:val="16"/>
                  <w:lang w:val="es-ES"/>
                </w:rPr>
                <w:lastRenderedPageBreak/>
                <w:t>U08]</w:t>
              </w:r>
            </w:ins>
          </w:p>
        </w:tc>
        <w:tc>
          <w:tcPr>
            <w:tcW w:w="1350" w:type="dxa"/>
            <w:tcBorders>
              <w:top w:val="single" w:sz="6" w:space="0" w:color="auto"/>
              <w:left w:val="single" w:sz="6" w:space="0" w:color="auto"/>
              <w:bottom w:val="single" w:sz="6" w:space="0" w:color="auto"/>
              <w:right w:val="single" w:sz="6" w:space="0" w:color="auto"/>
            </w:tcBorders>
          </w:tcPr>
          <w:p w:rsidR="00B55652" w:rsidRDefault="00B55652" w:rsidP="00F957FA">
            <w:pPr>
              <w:spacing w:before="60"/>
              <w:rPr>
                <w:ins w:id="173" w:author="rz3h1n" w:date="2013-06-13T15:49:00Z"/>
                <w:rFonts w:ascii="Arial" w:hAnsi="Arial" w:cs="Arial"/>
                <w:sz w:val="16"/>
                <w:lang w:val="es-ES"/>
              </w:rPr>
            </w:pPr>
            <w:ins w:id="174" w:author="rz3h1n" w:date="2013-06-13T15:49:00Z">
              <w:r>
                <w:rPr>
                  <w:rFonts w:ascii="Arial" w:hAnsi="Arial" w:cs="Arial"/>
                  <w:sz w:val="16"/>
                  <w:lang w:val="es-ES"/>
                </w:rPr>
                <w:lastRenderedPageBreak/>
                <w:t>2^-13</w:t>
              </w:r>
            </w:ins>
          </w:p>
        </w:tc>
        <w:tc>
          <w:tcPr>
            <w:tcW w:w="1170" w:type="dxa"/>
            <w:tcBorders>
              <w:top w:val="single" w:sz="6" w:space="0" w:color="auto"/>
              <w:left w:val="single" w:sz="6" w:space="0" w:color="auto"/>
              <w:bottom w:val="single" w:sz="6" w:space="0" w:color="auto"/>
              <w:right w:val="single" w:sz="6" w:space="0" w:color="auto"/>
            </w:tcBorders>
          </w:tcPr>
          <w:p w:rsidR="00B55652" w:rsidRPr="001B2C3B" w:rsidRDefault="00B55652" w:rsidP="00F957FA">
            <w:pPr>
              <w:spacing w:before="60"/>
              <w:rPr>
                <w:ins w:id="175" w:author="rz3h1n" w:date="2013-06-13T15:49:00Z"/>
                <w:rFonts w:ascii="Arial" w:hAnsi="Arial" w:cs="Arial"/>
                <w:sz w:val="16"/>
                <w:lang w:val="es-ES"/>
              </w:rPr>
            </w:pPr>
            <w:ins w:id="176" w:author="rz3h1n" w:date="2013-06-26T15:29:00Z">
              <w:r>
                <w:rPr>
                  <w:rFonts w:ascii="Arial" w:hAnsi="Arial" w:cs="Arial"/>
                  <w:sz w:val="16"/>
                </w:rPr>
                <w:t>0.2</w:t>
              </w:r>
            </w:ins>
          </w:p>
        </w:tc>
        <w:tc>
          <w:tcPr>
            <w:tcW w:w="1080" w:type="dxa"/>
            <w:tcBorders>
              <w:top w:val="single" w:sz="6" w:space="0" w:color="auto"/>
              <w:left w:val="single" w:sz="6" w:space="0" w:color="auto"/>
              <w:bottom w:val="single" w:sz="6" w:space="0" w:color="auto"/>
              <w:right w:val="single" w:sz="6" w:space="0" w:color="auto"/>
            </w:tcBorders>
          </w:tcPr>
          <w:p w:rsidR="00B55652" w:rsidRPr="001B2C3B" w:rsidRDefault="00B55652" w:rsidP="00F957FA">
            <w:pPr>
              <w:spacing w:before="60"/>
              <w:rPr>
                <w:ins w:id="177" w:author="rz3h1n" w:date="2013-06-13T15:49:00Z"/>
                <w:rFonts w:ascii="Arial" w:hAnsi="Arial" w:cs="Arial"/>
                <w:sz w:val="16"/>
                <w:lang w:val="es-ES"/>
              </w:rPr>
            </w:pPr>
            <w:ins w:id="178" w:author="rz3h1n" w:date="2013-06-26T15:29:00Z">
              <w:r>
                <w:rPr>
                  <w:rFonts w:ascii="Arial" w:hAnsi="Arial" w:cs="Arial"/>
                  <w:sz w:val="16"/>
                </w:rPr>
                <w:t>3.3</w:t>
              </w:r>
            </w:ins>
          </w:p>
        </w:tc>
        <w:tc>
          <w:tcPr>
            <w:tcW w:w="2430" w:type="dxa"/>
            <w:tcBorders>
              <w:top w:val="single" w:sz="6" w:space="0" w:color="auto"/>
              <w:left w:val="single" w:sz="6" w:space="0" w:color="auto"/>
              <w:bottom w:val="single" w:sz="6" w:space="0" w:color="auto"/>
              <w:right w:val="single" w:sz="6" w:space="0" w:color="auto"/>
            </w:tcBorders>
          </w:tcPr>
          <w:p w:rsidR="00B55652" w:rsidRPr="00005E1B" w:rsidRDefault="00B55652" w:rsidP="00F957FA">
            <w:pPr>
              <w:spacing w:before="60"/>
              <w:rPr>
                <w:ins w:id="179" w:author="rz3h1n" w:date="2013-06-13T15:49:00Z"/>
                <w:rFonts w:ascii="Arial" w:hAnsi="Arial" w:cs="Arial"/>
                <w:sz w:val="16"/>
              </w:rPr>
            </w:pPr>
            <w:ins w:id="180" w:author="rz3h1n" w:date="2013-06-13T15:50:00Z">
              <w:r w:rsidRPr="00C06B69">
                <w:rPr>
                  <w:rFonts w:ascii="Arial" w:hAnsi="Arial" w:cs="Arial"/>
                  <w:sz w:val="16"/>
                </w:rPr>
                <w:t>MTRPOS2_START_SEC_VAR_CLEARED_</w:t>
              </w:r>
              <w:r>
                <w:rPr>
                  <w:rFonts w:ascii="Arial" w:hAnsi="Arial" w:cs="Arial"/>
                  <w:sz w:val="16"/>
                </w:rPr>
                <w:t>16</w:t>
              </w:r>
            </w:ins>
          </w:p>
        </w:tc>
      </w:tr>
      <w:tr w:rsidR="0062032E" w:rsidRPr="00005E1B" w:rsidTr="00EE288B">
        <w:trPr>
          <w:ins w:id="181" w:author="rz3h1n" w:date="2013-06-13T16:01:00Z"/>
        </w:trPr>
        <w:tc>
          <w:tcPr>
            <w:tcW w:w="2898" w:type="dxa"/>
            <w:tcBorders>
              <w:top w:val="single" w:sz="6" w:space="0" w:color="auto"/>
              <w:left w:val="single" w:sz="6" w:space="0" w:color="auto"/>
              <w:bottom w:val="single" w:sz="6" w:space="0" w:color="auto"/>
              <w:right w:val="single" w:sz="6" w:space="0" w:color="auto"/>
            </w:tcBorders>
          </w:tcPr>
          <w:p w:rsidR="0062032E" w:rsidRDefault="0062032E" w:rsidP="003651FB">
            <w:pPr>
              <w:spacing w:before="60"/>
              <w:rPr>
                <w:ins w:id="182" w:author="rz3h1n" w:date="2013-06-13T16:01:00Z"/>
                <w:rFonts w:ascii="Arial" w:hAnsi="Arial" w:cs="Arial"/>
                <w:sz w:val="16"/>
                <w:lang w:val="es-ES"/>
              </w:rPr>
            </w:pPr>
            <w:ins w:id="183" w:author="rz3h1n" w:date="2013-06-13T16:01:00Z">
              <w:r w:rsidRPr="0062032E">
                <w:rPr>
                  <w:rFonts w:ascii="Arial" w:hAnsi="Arial" w:cs="Arial"/>
                  <w:sz w:val="16"/>
                  <w:lang w:val="es-ES"/>
                </w:rPr>
                <w:lastRenderedPageBreak/>
                <w:t>MtrPos2_ErrorTerm_Rev_D_f32</w:t>
              </w:r>
            </w:ins>
          </w:p>
        </w:tc>
        <w:tc>
          <w:tcPr>
            <w:tcW w:w="1350" w:type="dxa"/>
            <w:tcBorders>
              <w:top w:val="single" w:sz="6" w:space="0" w:color="auto"/>
              <w:left w:val="single" w:sz="6" w:space="0" w:color="auto"/>
              <w:bottom w:val="single" w:sz="6" w:space="0" w:color="auto"/>
              <w:right w:val="single" w:sz="6" w:space="0" w:color="auto"/>
            </w:tcBorders>
          </w:tcPr>
          <w:p w:rsidR="0062032E" w:rsidRDefault="0062032E" w:rsidP="00F957FA">
            <w:pPr>
              <w:spacing w:before="60"/>
              <w:rPr>
                <w:ins w:id="184" w:author="rz3h1n" w:date="2013-06-13T16:01:00Z"/>
                <w:rFonts w:ascii="Arial" w:hAnsi="Arial" w:cs="Arial"/>
                <w:sz w:val="16"/>
                <w:lang w:val="es-ES"/>
              </w:rPr>
            </w:pPr>
            <w:ins w:id="185" w:author="rz3h1n" w:date="2013-06-13T16:01:00Z">
              <w:r>
                <w:rPr>
                  <w:rFonts w:ascii="Arial" w:hAnsi="Arial" w:cs="Arial"/>
                  <w:sz w:val="16"/>
                </w:rPr>
                <w:t>Single Precision Float</w:t>
              </w:r>
            </w:ins>
          </w:p>
        </w:tc>
        <w:tc>
          <w:tcPr>
            <w:tcW w:w="1170" w:type="dxa"/>
            <w:tcBorders>
              <w:top w:val="single" w:sz="6" w:space="0" w:color="auto"/>
              <w:left w:val="single" w:sz="6" w:space="0" w:color="auto"/>
              <w:bottom w:val="single" w:sz="6" w:space="0" w:color="auto"/>
              <w:right w:val="single" w:sz="6" w:space="0" w:color="auto"/>
            </w:tcBorders>
          </w:tcPr>
          <w:p w:rsidR="0062032E" w:rsidRPr="001B2C3B" w:rsidRDefault="00E60FA3" w:rsidP="00F957FA">
            <w:pPr>
              <w:spacing w:before="60"/>
              <w:rPr>
                <w:ins w:id="186" w:author="rz3h1n" w:date="2013-06-13T16:01:00Z"/>
                <w:rFonts w:ascii="Arial" w:hAnsi="Arial" w:cs="Arial"/>
                <w:sz w:val="16"/>
                <w:lang w:val="es-ES"/>
              </w:rPr>
            </w:pPr>
            <w:ins w:id="187" w:author="rz3h1n" w:date="2013-06-13T17:41:00Z">
              <w:r>
                <w:rPr>
                  <w:rFonts w:ascii="Arial" w:hAnsi="Arial" w:cs="Arial"/>
                  <w:sz w:val="16"/>
                  <w:lang w:val="es-ES"/>
                </w:rPr>
                <w:t>0</w:t>
              </w:r>
            </w:ins>
          </w:p>
        </w:tc>
        <w:tc>
          <w:tcPr>
            <w:tcW w:w="1080" w:type="dxa"/>
            <w:tcBorders>
              <w:top w:val="single" w:sz="6" w:space="0" w:color="auto"/>
              <w:left w:val="single" w:sz="6" w:space="0" w:color="auto"/>
              <w:bottom w:val="single" w:sz="6" w:space="0" w:color="auto"/>
              <w:right w:val="single" w:sz="6" w:space="0" w:color="auto"/>
            </w:tcBorders>
          </w:tcPr>
          <w:p w:rsidR="0062032E" w:rsidRPr="001B2C3B" w:rsidRDefault="00E60FA3" w:rsidP="00F957FA">
            <w:pPr>
              <w:spacing w:before="60"/>
              <w:rPr>
                <w:ins w:id="188" w:author="rz3h1n" w:date="2013-06-13T16:01:00Z"/>
                <w:rFonts w:ascii="Arial" w:hAnsi="Arial" w:cs="Arial"/>
                <w:sz w:val="16"/>
                <w:lang w:val="es-ES"/>
              </w:rPr>
            </w:pPr>
            <w:ins w:id="189" w:author="rz3h1n" w:date="2013-06-13T17:41:00Z">
              <w:r>
                <w:rPr>
                  <w:rFonts w:ascii="Arial" w:hAnsi="Arial" w:cs="Arial"/>
                  <w:sz w:val="16"/>
                  <w:lang w:val="es-ES"/>
                </w:rPr>
                <w:t>0.5</w:t>
              </w:r>
            </w:ins>
          </w:p>
        </w:tc>
        <w:tc>
          <w:tcPr>
            <w:tcW w:w="2430" w:type="dxa"/>
            <w:tcBorders>
              <w:top w:val="single" w:sz="6" w:space="0" w:color="auto"/>
              <w:left w:val="single" w:sz="6" w:space="0" w:color="auto"/>
              <w:bottom w:val="single" w:sz="6" w:space="0" w:color="auto"/>
              <w:right w:val="single" w:sz="6" w:space="0" w:color="auto"/>
            </w:tcBorders>
          </w:tcPr>
          <w:p w:rsidR="0062032E" w:rsidRPr="00C06B69" w:rsidRDefault="0062032E" w:rsidP="00F957FA">
            <w:pPr>
              <w:spacing w:before="60"/>
              <w:rPr>
                <w:ins w:id="190" w:author="rz3h1n" w:date="2013-06-13T16:01:00Z"/>
                <w:rFonts w:ascii="Arial" w:hAnsi="Arial" w:cs="Arial"/>
                <w:sz w:val="16"/>
              </w:rPr>
            </w:pPr>
            <w:ins w:id="191" w:author="rz3h1n" w:date="2013-06-13T16:01:00Z">
              <w:r w:rsidRPr="00C06B69">
                <w:rPr>
                  <w:rFonts w:ascii="Arial" w:hAnsi="Arial" w:cs="Arial"/>
                  <w:sz w:val="16"/>
                </w:rPr>
                <w:t>MTRPOS2_START_SEC_VAR_CLEARED_32</w:t>
              </w:r>
            </w:ins>
          </w:p>
        </w:tc>
      </w:tr>
    </w:tbl>
    <w:p w:rsidR="00BD008B" w:rsidRPr="00005E1B" w:rsidRDefault="00BD008B"/>
    <w:p w:rsidR="00EE288B" w:rsidRPr="00005E1B" w:rsidRDefault="00EE288B">
      <w:pPr>
        <w:spacing w:after="0"/>
        <w:rPr>
          <w:rFonts w:ascii="Arial" w:hAnsi="Arial"/>
          <w:b/>
          <w:sz w:val="24"/>
        </w:rPr>
      </w:pPr>
      <w:r w:rsidRPr="00005E1B">
        <w:br w:type="page"/>
      </w:r>
    </w:p>
    <w:p w:rsidR="004A781C" w:rsidRDefault="004A781C">
      <w:pPr>
        <w:pStyle w:val="Heading3"/>
      </w:pPr>
      <w:r>
        <w:lastRenderedPageBreak/>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F"/>
      </w:tblPr>
      <w:tblGrid>
        <w:gridCol w:w="2718"/>
        <w:gridCol w:w="2520"/>
        <w:gridCol w:w="1350"/>
        <w:gridCol w:w="1170"/>
        <w:gridCol w:w="1175"/>
      </w:tblGrid>
      <w:tr w:rsidR="003C4D3F" w:rsidTr="00EE288B">
        <w:tc>
          <w:tcPr>
            <w:tcW w:w="271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252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35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117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1175"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3C4D3F" w:rsidTr="00EE288B">
        <w:tc>
          <w:tcPr>
            <w:tcW w:w="2718" w:type="dxa"/>
          </w:tcPr>
          <w:p w:rsidR="003C4D3F" w:rsidRDefault="00EE288B" w:rsidP="00F957FA">
            <w:pPr>
              <w:spacing w:before="60"/>
              <w:rPr>
                <w:rFonts w:ascii="Arial" w:hAnsi="Arial" w:cs="Arial"/>
                <w:sz w:val="16"/>
              </w:rPr>
            </w:pPr>
            <w:proofErr w:type="spellStart"/>
            <w:r w:rsidRPr="00EE288B">
              <w:rPr>
                <w:rFonts w:ascii="Arial" w:hAnsi="Arial" w:cs="Arial"/>
                <w:sz w:val="16"/>
              </w:rPr>
              <w:t>MtrPosCal_DataType</w:t>
            </w:r>
            <w:proofErr w:type="spellEnd"/>
          </w:p>
        </w:tc>
        <w:tc>
          <w:tcPr>
            <w:tcW w:w="2520" w:type="dxa"/>
          </w:tcPr>
          <w:p w:rsidR="00EE288B" w:rsidRPr="008276BD" w:rsidRDefault="00EE288B" w:rsidP="00EE288B">
            <w:pPr>
              <w:spacing w:before="60"/>
              <w:rPr>
                <w:rFonts w:ascii="Arial" w:hAnsi="Arial" w:cs="Arial"/>
                <w:sz w:val="16"/>
                <w:lang w:val="es-ES"/>
              </w:rPr>
            </w:pPr>
            <w:r w:rsidRPr="008276BD">
              <w:rPr>
                <w:rFonts w:ascii="Arial" w:hAnsi="Arial" w:cs="Arial"/>
                <w:sz w:val="16"/>
                <w:lang w:val="es-ES"/>
              </w:rPr>
              <w:t>BEMFCal_Rev_u0p16</w:t>
            </w:r>
          </w:p>
          <w:p w:rsidR="00EE288B" w:rsidRPr="008276BD" w:rsidRDefault="00EE288B" w:rsidP="00EE288B">
            <w:pPr>
              <w:spacing w:before="60"/>
              <w:rPr>
                <w:rFonts w:ascii="Arial" w:hAnsi="Arial" w:cs="Arial"/>
                <w:sz w:val="16"/>
                <w:lang w:val="es-ES"/>
              </w:rPr>
            </w:pPr>
            <w:r w:rsidRPr="008276BD">
              <w:rPr>
                <w:rFonts w:ascii="Arial" w:hAnsi="Arial" w:cs="Arial"/>
                <w:sz w:val="16"/>
                <w:lang w:val="es-ES"/>
              </w:rPr>
              <w:t>R_BEMFCal_Rev_u0p16</w:t>
            </w:r>
          </w:p>
          <w:p w:rsidR="00EE288B" w:rsidRPr="008276BD" w:rsidRDefault="00EE288B" w:rsidP="00EE288B">
            <w:pPr>
              <w:spacing w:before="60"/>
              <w:rPr>
                <w:rFonts w:ascii="Arial" w:hAnsi="Arial" w:cs="Arial"/>
                <w:sz w:val="16"/>
                <w:lang w:val="es-ES"/>
              </w:rPr>
            </w:pPr>
            <w:r w:rsidRPr="008276BD">
              <w:rPr>
                <w:rFonts w:ascii="Arial" w:hAnsi="Arial" w:cs="Arial"/>
                <w:sz w:val="16"/>
                <w:lang w:val="es-ES"/>
              </w:rPr>
              <w:t>Sin1Offset_Volts_u3p13</w:t>
            </w:r>
          </w:p>
          <w:p w:rsidR="00EE288B" w:rsidRPr="008276BD" w:rsidRDefault="00EE288B" w:rsidP="00EE288B">
            <w:pPr>
              <w:spacing w:before="60"/>
              <w:rPr>
                <w:rFonts w:ascii="Arial" w:hAnsi="Arial" w:cs="Arial"/>
                <w:sz w:val="16"/>
                <w:lang w:val="es-ES"/>
              </w:rPr>
            </w:pPr>
            <w:r w:rsidRPr="008276BD">
              <w:rPr>
                <w:rFonts w:ascii="Arial" w:hAnsi="Arial" w:cs="Arial"/>
                <w:sz w:val="16"/>
                <w:lang w:val="es-ES"/>
              </w:rPr>
              <w:t>Sin1AmpRec_Uls_u3p13</w:t>
            </w:r>
          </w:p>
          <w:p w:rsidR="00EE288B" w:rsidRPr="008276BD" w:rsidRDefault="00EE288B" w:rsidP="00EE288B">
            <w:pPr>
              <w:spacing w:before="60"/>
              <w:rPr>
                <w:rFonts w:ascii="Arial" w:hAnsi="Arial" w:cs="Arial"/>
                <w:sz w:val="16"/>
                <w:lang w:val="es-ES"/>
              </w:rPr>
            </w:pPr>
            <w:r w:rsidRPr="008276BD">
              <w:rPr>
                <w:rFonts w:ascii="Arial" w:hAnsi="Arial" w:cs="Arial"/>
                <w:sz w:val="16"/>
                <w:lang w:val="es-ES"/>
              </w:rPr>
              <w:t>Cos1Offset_Volts_u3p13</w:t>
            </w:r>
          </w:p>
          <w:p w:rsidR="00EE288B" w:rsidRPr="008276BD" w:rsidRDefault="00EE288B" w:rsidP="00EE288B">
            <w:pPr>
              <w:spacing w:before="60"/>
              <w:rPr>
                <w:rFonts w:ascii="Arial" w:hAnsi="Arial" w:cs="Arial"/>
                <w:sz w:val="16"/>
                <w:lang w:val="es-ES"/>
              </w:rPr>
            </w:pPr>
            <w:r w:rsidRPr="008276BD">
              <w:rPr>
                <w:rFonts w:ascii="Arial" w:hAnsi="Arial" w:cs="Arial"/>
                <w:sz w:val="16"/>
                <w:lang w:val="es-ES"/>
              </w:rPr>
              <w:t>Cos1AmpRec_Uls_u3p13</w:t>
            </w:r>
          </w:p>
          <w:p w:rsidR="00EE288B" w:rsidRPr="008276BD" w:rsidRDefault="00EE288B" w:rsidP="00EE288B">
            <w:pPr>
              <w:spacing w:before="60"/>
              <w:rPr>
                <w:rFonts w:ascii="Arial" w:hAnsi="Arial" w:cs="Arial"/>
                <w:sz w:val="16"/>
                <w:lang w:val="es-ES"/>
              </w:rPr>
            </w:pPr>
            <w:r w:rsidRPr="008276BD">
              <w:rPr>
                <w:rFonts w:ascii="Arial" w:hAnsi="Arial" w:cs="Arial"/>
                <w:sz w:val="16"/>
                <w:lang w:val="es-ES"/>
              </w:rPr>
              <w:t>SinDelta1_Uls_s2p13</w:t>
            </w:r>
          </w:p>
          <w:p w:rsidR="00EE288B" w:rsidRPr="008276BD" w:rsidRDefault="00EE288B" w:rsidP="00EE288B">
            <w:pPr>
              <w:spacing w:before="60"/>
              <w:rPr>
                <w:rFonts w:ascii="Arial" w:hAnsi="Arial" w:cs="Arial"/>
                <w:sz w:val="16"/>
                <w:lang w:val="es-ES"/>
              </w:rPr>
            </w:pPr>
            <w:r w:rsidRPr="008276BD">
              <w:rPr>
                <w:rFonts w:ascii="Arial" w:hAnsi="Arial" w:cs="Arial"/>
                <w:sz w:val="16"/>
                <w:lang w:val="es-ES"/>
              </w:rPr>
              <w:t>CosDelta1Rec_Uls_u3p13</w:t>
            </w:r>
          </w:p>
          <w:p w:rsidR="00EE288B" w:rsidRPr="008276BD" w:rsidRDefault="00EE288B" w:rsidP="00EE288B">
            <w:pPr>
              <w:spacing w:before="60"/>
              <w:rPr>
                <w:rFonts w:ascii="Arial" w:hAnsi="Arial" w:cs="Arial"/>
                <w:sz w:val="16"/>
                <w:lang w:val="es-ES"/>
              </w:rPr>
            </w:pPr>
            <w:r w:rsidRPr="008276BD">
              <w:rPr>
                <w:rFonts w:ascii="Arial" w:hAnsi="Arial" w:cs="Arial"/>
                <w:sz w:val="16"/>
                <w:lang w:val="es-ES"/>
              </w:rPr>
              <w:t>Sin1OffCorr_Volts_s2p13</w:t>
            </w:r>
          </w:p>
          <w:p w:rsidR="00EE288B" w:rsidRPr="008276BD" w:rsidRDefault="00EE288B" w:rsidP="00EE288B">
            <w:pPr>
              <w:spacing w:before="60"/>
              <w:rPr>
                <w:rFonts w:ascii="Arial" w:hAnsi="Arial" w:cs="Arial"/>
                <w:sz w:val="16"/>
                <w:lang w:val="es-ES"/>
              </w:rPr>
            </w:pPr>
            <w:r w:rsidRPr="008276BD">
              <w:rPr>
                <w:rFonts w:ascii="Arial" w:hAnsi="Arial" w:cs="Arial"/>
                <w:sz w:val="16"/>
                <w:lang w:val="es-ES"/>
              </w:rPr>
              <w:t>Sin1GainCorr_Uls_u1p15</w:t>
            </w:r>
          </w:p>
          <w:p w:rsidR="00EE288B" w:rsidRPr="008276BD" w:rsidRDefault="00EE288B" w:rsidP="00EE288B">
            <w:pPr>
              <w:spacing w:before="60"/>
              <w:rPr>
                <w:rFonts w:ascii="Arial" w:hAnsi="Arial" w:cs="Arial"/>
                <w:sz w:val="16"/>
                <w:lang w:val="es-ES"/>
              </w:rPr>
            </w:pPr>
            <w:r w:rsidRPr="008276BD">
              <w:rPr>
                <w:rFonts w:ascii="Arial" w:hAnsi="Arial" w:cs="Arial"/>
                <w:sz w:val="16"/>
                <w:lang w:val="es-ES"/>
              </w:rPr>
              <w:t>Cos1OffCorr_Volts_s2p13</w:t>
            </w:r>
          </w:p>
          <w:p w:rsidR="00EE288B" w:rsidRPr="008276BD" w:rsidRDefault="00EE288B" w:rsidP="00EE288B">
            <w:pPr>
              <w:spacing w:before="60"/>
              <w:rPr>
                <w:rFonts w:ascii="Arial" w:hAnsi="Arial" w:cs="Arial"/>
                <w:sz w:val="16"/>
                <w:lang w:val="es-ES"/>
              </w:rPr>
            </w:pPr>
            <w:r w:rsidRPr="008276BD">
              <w:rPr>
                <w:rFonts w:ascii="Arial" w:hAnsi="Arial" w:cs="Arial"/>
                <w:sz w:val="16"/>
                <w:lang w:val="es-ES"/>
              </w:rPr>
              <w:t>Cos1GainCorr_Uls_u1p15</w:t>
            </w:r>
          </w:p>
          <w:p w:rsidR="00EE288B" w:rsidRPr="008276BD" w:rsidRDefault="00EE288B" w:rsidP="00EE288B">
            <w:pPr>
              <w:spacing w:before="60"/>
              <w:rPr>
                <w:rFonts w:ascii="Arial" w:hAnsi="Arial" w:cs="Arial"/>
                <w:sz w:val="16"/>
                <w:lang w:val="es-ES"/>
              </w:rPr>
            </w:pPr>
            <w:r w:rsidRPr="008276BD">
              <w:rPr>
                <w:rFonts w:ascii="Arial" w:hAnsi="Arial" w:cs="Arial"/>
                <w:sz w:val="16"/>
                <w:lang w:val="es-ES"/>
              </w:rPr>
              <w:t>SinHarTbl_Cnt_sm6p13[144]</w:t>
            </w:r>
          </w:p>
          <w:p w:rsidR="003C4D3F" w:rsidRDefault="00EE288B" w:rsidP="00EE288B">
            <w:pPr>
              <w:spacing w:before="60"/>
              <w:rPr>
                <w:rFonts w:ascii="Arial" w:hAnsi="Arial" w:cs="Arial"/>
                <w:sz w:val="16"/>
              </w:rPr>
            </w:pPr>
            <w:r w:rsidRPr="00EE288B">
              <w:rPr>
                <w:rFonts w:ascii="Arial" w:hAnsi="Arial" w:cs="Arial"/>
                <w:sz w:val="16"/>
              </w:rPr>
              <w:t>CosHarTbl_Cnt_sm6p13[144]</w:t>
            </w:r>
          </w:p>
        </w:tc>
        <w:tc>
          <w:tcPr>
            <w:tcW w:w="1350" w:type="dxa"/>
          </w:tcPr>
          <w:p w:rsidR="00EE288B" w:rsidRPr="008276BD" w:rsidDel="0062032E" w:rsidRDefault="00EE288B" w:rsidP="00EE288B">
            <w:pPr>
              <w:spacing w:before="60"/>
              <w:rPr>
                <w:del w:id="192" w:author="rz3h1n" w:date="2013-06-13T16:12:00Z"/>
                <w:rFonts w:ascii="Arial" w:hAnsi="Arial" w:cs="Arial"/>
                <w:sz w:val="16"/>
                <w:lang w:val="fr-FR"/>
              </w:rPr>
            </w:pPr>
            <w:del w:id="193" w:author="rz3h1n" w:date="2013-06-13T16:12:00Z">
              <w:r w:rsidRPr="008276BD" w:rsidDel="0062032E">
                <w:rPr>
                  <w:rFonts w:ascii="Arial" w:hAnsi="Arial" w:cs="Arial"/>
                  <w:sz w:val="16"/>
                  <w:lang w:val="fr-FR"/>
                </w:rPr>
                <w:delText>u0p16_T</w:delText>
              </w:r>
            </w:del>
          </w:p>
          <w:p w:rsidR="00EE288B" w:rsidRPr="008276BD" w:rsidDel="0062032E" w:rsidRDefault="00EE288B" w:rsidP="00EE288B">
            <w:pPr>
              <w:spacing w:before="60"/>
              <w:rPr>
                <w:del w:id="194" w:author="rz3h1n" w:date="2013-06-13T16:12:00Z"/>
                <w:rFonts w:ascii="Arial" w:hAnsi="Arial" w:cs="Arial"/>
                <w:sz w:val="16"/>
                <w:lang w:val="fr-FR"/>
              </w:rPr>
            </w:pPr>
            <w:del w:id="195" w:author="rz3h1n" w:date="2013-06-13T16:12:00Z">
              <w:r w:rsidRPr="008276BD" w:rsidDel="0062032E">
                <w:rPr>
                  <w:rFonts w:ascii="Arial" w:hAnsi="Arial" w:cs="Arial"/>
                  <w:sz w:val="16"/>
                  <w:lang w:val="fr-FR"/>
                </w:rPr>
                <w:delText>u0p16_T</w:delText>
              </w:r>
            </w:del>
          </w:p>
          <w:p w:rsidR="00EE288B" w:rsidRPr="008276BD" w:rsidDel="0062032E" w:rsidRDefault="00EE288B" w:rsidP="00EE288B">
            <w:pPr>
              <w:spacing w:before="60"/>
              <w:rPr>
                <w:del w:id="196" w:author="rz3h1n" w:date="2013-06-13T16:12:00Z"/>
                <w:rFonts w:ascii="Arial" w:hAnsi="Arial" w:cs="Arial"/>
                <w:sz w:val="16"/>
                <w:lang w:val="fr-FR"/>
              </w:rPr>
            </w:pPr>
            <w:del w:id="197" w:author="rz3h1n" w:date="2013-06-13T16:12:00Z">
              <w:r w:rsidRPr="008276BD" w:rsidDel="0062032E">
                <w:rPr>
                  <w:rFonts w:ascii="Arial" w:hAnsi="Arial" w:cs="Arial"/>
                  <w:sz w:val="16"/>
                  <w:lang w:val="fr-FR"/>
                </w:rPr>
                <w:delText>u3p13_T</w:delText>
              </w:r>
            </w:del>
          </w:p>
          <w:p w:rsidR="00EE288B" w:rsidRPr="008276BD" w:rsidDel="0062032E" w:rsidRDefault="00EE288B" w:rsidP="00EE288B">
            <w:pPr>
              <w:spacing w:before="60"/>
              <w:rPr>
                <w:del w:id="198" w:author="rz3h1n" w:date="2013-06-13T16:12:00Z"/>
                <w:rFonts w:ascii="Arial" w:hAnsi="Arial" w:cs="Arial"/>
                <w:sz w:val="16"/>
                <w:lang w:val="fr-FR"/>
              </w:rPr>
            </w:pPr>
            <w:del w:id="199" w:author="rz3h1n" w:date="2013-06-13T16:12:00Z">
              <w:r w:rsidRPr="008276BD" w:rsidDel="0062032E">
                <w:rPr>
                  <w:rFonts w:ascii="Arial" w:hAnsi="Arial" w:cs="Arial"/>
                  <w:sz w:val="16"/>
                  <w:lang w:val="fr-FR"/>
                </w:rPr>
                <w:delText>u3p13_T</w:delText>
              </w:r>
            </w:del>
          </w:p>
          <w:p w:rsidR="00EE288B" w:rsidRPr="008276BD" w:rsidDel="0062032E" w:rsidRDefault="00EE288B" w:rsidP="00EE288B">
            <w:pPr>
              <w:spacing w:before="60"/>
              <w:rPr>
                <w:del w:id="200" w:author="rz3h1n" w:date="2013-06-13T16:12:00Z"/>
                <w:rFonts w:ascii="Arial" w:hAnsi="Arial" w:cs="Arial"/>
                <w:sz w:val="16"/>
                <w:lang w:val="fr-FR"/>
              </w:rPr>
            </w:pPr>
            <w:del w:id="201" w:author="rz3h1n" w:date="2013-06-13T16:12:00Z">
              <w:r w:rsidRPr="008276BD" w:rsidDel="0062032E">
                <w:rPr>
                  <w:rFonts w:ascii="Arial" w:hAnsi="Arial" w:cs="Arial"/>
                  <w:sz w:val="16"/>
                  <w:lang w:val="fr-FR"/>
                </w:rPr>
                <w:delText>u3p13_T</w:delText>
              </w:r>
            </w:del>
          </w:p>
          <w:p w:rsidR="00EE288B" w:rsidRPr="008276BD" w:rsidDel="0062032E" w:rsidRDefault="00EE288B" w:rsidP="00EE288B">
            <w:pPr>
              <w:spacing w:before="60"/>
              <w:rPr>
                <w:del w:id="202" w:author="rz3h1n" w:date="2013-06-13T16:12:00Z"/>
                <w:rFonts w:ascii="Arial" w:hAnsi="Arial" w:cs="Arial"/>
                <w:sz w:val="16"/>
                <w:lang w:val="fr-FR"/>
              </w:rPr>
            </w:pPr>
            <w:del w:id="203" w:author="rz3h1n" w:date="2013-06-13T16:12:00Z">
              <w:r w:rsidRPr="008276BD" w:rsidDel="0062032E">
                <w:rPr>
                  <w:rFonts w:ascii="Arial" w:hAnsi="Arial" w:cs="Arial"/>
                  <w:sz w:val="16"/>
                  <w:lang w:val="fr-FR"/>
                </w:rPr>
                <w:delText>u3p13_T</w:delText>
              </w:r>
            </w:del>
          </w:p>
          <w:p w:rsidR="00EE288B" w:rsidRPr="008276BD" w:rsidDel="0062032E" w:rsidRDefault="00EE288B" w:rsidP="00EE288B">
            <w:pPr>
              <w:spacing w:before="60"/>
              <w:rPr>
                <w:del w:id="204" w:author="rz3h1n" w:date="2013-06-13T16:12:00Z"/>
                <w:rFonts w:ascii="Arial" w:hAnsi="Arial" w:cs="Arial"/>
                <w:sz w:val="16"/>
                <w:lang w:val="fr-FR"/>
              </w:rPr>
            </w:pPr>
            <w:del w:id="205" w:author="rz3h1n" w:date="2013-06-13T16:12:00Z">
              <w:r w:rsidRPr="008276BD" w:rsidDel="0062032E">
                <w:rPr>
                  <w:rFonts w:ascii="Arial" w:hAnsi="Arial" w:cs="Arial"/>
                  <w:sz w:val="16"/>
                  <w:lang w:val="fr-FR"/>
                </w:rPr>
                <w:delText>s2p13_T</w:delText>
              </w:r>
            </w:del>
          </w:p>
          <w:p w:rsidR="00EE288B" w:rsidRPr="008276BD" w:rsidDel="0062032E" w:rsidRDefault="00EE288B" w:rsidP="00EE288B">
            <w:pPr>
              <w:spacing w:before="60"/>
              <w:rPr>
                <w:del w:id="206" w:author="rz3h1n" w:date="2013-06-13T16:12:00Z"/>
                <w:rFonts w:ascii="Arial" w:hAnsi="Arial" w:cs="Arial"/>
                <w:sz w:val="16"/>
                <w:lang w:val="fr-FR"/>
              </w:rPr>
            </w:pPr>
            <w:del w:id="207" w:author="rz3h1n" w:date="2013-06-13T16:12:00Z">
              <w:r w:rsidRPr="008276BD" w:rsidDel="0062032E">
                <w:rPr>
                  <w:rFonts w:ascii="Arial" w:hAnsi="Arial" w:cs="Arial"/>
                  <w:sz w:val="16"/>
                  <w:lang w:val="fr-FR"/>
                </w:rPr>
                <w:delText>u3p13_T</w:delText>
              </w:r>
            </w:del>
          </w:p>
          <w:p w:rsidR="00EE288B" w:rsidRPr="008276BD" w:rsidDel="0062032E" w:rsidRDefault="00EE288B" w:rsidP="00EE288B">
            <w:pPr>
              <w:spacing w:before="60"/>
              <w:rPr>
                <w:del w:id="208" w:author="rz3h1n" w:date="2013-06-13T16:12:00Z"/>
                <w:rFonts w:ascii="Arial" w:hAnsi="Arial" w:cs="Arial"/>
                <w:sz w:val="16"/>
                <w:lang w:val="fr-FR"/>
              </w:rPr>
            </w:pPr>
            <w:del w:id="209" w:author="rz3h1n" w:date="2013-06-13T16:12:00Z">
              <w:r w:rsidRPr="008276BD" w:rsidDel="0062032E">
                <w:rPr>
                  <w:rFonts w:ascii="Arial" w:hAnsi="Arial" w:cs="Arial"/>
                  <w:sz w:val="16"/>
                  <w:lang w:val="fr-FR"/>
                </w:rPr>
                <w:delText>s2p13_T</w:delText>
              </w:r>
            </w:del>
          </w:p>
          <w:p w:rsidR="00EE288B" w:rsidRPr="008276BD" w:rsidDel="0062032E" w:rsidRDefault="00EE288B" w:rsidP="00EE288B">
            <w:pPr>
              <w:spacing w:before="60"/>
              <w:rPr>
                <w:del w:id="210" w:author="rz3h1n" w:date="2013-06-13T16:12:00Z"/>
                <w:rFonts w:ascii="Arial" w:hAnsi="Arial" w:cs="Arial"/>
                <w:sz w:val="16"/>
                <w:lang w:val="fr-FR"/>
              </w:rPr>
            </w:pPr>
            <w:del w:id="211" w:author="rz3h1n" w:date="2013-06-13T16:12:00Z">
              <w:r w:rsidRPr="008276BD" w:rsidDel="0062032E">
                <w:rPr>
                  <w:rFonts w:ascii="Arial" w:hAnsi="Arial" w:cs="Arial"/>
                  <w:sz w:val="16"/>
                  <w:lang w:val="fr-FR"/>
                </w:rPr>
                <w:delText>u1p15_T</w:delText>
              </w:r>
            </w:del>
          </w:p>
          <w:p w:rsidR="00EE288B" w:rsidRPr="008276BD" w:rsidDel="0062032E" w:rsidRDefault="00EE288B" w:rsidP="00EE288B">
            <w:pPr>
              <w:spacing w:before="60"/>
              <w:rPr>
                <w:del w:id="212" w:author="rz3h1n" w:date="2013-06-13T16:12:00Z"/>
                <w:rFonts w:ascii="Arial" w:hAnsi="Arial" w:cs="Arial"/>
                <w:sz w:val="16"/>
                <w:lang w:val="fr-FR"/>
              </w:rPr>
            </w:pPr>
            <w:del w:id="213" w:author="rz3h1n" w:date="2013-06-13T16:12:00Z">
              <w:r w:rsidRPr="008276BD" w:rsidDel="0062032E">
                <w:rPr>
                  <w:rFonts w:ascii="Arial" w:hAnsi="Arial" w:cs="Arial"/>
                  <w:sz w:val="16"/>
                  <w:lang w:val="fr-FR"/>
                </w:rPr>
                <w:delText>s2p13_T</w:delText>
              </w:r>
            </w:del>
          </w:p>
          <w:p w:rsidR="00EE288B" w:rsidRPr="008276BD" w:rsidDel="0062032E" w:rsidRDefault="00EE288B" w:rsidP="00EE288B">
            <w:pPr>
              <w:spacing w:before="60"/>
              <w:rPr>
                <w:del w:id="214" w:author="rz3h1n" w:date="2013-06-13T16:12:00Z"/>
                <w:rFonts w:ascii="Arial" w:hAnsi="Arial" w:cs="Arial"/>
                <w:sz w:val="16"/>
                <w:lang w:val="fr-FR"/>
              </w:rPr>
            </w:pPr>
            <w:del w:id="215" w:author="rz3h1n" w:date="2013-06-13T16:12:00Z">
              <w:r w:rsidRPr="008276BD" w:rsidDel="0062032E">
                <w:rPr>
                  <w:rFonts w:ascii="Arial" w:hAnsi="Arial" w:cs="Arial"/>
                  <w:sz w:val="16"/>
                  <w:lang w:val="fr-FR"/>
                </w:rPr>
                <w:delText>u1p15_T</w:delText>
              </w:r>
            </w:del>
          </w:p>
          <w:p w:rsidR="00EE288B" w:rsidRPr="00EE288B" w:rsidDel="0062032E" w:rsidRDefault="00EE288B" w:rsidP="00EE288B">
            <w:pPr>
              <w:spacing w:before="60"/>
              <w:rPr>
                <w:del w:id="216" w:author="rz3h1n" w:date="2013-06-13T16:12:00Z"/>
                <w:rFonts w:ascii="Arial" w:hAnsi="Arial" w:cs="Arial"/>
                <w:sz w:val="16"/>
              </w:rPr>
            </w:pPr>
            <w:del w:id="217" w:author="rz3h1n" w:date="2013-06-13T16:12:00Z">
              <w:r w:rsidRPr="00EE288B" w:rsidDel="0062032E">
                <w:rPr>
                  <w:rFonts w:ascii="Arial" w:hAnsi="Arial" w:cs="Arial"/>
                  <w:sz w:val="16"/>
                </w:rPr>
                <w:delText>sm6p13_T</w:delText>
              </w:r>
            </w:del>
          </w:p>
          <w:p w:rsidR="003C4D3F" w:rsidRDefault="00EE288B" w:rsidP="00EE288B">
            <w:pPr>
              <w:spacing w:before="60"/>
              <w:rPr>
                <w:rFonts w:ascii="Arial" w:hAnsi="Arial" w:cs="Arial"/>
                <w:sz w:val="16"/>
              </w:rPr>
            </w:pPr>
            <w:del w:id="218" w:author="rz3h1n" w:date="2013-06-13T16:12:00Z">
              <w:r w:rsidRPr="00EE288B" w:rsidDel="0062032E">
                <w:rPr>
                  <w:rFonts w:ascii="Arial" w:hAnsi="Arial" w:cs="Arial"/>
                  <w:sz w:val="16"/>
                </w:rPr>
                <w:delText>sm6p13_T</w:delText>
              </w:r>
            </w:del>
          </w:p>
        </w:tc>
        <w:tc>
          <w:tcPr>
            <w:tcW w:w="1170" w:type="dxa"/>
          </w:tcPr>
          <w:p w:rsidR="00EE288B" w:rsidRPr="00EE288B" w:rsidRDefault="00EE288B" w:rsidP="00EE288B">
            <w:pPr>
              <w:spacing w:before="60"/>
              <w:rPr>
                <w:rFonts w:ascii="Arial" w:hAnsi="Arial" w:cs="Arial"/>
                <w:sz w:val="16"/>
              </w:rPr>
            </w:pPr>
            <w:r w:rsidRPr="00EE288B">
              <w:rPr>
                <w:rFonts w:ascii="Arial" w:hAnsi="Arial" w:cs="Arial"/>
                <w:sz w:val="16"/>
              </w:rPr>
              <w:t>0</w:t>
            </w:r>
          </w:p>
          <w:p w:rsidR="00EE288B" w:rsidRPr="00EE288B" w:rsidRDefault="00EE288B" w:rsidP="00EE288B">
            <w:pPr>
              <w:spacing w:before="60"/>
              <w:rPr>
                <w:rFonts w:ascii="Arial" w:hAnsi="Arial" w:cs="Arial"/>
                <w:sz w:val="16"/>
              </w:rPr>
            </w:pPr>
            <w:r w:rsidRPr="00EE288B">
              <w:rPr>
                <w:rFonts w:ascii="Arial" w:hAnsi="Arial" w:cs="Arial"/>
                <w:sz w:val="16"/>
              </w:rPr>
              <w:t>0</w:t>
            </w:r>
          </w:p>
          <w:p w:rsidR="00EE288B" w:rsidRPr="00EE288B" w:rsidRDefault="00486102" w:rsidP="00EE288B">
            <w:pPr>
              <w:spacing w:before="60"/>
              <w:rPr>
                <w:rFonts w:ascii="Arial" w:hAnsi="Arial" w:cs="Arial"/>
                <w:sz w:val="16"/>
              </w:rPr>
            </w:pPr>
            <w:ins w:id="219" w:author="rz3h1n" w:date="2013-06-26T15:32:00Z">
              <w:r>
                <w:rPr>
                  <w:rFonts w:ascii="Arial" w:hAnsi="Arial" w:cs="Arial"/>
                  <w:sz w:val="16"/>
                </w:rPr>
                <w:t>2</w:t>
              </w:r>
            </w:ins>
            <w:del w:id="220" w:author="rz3h1n" w:date="2013-06-26T15:32:00Z">
              <w:r w:rsidR="00EE288B" w:rsidRPr="00EE288B" w:rsidDel="00486102">
                <w:rPr>
                  <w:rFonts w:ascii="Arial" w:hAnsi="Arial" w:cs="Arial"/>
                  <w:sz w:val="16"/>
                </w:rPr>
                <w:delText>1</w:delText>
              </w:r>
            </w:del>
            <w:r w:rsidR="00EE288B" w:rsidRPr="00EE288B">
              <w:rPr>
                <w:rFonts w:ascii="Arial" w:hAnsi="Arial" w:cs="Arial"/>
                <w:sz w:val="16"/>
              </w:rPr>
              <w:t>.2</w:t>
            </w:r>
          </w:p>
          <w:p w:rsidR="00EE288B" w:rsidRPr="00EE288B" w:rsidRDefault="00EE288B" w:rsidP="00EE288B">
            <w:pPr>
              <w:spacing w:before="60"/>
              <w:rPr>
                <w:rFonts w:ascii="Arial" w:hAnsi="Arial" w:cs="Arial"/>
                <w:sz w:val="16"/>
              </w:rPr>
            </w:pPr>
            <w:r w:rsidRPr="00EE288B">
              <w:rPr>
                <w:rFonts w:ascii="Arial" w:hAnsi="Arial" w:cs="Arial"/>
                <w:sz w:val="16"/>
              </w:rPr>
              <w:t>0.</w:t>
            </w:r>
            <w:ins w:id="221" w:author="rz3h1n" w:date="2013-06-26T15:32:00Z">
              <w:r w:rsidR="00486102">
                <w:rPr>
                  <w:rFonts w:ascii="Arial" w:hAnsi="Arial" w:cs="Arial"/>
                  <w:sz w:val="16"/>
                </w:rPr>
                <w:t>25</w:t>
              </w:r>
            </w:ins>
            <w:del w:id="222" w:author="rz3h1n" w:date="2013-06-26T15:32:00Z">
              <w:r w:rsidRPr="00EE288B" w:rsidDel="00486102">
                <w:rPr>
                  <w:rFonts w:ascii="Arial" w:hAnsi="Arial" w:cs="Arial"/>
                  <w:sz w:val="16"/>
                </w:rPr>
                <w:delText>69</w:delText>
              </w:r>
            </w:del>
          </w:p>
          <w:p w:rsidR="00EE288B" w:rsidRPr="00EE288B" w:rsidRDefault="00486102" w:rsidP="00EE288B">
            <w:pPr>
              <w:spacing w:before="60"/>
              <w:rPr>
                <w:rFonts w:ascii="Arial" w:hAnsi="Arial" w:cs="Arial"/>
                <w:sz w:val="16"/>
              </w:rPr>
            </w:pPr>
            <w:ins w:id="223" w:author="rz3h1n" w:date="2013-06-26T15:33:00Z">
              <w:r>
                <w:rPr>
                  <w:rFonts w:ascii="Arial" w:hAnsi="Arial" w:cs="Arial"/>
                  <w:sz w:val="16"/>
                </w:rPr>
                <w:t>2</w:t>
              </w:r>
            </w:ins>
            <w:del w:id="224" w:author="rz3h1n" w:date="2013-06-26T15:33:00Z">
              <w:r w:rsidR="00EE288B" w:rsidRPr="00EE288B" w:rsidDel="00486102">
                <w:rPr>
                  <w:rFonts w:ascii="Arial" w:hAnsi="Arial" w:cs="Arial"/>
                  <w:sz w:val="16"/>
                </w:rPr>
                <w:delText>1</w:delText>
              </w:r>
            </w:del>
            <w:r w:rsidR="00EE288B" w:rsidRPr="00EE288B">
              <w:rPr>
                <w:rFonts w:ascii="Arial" w:hAnsi="Arial" w:cs="Arial"/>
                <w:sz w:val="16"/>
              </w:rPr>
              <w:t>.2</w:t>
            </w:r>
          </w:p>
          <w:p w:rsidR="00EE288B" w:rsidRPr="00EE288B" w:rsidRDefault="00EE288B" w:rsidP="00EE288B">
            <w:pPr>
              <w:spacing w:before="60"/>
              <w:rPr>
                <w:rFonts w:ascii="Arial" w:hAnsi="Arial" w:cs="Arial"/>
                <w:sz w:val="16"/>
              </w:rPr>
            </w:pPr>
            <w:r w:rsidRPr="00EE288B">
              <w:rPr>
                <w:rFonts w:ascii="Arial" w:hAnsi="Arial" w:cs="Arial"/>
                <w:sz w:val="16"/>
              </w:rPr>
              <w:t>0.</w:t>
            </w:r>
            <w:ins w:id="225" w:author="rz3h1n" w:date="2013-06-26T15:33:00Z">
              <w:r w:rsidR="00486102">
                <w:rPr>
                  <w:rFonts w:ascii="Arial" w:hAnsi="Arial" w:cs="Arial"/>
                  <w:sz w:val="16"/>
                </w:rPr>
                <w:t>25</w:t>
              </w:r>
            </w:ins>
            <w:del w:id="226" w:author="rz3h1n" w:date="2013-06-26T15:33:00Z">
              <w:r w:rsidRPr="00EE288B" w:rsidDel="00486102">
                <w:rPr>
                  <w:rFonts w:ascii="Arial" w:hAnsi="Arial" w:cs="Arial"/>
                  <w:sz w:val="16"/>
                </w:rPr>
                <w:delText>69</w:delText>
              </w:r>
            </w:del>
          </w:p>
          <w:p w:rsidR="00EE288B" w:rsidRPr="00EE288B" w:rsidRDefault="00EE288B" w:rsidP="00EE288B">
            <w:pPr>
              <w:spacing w:before="60"/>
              <w:rPr>
                <w:rFonts w:ascii="Arial" w:hAnsi="Arial" w:cs="Arial"/>
                <w:sz w:val="16"/>
              </w:rPr>
            </w:pPr>
            <w:r w:rsidRPr="00EE288B">
              <w:rPr>
                <w:rFonts w:ascii="Arial" w:hAnsi="Arial" w:cs="Arial"/>
                <w:sz w:val="16"/>
              </w:rPr>
              <w:t>-0.0174524</w:t>
            </w:r>
          </w:p>
          <w:p w:rsidR="00EE288B" w:rsidRPr="00EE288B" w:rsidRDefault="00EE288B" w:rsidP="00EE288B">
            <w:pPr>
              <w:spacing w:before="60"/>
              <w:rPr>
                <w:rFonts w:ascii="Arial" w:hAnsi="Arial" w:cs="Arial"/>
                <w:sz w:val="16"/>
              </w:rPr>
            </w:pPr>
            <w:r w:rsidRPr="00EE288B">
              <w:rPr>
                <w:rFonts w:ascii="Arial" w:hAnsi="Arial" w:cs="Arial"/>
                <w:sz w:val="16"/>
              </w:rPr>
              <w:t>0.99985</w:t>
            </w:r>
          </w:p>
          <w:p w:rsidR="00EE288B" w:rsidRPr="00EE288B" w:rsidRDefault="00EE288B" w:rsidP="00EE288B">
            <w:pPr>
              <w:spacing w:before="60"/>
              <w:rPr>
                <w:rFonts w:ascii="Arial" w:hAnsi="Arial" w:cs="Arial"/>
                <w:sz w:val="16"/>
              </w:rPr>
            </w:pPr>
            <w:r w:rsidRPr="00EE288B">
              <w:rPr>
                <w:rFonts w:ascii="Arial" w:hAnsi="Arial" w:cs="Arial"/>
                <w:sz w:val="16"/>
              </w:rPr>
              <w:t>-0.5</w:t>
            </w:r>
          </w:p>
          <w:p w:rsidR="00EE288B" w:rsidRPr="00EE288B" w:rsidRDefault="00EE288B" w:rsidP="00EE288B">
            <w:pPr>
              <w:spacing w:before="60"/>
              <w:rPr>
                <w:rFonts w:ascii="Arial" w:hAnsi="Arial" w:cs="Arial"/>
                <w:sz w:val="16"/>
              </w:rPr>
            </w:pPr>
            <w:r w:rsidRPr="00EE288B">
              <w:rPr>
                <w:rFonts w:ascii="Arial" w:hAnsi="Arial" w:cs="Arial"/>
                <w:sz w:val="16"/>
              </w:rPr>
              <w:t>0.8</w:t>
            </w:r>
          </w:p>
          <w:p w:rsidR="00EE288B" w:rsidRPr="00EE288B" w:rsidRDefault="00EE288B" w:rsidP="00EE288B">
            <w:pPr>
              <w:spacing w:before="60"/>
              <w:rPr>
                <w:rFonts w:ascii="Arial" w:hAnsi="Arial" w:cs="Arial"/>
                <w:sz w:val="16"/>
              </w:rPr>
            </w:pPr>
            <w:r w:rsidRPr="00EE288B">
              <w:rPr>
                <w:rFonts w:ascii="Arial" w:hAnsi="Arial" w:cs="Arial"/>
                <w:sz w:val="16"/>
              </w:rPr>
              <w:t>-0.5</w:t>
            </w:r>
          </w:p>
          <w:p w:rsidR="00EE288B" w:rsidRPr="00EE288B" w:rsidRDefault="00EE288B" w:rsidP="00EE288B">
            <w:pPr>
              <w:spacing w:before="60"/>
              <w:rPr>
                <w:rFonts w:ascii="Arial" w:hAnsi="Arial" w:cs="Arial"/>
                <w:sz w:val="16"/>
              </w:rPr>
            </w:pPr>
            <w:r w:rsidRPr="00EE288B">
              <w:rPr>
                <w:rFonts w:ascii="Arial" w:hAnsi="Arial" w:cs="Arial"/>
                <w:sz w:val="16"/>
              </w:rPr>
              <w:t>0.8</w:t>
            </w:r>
          </w:p>
          <w:p w:rsidR="00EE288B" w:rsidRPr="00EE288B" w:rsidRDefault="00EE288B" w:rsidP="00EE288B">
            <w:pPr>
              <w:spacing w:before="60"/>
              <w:rPr>
                <w:rFonts w:ascii="Arial" w:hAnsi="Arial" w:cs="Arial"/>
                <w:sz w:val="16"/>
              </w:rPr>
            </w:pPr>
            <w:r w:rsidRPr="00EE288B">
              <w:rPr>
                <w:rFonts w:ascii="Arial" w:hAnsi="Arial" w:cs="Arial"/>
                <w:sz w:val="16"/>
              </w:rPr>
              <w:t>-0.0155</w:t>
            </w:r>
            <w:ins w:id="227" w:author="rz3h1n" w:date="2013-06-26T15:34:00Z">
              <w:r w:rsidR="00486102">
                <w:rPr>
                  <w:rFonts w:ascii="Arial" w:hAnsi="Arial" w:cs="Arial"/>
                  <w:sz w:val="16"/>
                </w:rPr>
                <w:t>1</w:t>
              </w:r>
            </w:ins>
          </w:p>
          <w:p w:rsidR="003C4D3F" w:rsidRDefault="00EE288B" w:rsidP="00486102">
            <w:pPr>
              <w:spacing w:before="60"/>
              <w:rPr>
                <w:rFonts w:ascii="Arial" w:hAnsi="Arial" w:cs="Arial"/>
                <w:sz w:val="16"/>
              </w:rPr>
            </w:pPr>
            <w:r w:rsidRPr="00EE288B">
              <w:rPr>
                <w:rFonts w:ascii="Arial" w:hAnsi="Arial" w:cs="Arial"/>
                <w:sz w:val="16"/>
              </w:rPr>
              <w:t>-0.0155</w:t>
            </w:r>
            <w:ins w:id="228" w:author="rz3h1n" w:date="2013-06-26T15:34:00Z">
              <w:r w:rsidR="00486102">
                <w:rPr>
                  <w:rFonts w:ascii="Arial" w:hAnsi="Arial" w:cs="Arial"/>
                  <w:sz w:val="16"/>
                </w:rPr>
                <w:t>1</w:t>
              </w:r>
            </w:ins>
          </w:p>
        </w:tc>
        <w:tc>
          <w:tcPr>
            <w:tcW w:w="1175" w:type="dxa"/>
          </w:tcPr>
          <w:p w:rsidR="00EE288B" w:rsidRPr="00EE288B" w:rsidRDefault="00EE288B" w:rsidP="00EE288B">
            <w:pPr>
              <w:spacing w:before="60"/>
              <w:rPr>
                <w:rFonts w:ascii="Arial" w:hAnsi="Arial" w:cs="Arial"/>
                <w:sz w:val="16"/>
              </w:rPr>
            </w:pPr>
            <w:r w:rsidRPr="00EE288B">
              <w:rPr>
                <w:rFonts w:ascii="Arial" w:hAnsi="Arial" w:cs="Arial"/>
                <w:sz w:val="16"/>
              </w:rPr>
              <w:t>1</w:t>
            </w:r>
          </w:p>
          <w:p w:rsidR="00EE288B" w:rsidRPr="00EE288B" w:rsidRDefault="00EE288B" w:rsidP="00EE288B">
            <w:pPr>
              <w:spacing w:before="60"/>
              <w:rPr>
                <w:rFonts w:ascii="Arial" w:hAnsi="Arial" w:cs="Arial"/>
                <w:sz w:val="16"/>
              </w:rPr>
            </w:pPr>
            <w:r w:rsidRPr="00EE288B">
              <w:rPr>
                <w:rFonts w:ascii="Arial" w:hAnsi="Arial" w:cs="Arial"/>
                <w:sz w:val="16"/>
              </w:rPr>
              <w:t>1</w:t>
            </w:r>
          </w:p>
          <w:p w:rsidR="00EE288B" w:rsidRPr="00EE288B" w:rsidRDefault="00486102" w:rsidP="00EE288B">
            <w:pPr>
              <w:spacing w:before="60"/>
              <w:rPr>
                <w:rFonts w:ascii="Arial" w:hAnsi="Arial" w:cs="Arial"/>
                <w:sz w:val="16"/>
              </w:rPr>
            </w:pPr>
            <w:ins w:id="229" w:author="rz3h1n" w:date="2013-06-26T15:32:00Z">
              <w:r>
                <w:rPr>
                  <w:rFonts w:ascii="Arial" w:hAnsi="Arial" w:cs="Arial"/>
                  <w:sz w:val="16"/>
                </w:rPr>
                <w:t>2</w:t>
              </w:r>
            </w:ins>
            <w:del w:id="230" w:author="rz3h1n" w:date="2013-06-26T15:32:00Z">
              <w:r w:rsidR="00EE288B" w:rsidRPr="00EE288B" w:rsidDel="00486102">
                <w:rPr>
                  <w:rFonts w:ascii="Arial" w:hAnsi="Arial" w:cs="Arial"/>
                  <w:sz w:val="16"/>
                </w:rPr>
                <w:delText>1</w:delText>
              </w:r>
            </w:del>
            <w:r w:rsidR="00EE288B" w:rsidRPr="00EE288B">
              <w:rPr>
                <w:rFonts w:ascii="Arial" w:hAnsi="Arial" w:cs="Arial"/>
                <w:sz w:val="16"/>
              </w:rPr>
              <w:t>.8</w:t>
            </w:r>
          </w:p>
          <w:p w:rsidR="00EE288B" w:rsidRPr="00EE288B" w:rsidRDefault="00486102" w:rsidP="00EE288B">
            <w:pPr>
              <w:spacing w:before="60"/>
              <w:rPr>
                <w:rFonts w:ascii="Arial" w:hAnsi="Arial" w:cs="Arial"/>
                <w:sz w:val="16"/>
              </w:rPr>
            </w:pPr>
            <w:ins w:id="231" w:author="rz3h1n" w:date="2013-06-26T15:32:00Z">
              <w:r>
                <w:rPr>
                  <w:rFonts w:ascii="Arial" w:hAnsi="Arial" w:cs="Arial"/>
                  <w:sz w:val="16"/>
                </w:rPr>
                <w:t>2.5</w:t>
              </w:r>
            </w:ins>
            <w:del w:id="232" w:author="rz3h1n" w:date="2013-06-26T15:32:00Z">
              <w:r w:rsidR="00EE288B" w:rsidRPr="00EE288B" w:rsidDel="00486102">
                <w:rPr>
                  <w:rFonts w:ascii="Arial" w:hAnsi="Arial" w:cs="Arial"/>
                  <w:sz w:val="16"/>
                </w:rPr>
                <w:delText>1.25</w:delText>
              </w:r>
            </w:del>
          </w:p>
          <w:p w:rsidR="00EE288B" w:rsidRPr="00EE288B" w:rsidRDefault="00486102" w:rsidP="00EE288B">
            <w:pPr>
              <w:spacing w:before="60"/>
              <w:rPr>
                <w:rFonts w:ascii="Arial" w:hAnsi="Arial" w:cs="Arial"/>
                <w:sz w:val="16"/>
              </w:rPr>
            </w:pPr>
            <w:ins w:id="233" w:author="rz3h1n" w:date="2013-06-26T15:33:00Z">
              <w:r>
                <w:rPr>
                  <w:rFonts w:ascii="Arial" w:hAnsi="Arial" w:cs="Arial"/>
                  <w:sz w:val="16"/>
                </w:rPr>
                <w:t>2</w:t>
              </w:r>
            </w:ins>
            <w:del w:id="234" w:author="rz3h1n" w:date="2013-06-26T15:33:00Z">
              <w:r w:rsidR="00EE288B" w:rsidRPr="00EE288B" w:rsidDel="00486102">
                <w:rPr>
                  <w:rFonts w:ascii="Arial" w:hAnsi="Arial" w:cs="Arial"/>
                  <w:sz w:val="16"/>
                </w:rPr>
                <w:delText>1</w:delText>
              </w:r>
            </w:del>
            <w:r w:rsidR="00EE288B" w:rsidRPr="00EE288B">
              <w:rPr>
                <w:rFonts w:ascii="Arial" w:hAnsi="Arial" w:cs="Arial"/>
                <w:sz w:val="16"/>
              </w:rPr>
              <w:t>.8</w:t>
            </w:r>
          </w:p>
          <w:p w:rsidR="00EE288B" w:rsidRPr="00EE288B" w:rsidRDefault="00486102" w:rsidP="00EE288B">
            <w:pPr>
              <w:spacing w:before="60"/>
              <w:rPr>
                <w:rFonts w:ascii="Arial" w:hAnsi="Arial" w:cs="Arial"/>
                <w:sz w:val="16"/>
              </w:rPr>
            </w:pPr>
            <w:ins w:id="235" w:author="rz3h1n" w:date="2013-06-26T15:33:00Z">
              <w:r>
                <w:rPr>
                  <w:rFonts w:ascii="Arial" w:hAnsi="Arial" w:cs="Arial"/>
                  <w:sz w:val="16"/>
                </w:rPr>
                <w:t>2.5</w:t>
              </w:r>
            </w:ins>
            <w:del w:id="236" w:author="rz3h1n" w:date="2013-06-26T15:33:00Z">
              <w:r w:rsidR="00EE288B" w:rsidRPr="00EE288B" w:rsidDel="00486102">
                <w:rPr>
                  <w:rFonts w:ascii="Arial" w:hAnsi="Arial" w:cs="Arial"/>
                  <w:sz w:val="16"/>
                </w:rPr>
                <w:delText>1.25</w:delText>
              </w:r>
            </w:del>
          </w:p>
          <w:p w:rsidR="00EE288B" w:rsidRPr="00EE288B" w:rsidRDefault="00EE288B" w:rsidP="00EE288B">
            <w:pPr>
              <w:spacing w:before="60"/>
              <w:rPr>
                <w:rFonts w:ascii="Arial" w:hAnsi="Arial" w:cs="Arial"/>
                <w:sz w:val="16"/>
              </w:rPr>
            </w:pPr>
            <w:r w:rsidRPr="00EE288B">
              <w:rPr>
                <w:rFonts w:ascii="Arial" w:hAnsi="Arial" w:cs="Arial"/>
                <w:sz w:val="16"/>
              </w:rPr>
              <w:t>0.0174524</w:t>
            </w:r>
          </w:p>
          <w:p w:rsidR="00EE288B" w:rsidRPr="00EE288B" w:rsidRDefault="00EE288B" w:rsidP="00EE288B">
            <w:pPr>
              <w:spacing w:before="60"/>
              <w:rPr>
                <w:rFonts w:ascii="Arial" w:hAnsi="Arial" w:cs="Arial"/>
                <w:sz w:val="16"/>
              </w:rPr>
            </w:pPr>
            <w:r w:rsidRPr="00EE288B">
              <w:rPr>
                <w:rFonts w:ascii="Arial" w:hAnsi="Arial" w:cs="Arial"/>
                <w:sz w:val="16"/>
              </w:rPr>
              <w:t>1</w:t>
            </w:r>
          </w:p>
          <w:p w:rsidR="00EE288B" w:rsidRPr="00EE288B" w:rsidRDefault="00EE288B" w:rsidP="00EE288B">
            <w:pPr>
              <w:spacing w:before="60"/>
              <w:rPr>
                <w:rFonts w:ascii="Arial" w:hAnsi="Arial" w:cs="Arial"/>
                <w:sz w:val="16"/>
              </w:rPr>
            </w:pPr>
            <w:r w:rsidRPr="00EE288B">
              <w:rPr>
                <w:rFonts w:ascii="Arial" w:hAnsi="Arial" w:cs="Arial"/>
                <w:sz w:val="16"/>
              </w:rPr>
              <w:t>0.5</w:t>
            </w:r>
          </w:p>
          <w:p w:rsidR="00EE288B" w:rsidRPr="00EE288B" w:rsidRDefault="00EE288B" w:rsidP="00EE288B">
            <w:pPr>
              <w:spacing w:before="60"/>
              <w:rPr>
                <w:rFonts w:ascii="Arial" w:hAnsi="Arial" w:cs="Arial"/>
                <w:sz w:val="16"/>
              </w:rPr>
            </w:pPr>
            <w:r w:rsidRPr="00EE288B">
              <w:rPr>
                <w:rFonts w:ascii="Arial" w:hAnsi="Arial" w:cs="Arial"/>
                <w:sz w:val="16"/>
              </w:rPr>
              <w:t>1.2</w:t>
            </w:r>
          </w:p>
          <w:p w:rsidR="00EE288B" w:rsidRPr="00EE288B" w:rsidRDefault="00EE288B" w:rsidP="00EE288B">
            <w:pPr>
              <w:spacing w:before="60"/>
              <w:rPr>
                <w:rFonts w:ascii="Arial" w:hAnsi="Arial" w:cs="Arial"/>
                <w:sz w:val="16"/>
              </w:rPr>
            </w:pPr>
            <w:r w:rsidRPr="00EE288B">
              <w:rPr>
                <w:rFonts w:ascii="Arial" w:hAnsi="Arial" w:cs="Arial"/>
                <w:sz w:val="16"/>
              </w:rPr>
              <w:t>0.5</w:t>
            </w:r>
          </w:p>
          <w:p w:rsidR="00EE288B" w:rsidRPr="00EE288B" w:rsidRDefault="00EE288B" w:rsidP="00EE288B">
            <w:pPr>
              <w:spacing w:before="60"/>
              <w:rPr>
                <w:rFonts w:ascii="Arial" w:hAnsi="Arial" w:cs="Arial"/>
                <w:sz w:val="16"/>
              </w:rPr>
            </w:pPr>
            <w:r w:rsidRPr="00EE288B">
              <w:rPr>
                <w:rFonts w:ascii="Arial" w:hAnsi="Arial" w:cs="Arial"/>
                <w:sz w:val="16"/>
              </w:rPr>
              <w:t>1.2</w:t>
            </w:r>
          </w:p>
          <w:p w:rsidR="00EE288B" w:rsidRPr="00EE288B" w:rsidRDefault="00EE288B" w:rsidP="00EE288B">
            <w:pPr>
              <w:spacing w:before="60"/>
              <w:rPr>
                <w:rFonts w:ascii="Arial" w:hAnsi="Arial" w:cs="Arial"/>
                <w:sz w:val="16"/>
              </w:rPr>
            </w:pPr>
            <w:r w:rsidRPr="00EE288B">
              <w:rPr>
                <w:rFonts w:ascii="Arial" w:hAnsi="Arial" w:cs="Arial"/>
                <w:sz w:val="16"/>
              </w:rPr>
              <w:t>0.0155</w:t>
            </w:r>
            <w:ins w:id="237" w:author="rz3h1n" w:date="2013-06-26T15:34:00Z">
              <w:r w:rsidR="00486102">
                <w:rPr>
                  <w:rFonts w:ascii="Arial" w:hAnsi="Arial" w:cs="Arial"/>
                  <w:sz w:val="16"/>
                </w:rPr>
                <w:t>1</w:t>
              </w:r>
            </w:ins>
          </w:p>
          <w:p w:rsidR="003C4D3F" w:rsidRDefault="00EE288B" w:rsidP="00EE288B">
            <w:pPr>
              <w:spacing w:before="60"/>
              <w:rPr>
                <w:rFonts w:ascii="Arial" w:hAnsi="Arial" w:cs="Arial"/>
                <w:sz w:val="16"/>
              </w:rPr>
            </w:pPr>
            <w:r w:rsidRPr="00EE288B">
              <w:rPr>
                <w:rFonts w:ascii="Arial" w:hAnsi="Arial" w:cs="Arial"/>
                <w:sz w:val="16"/>
              </w:rPr>
              <w:t>0.0155</w:t>
            </w:r>
            <w:ins w:id="238" w:author="rz3h1n" w:date="2013-06-26T15:34:00Z">
              <w:r w:rsidR="00486102">
                <w:rPr>
                  <w:rFonts w:ascii="Arial" w:hAnsi="Arial" w:cs="Arial"/>
                  <w:sz w:val="16"/>
                </w:rPr>
                <w:t>1</w:t>
              </w:r>
            </w:ins>
          </w:p>
        </w:tc>
      </w:tr>
    </w:tbl>
    <w:p w:rsidR="004A781C" w:rsidRDefault="004A781C"/>
    <w:p w:rsidR="00DE4889" w:rsidRDefault="00AA4699">
      <w:pPr>
        <w:spacing w:after="0"/>
        <w:rPr>
          <w:rFonts w:ascii="Arial" w:hAnsi="Arial"/>
          <w:b/>
          <w:kern w:val="28"/>
          <w:sz w:val="28"/>
        </w:rPr>
      </w:pPr>
      <w:ins w:id="239" w:author="rz3h1n" w:date="2013-08-21T14:09:00Z">
        <w:r>
          <w:t xml:space="preserve">*In FDD 06B, </w:t>
        </w:r>
        <w:proofErr w:type="spellStart"/>
        <w:r>
          <w:t>Ver</w:t>
        </w:r>
        <w:proofErr w:type="spellEnd"/>
        <w:r>
          <w:t xml:space="preserve"> 6, range for </w:t>
        </w:r>
        <w:proofErr w:type="spellStart"/>
        <w:r>
          <w:t>SinHarTbl</w:t>
        </w:r>
        <w:proofErr w:type="spellEnd"/>
        <w:r>
          <w:t xml:space="preserve"> and </w:t>
        </w:r>
        <w:proofErr w:type="spellStart"/>
        <w:r>
          <w:t>CosHarTbl</w:t>
        </w:r>
        <w:proofErr w:type="spellEnd"/>
        <w:r>
          <w:t xml:space="preserve"> is given as -1 to 1 which is incorrect as it’s </w:t>
        </w:r>
        <w:proofErr w:type="gramStart"/>
        <w:r>
          <w:t>a</w:t>
        </w:r>
        <w:proofErr w:type="gramEnd"/>
        <w:r>
          <w:t xml:space="preserve"> 8bit signal. FDD needs to be updated. </w:t>
        </w:r>
        <w:proofErr w:type="gramStart"/>
        <w:r>
          <w:t>Informed to FDD Owner.</w:t>
        </w:r>
      </w:ins>
      <w:proofErr w:type="gramEnd"/>
      <w:r w:rsidR="00DE4889">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4A781C" w:rsidTr="00EE288B">
        <w:trPr>
          <w:jc w:val="center"/>
        </w:trPr>
        <w:tc>
          <w:tcPr>
            <w:tcW w:w="4608" w:type="dxa"/>
            <w:tcBorders>
              <w:top w:val="single" w:sz="6" w:space="0" w:color="auto"/>
              <w:left w:val="single" w:sz="6" w:space="0" w:color="auto"/>
              <w:bottom w:val="single" w:sz="4"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EE288B" w:rsidTr="00EE288B">
        <w:trPr>
          <w:jc w:val="center"/>
        </w:trPr>
        <w:tc>
          <w:tcPr>
            <w:tcW w:w="4608" w:type="dxa"/>
            <w:tcBorders>
              <w:top w:val="single" w:sz="4" w:space="0" w:color="auto"/>
              <w:left w:val="single" w:sz="4" w:space="0" w:color="auto"/>
              <w:bottom w:val="single" w:sz="4" w:space="0" w:color="auto"/>
              <w:right w:val="single" w:sz="4" w:space="0" w:color="auto"/>
            </w:tcBorders>
          </w:tcPr>
          <w:p w:rsidR="00EE288B" w:rsidRPr="00EE288B" w:rsidRDefault="00EE288B" w:rsidP="00EE288B">
            <w:pPr>
              <w:spacing w:before="60"/>
              <w:rPr>
                <w:rFonts w:ascii="Arial" w:hAnsi="Arial" w:cs="Arial"/>
                <w:sz w:val="16"/>
              </w:rPr>
            </w:pPr>
            <w:r w:rsidRPr="00EE288B">
              <w:rPr>
                <w:rFonts w:ascii="Arial" w:hAnsi="Arial" w:cs="Arial"/>
                <w:sz w:val="16"/>
              </w:rPr>
              <w:t>k_RTOffVelThr_MtrRadpS_f32</w:t>
            </w:r>
          </w:p>
        </w:tc>
      </w:tr>
      <w:tr w:rsidR="00EE288B" w:rsidTr="00EE288B">
        <w:trPr>
          <w:jc w:val="center"/>
        </w:trPr>
        <w:tc>
          <w:tcPr>
            <w:tcW w:w="4608" w:type="dxa"/>
            <w:tcBorders>
              <w:top w:val="single" w:sz="4" w:space="0" w:color="auto"/>
              <w:left w:val="single" w:sz="4" w:space="0" w:color="auto"/>
              <w:bottom w:val="single" w:sz="4" w:space="0" w:color="auto"/>
              <w:right w:val="single" w:sz="4" w:space="0" w:color="auto"/>
            </w:tcBorders>
          </w:tcPr>
          <w:p w:rsidR="00EE288B" w:rsidRPr="00EE288B" w:rsidRDefault="00EE288B" w:rsidP="00EE288B">
            <w:pPr>
              <w:spacing w:before="60"/>
              <w:rPr>
                <w:rFonts w:ascii="Arial" w:hAnsi="Arial" w:cs="Arial"/>
                <w:sz w:val="16"/>
              </w:rPr>
            </w:pPr>
            <w:r w:rsidRPr="00EE288B">
              <w:rPr>
                <w:rFonts w:ascii="Arial" w:hAnsi="Arial" w:cs="Arial"/>
                <w:sz w:val="16"/>
              </w:rPr>
              <w:t>k_RTFiltEnThresh_Uls_f32</w:t>
            </w:r>
          </w:p>
        </w:tc>
      </w:tr>
      <w:tr w:rsidR="00EE288B" w:rsidTr="00EE288B">
        <w:trPr>
          <w:jc w:val="center"/>
        </w:trPr>
        <w:tc>
          <w:tcPr>
            <w:tcW w:w="4608" w:type="dxa"/>
            <w:tcBorders>
              <w:top w:val="single" w:sz="4" w:space="0" w:color="auto"/>
              <w:left w:val="single" w:sz="4" w:space="0" w:color="auto"/>
              <w:bottom w:val="single" w:sz="4" w:space="0" w:color="auto"/>
              <w:right w:val="single" w:sz="4" w:space="0" w:color="auto"/>
            </w:tcBorders>
          </w:tcPr>
          <w:p w:rsidR="00EE288B" w:rsidRPr="00EE288B" w:rsidRDefault="00EE288B" w:rsidP="00EE288B">
            <w:pPr>
              <w:spacing w:before="60"/>
              <w:rPr>
                <w:rFonts w:ascii="Arial" w:hAnsi="Arial" w:cs="Arial"/>
                <w:sz w:val="16"/>
              </w:rPr>
            </w:pPr>
            <w:r w:rsidRPr="00EE288B">
              <w:rPr>
                <w:rFonts w:ascii="Arial" w:hAnsi="Arial" w:cs="Arial"/>
                <w:sz w:val="16"/>
              </w:rPr>
              <w:t>k_RTOffFiltKn_Cnt_u16</w:t>
            </w:r>
          </w:p>
        </w:tc>
      </w:tr>
      <w:tr w:rsidR="00EE288B" w:rsidTr="00EE288B">
        <w:trPr>
          <w:jc w:val="center"/>
        </w:trPr>
        <w:tc>
          <w:tcPr>
            <w:tcW w:w="4608" w:type="dxa"/>
            <w:tcBorders>
              <w:top w:val="single" w:sz="4" w:space="0" w:color="auto"/>
              <w:left w:val="single" w:sz="4" w:space="0" w:color="auto"/>
              <w:bottom w:val="single" w:sz="4" w:space="0" w:color="auto"/>
              <w:right w:val="single" w:sz="4" w:space="0" w:color="auto"/>
            </w:tcBorders>
          </w:tcPr>
          <w:p w:rsidR="00EE288B" w:rsidRPr="00EE288B" w:rsidRDefault="00EE288B" w:rsidP="00EE288B">
            <w:pPr>
              <w:spacing w:before="60"/>
              <w:rPr>
                <w:rFonts w:ascii="Arial" w:hAnsi="Arial" w:cs="Arial"/>
                <w:sz w:val="16"/>
              </w:rPr>
            </w:pPr>
            <w:r w:rsidRPr="00EE288B">
              <w:rPr>
                <w:rFonts w:ascii="Arial" w:hAnsi="Arial" w:cs="Arial"/>
                <w:sz w:val="16"/>
              </w:rPr>
              <w:t>k_RTOffsetLmt_Volts_f32</w:t>
            </w:r>
          </w:p>
        </w:tc>
      </w:tr>
      <w:tr w:rsidR="00EE288B" w:rsidTr="00EE288B">
        <w:trPr>
          <w:jc w:val="center"/>
        </w:trPr>
        <w:tc>
          <w:tcPr>
            <w:tcW w:w="4608" w:type="dxa"/>
            <w:tcBorders>
              <w:top w:val="single" w:sz="4" w:space="0" w:color="auto"/>
              <w:left w:val="single" w:sz="4" w:space="0" w:color="auto"/>
              <w:bottom w:val="single" w:sz="4" w:space="0" w:color="auto"/>
              <w:right w:val="single" w:sz="4" w:space="0" w:color="auto"/>
            </w:tcBorders>
          </w:tcPr>
          <w:p w:rsidR="00EE288B" w:rsidRPr="00EE288B" w:rsidRDefault="00EE288B" w:rsidP="00EE288B">
            <w:pPr>
              <w:spacing w:before="60"/>
              <w:rPr>
                <w:rFonts w:ascii="Arial" w:hAnsi="Arial" w:cs="Arial"/>
                <w:sz w:val="16"/>
              </w:rPr>
            </w:pPr>
            <w:r w:rsidRPr="00EE288B">
              <w:rPr>
                <w:rFonts w:ascii="Arial" w:hAnsi="Arial" w:cs="Arial"/>
                <w:sz w:val="16"/>
              </w:rPr>
              <w:t>k_AmpRecVarLmt_Uls_f32</w:t>
            </w:r>
          </w:p>
        </w:tc>
      </w:tr>
      <w:tr w:rsidR="00EE288B" w:rsidTr="00EE288B">
        <w:trPr>
          <w:jc w:val="center"/>
        </w:trPr>
        <w:tc>
          <w:tcPr>
            <w:tcW w:w="4608" w:type="dxa"/>
            <w:tcBorders>
              <w:top w:val="single" w:sz="4" w:space="0" w:color="auto"/>
              <w:left w:val="single" w:sz="4" w:space="0" w:color="auto"/>
              <w:bottom w:val="single" w:sz="4" w:space="0" w:color="auto"/>
              <w:right w:val="single" w:sz="4" w:space="0" w:color="auto"/>
            </w:tcBorders>
          </w:tcPr>
          <w:p w:rsidR="00EE288B" w:rsidRPr="00EE288B" w:rsidRDefault="00EE288B" w:rsidP="00EE288B">
            <w:pPr>
              <w:spacing w:before="60"/>
              <w:rPr>
                <w:rFonts w:ascii="Arial" w:hAnsi="Arial" w:cs="Arial"/>
                <w:sz w:val="16"/>
              </w:rPr>
            </w:pPr>
            <w:r w:rsidRPr="00EE288B">
              <w:rPr>
                <w:rFonts w:ascii="Arial" w:hAnsi="Arial" w:cs="Arial"/>
                <w:sz w:val="16"/>
              </w:rPr>
              <w:t>k_RTToNomRatioVar_Uls_f32</w:t>
            </w:r>
          </w:p>
        </w:tc>
      </w:tr>
      <w:tr w:rsidR="00EE288B" w:rsidTr="00EE288B">
        <w:trPr>
          <w:jc w:val="center"/>
        </w:trPr>
        <w:tc>
          <w:tcPr>
            <w:tcW w:w="4608" w:type="dxa"/>
            <w:tcBorders>
              <w:top w:val="single" w:sz="4" w:space="0" w:color="auto"/>
              <w:left w:val="single" w:sz="4" w:space="0" w:color="auto"/>
              <w:bottom w:val="single" w:sz="4" w:space="0" w:color="auto"/>
              <w:right w:val="single" w:sz="4" w:space="0" w:color="auto"/>
            </w:tcBorders>
          </w:tcPr>
          <w:p w:rsidR="00EE288B" w:rsidRPr="00EE288B" w:rsidRDefault="00EE288B" w:rsidP="00EE288B">
            <w:pPr>
              <w:spacing w:before="60"/>
              <w:rPr>
                <w:rFonts w:ascii="Arial" w:hAnsi="Arial" w:cs="Arial"/>
                <w:sz w:val="16"/>
              </w:rPr>
            </w:pPr>
            <w:r w:rsidRPr="00EE288B">
              <w:rPr>
                <w:rFonts w:ascii="Arial" w:hAnsi="Arial" w:cs="Arial"/>
                <w:sz w:val="16"/>
              </w:rPr>
              <w:t>k_CorrelationError_Rev_f32</w:t>
            </w:r>
          </w:p>
        </w:tc>
      </w:tr>
      <w:tr w:rsidR="00EE288B" w:rsidTr="00EE288B">
        <w:trPr>
          <w:jc w:val="center"/>
        </w:trPr>
        <w:tc>
          <w:tcPr>
            <w:tcW w:w="4608" w:type="dxa"/>
            <w:tcBorders>
              <w:top w:val="single" w:sz="4" w:space="0" w:color="auto"/>
              <w:left w:val="single" w:sz="4" w:space="0" w:color="auto"/>
              <w:bottom w:val="single" w:sz="4" w:space="0" w:color="auto"/>
              <w:right w:val="single" w:sz="4" w:space="0" w:color="auto"/>
            </w:tcBorders>
          </w:tcPr>
          <w:p w:rsidR="00EE288B" w:rsidRPr="00EE288B" w:rsidRDefault="00EE288B" w:rsidP="00EE288B">
            <w:pPr>
              <w:spacing w:before="60"/>
              <w:rPr>
                <w:rFonts w:ascii="Arial" w:hAnsi="Arial" w:cs="Arial"/>
                <w:sz w:val="16"/>
              </w:rPr>
            </w:pPr>
            <w:proofErr w:type="spellStart"/>
            <w:r w:rsidRPr="00EE288B">
              <w:rPr>
                <w:rFonts w:ascii="Arial" w:hAnsi="Arial" w:cs="Arial"/>
                <w:sz w:val="16"/>
              </w:rPr>
              <w:t>k_MtrPosCorrDiag_Cnt_str</w:t>
            </w:r>
            <w:proofErr w:type="spellEnd"/>
          </w:p>
        </w:tc>
      </w:tr>
      <w:tr w:rsidR="00EE288B" w:rsidTr="00EE288B">
        <w:trPr>
          <w:jc w:val="center"/>
        </w:trPr>
        <w:tc>
          <w:tcPr>
            <w:tcW w:w="4608" w:type="dxa"/>
            <w:tcBorders>
              <w:top w:val="single" w:sz="4" w:space="0" w:color="auto"/>
              <w:left w:val="single" w:sz="4" w:space="0" w:color="auto"/>
              <w:bottom w:val="single" w:sz="4" w:space="0" w:color="auto"/>
              <w:right w:val="single" w:sz="4" w:space="0" w:color="auto"/>
            </w:tcBorders>
          </w:tcPr>
          <w:p w:rsidR="00EE288B" w:rsidRPr="00EE288B" w:rsidRDefault="00EE288B" w:rsidP="00EE288B">
            <w:pPr>
              <w:spacing w:before="60"/>
              <w:rPr>
                <w:rFonts w:ascii="Arial" w:hAnsi="Arial" w:cs="Arial"/>
                <w:sz w:val="16"/>
              </w:rPr>
            </w:pPr>
            <w:r w:rsidRPr="00EE288B">
              <w:rPr>
                <w:rFonts w:ascii="Arial" w:hAnsi="Arial" w:cs="Arial"/>
                <w:sz w:val="16"/>
              </w:rPr>
              <w:t>k_ValMinError_VoltsSqrd_f32</w:t>
            </w:r>
          </w:p>
        </w:tc>
      </w:tr>
      <w:tr w:rsidR="00EE288B" w:rsidTr="00EE288B">
        <w:trPr>
          <w:jc w:val="center"/>
        </w:trPr>
        <w:tc>
          <w:tcPr>
            <w:tcW w:w="4608" w:type="dxa"/>
            <w:tcBorders>
              <w:top w:val="single" w:sz="4" w:space="0" w:color="auto"/>
              <w:left w:val="single" w:sz="4" w:space="0" w:color="auto"/>
              <w:bottom w:val="single" w:sz="4" w:space="0" w:color="auto"/>
              <w:right w:val="single" w:sz="4" w:space="0" w:color="auto"/>
            </w:tcBorders>
          </w:tcPr>
          <w:p w:rsidR="00EE288B" w:rsidRPr="00EE288B" w:rsidRDefault="00EE288B" w:rsidP="00EE288B">
            <w:pPr>
              <w:spacing w:before="60"/>
              <w:rPr>
                <w:rFonts w:ascii="Arial" w:hAnsi="Arial" w:cs="Arial"/>
                <w:sz w:val="16"/>
              </w:rPr>
            </w:pPr>
            <w:r w:rsidRPr="00EE288B">
              <w:rPr>
                <w:rFonts w:ascii="Arial" w:hAnsi="Arial" w:cs="Arial"/>
                <w:sz w:val="16"/>
              </w:rPr>
              <w:t>k_ValMaxError_VoltsSqrd_f32</w:t>
            </w:r>
          </w:p>
        </w:tc>
      </w:tr>
      <w:tr w:rsidR="00EE288B" w:rsidTr="00EE288B">
        <w:trPr>
          <w:jc w:val="center"/>
        </w:trPr>
        <w:tc>
          <w:tcPr>
            <w:tcW w:w="4608" w:type="dxa"/>
            <w:tcBorders>
              <w:top w:val="single" w:sz="4" w:space="0" w:color="auto"/>
              <w:left w:val="single" w:sz="4" w:space="0" w:color="auto"/>
              <w:bottom w:val="single" w:sz="4" w:space="0" w:color="auto"/>
              <w:right w:val="single" w:sz="4" w:space="0" w:color="auto"/>
            </w:tcBorders>
          </w:tcPr>
          <w:p w:rsidR="00EE288B" w:rsidRPr="00EE288B" w:rsidRDefault="00EE288B" w:rsidP="00EE288B">
            <w:pPr>
              <w:spacing w:before="60"/>
              <w:rPr>
                <w:rFonts w:ascii="Arial" w:hAnsi="Arial" w:cs="Arial"/>
                <w:sz w:val="16"/>
              </w:rPr>
            </w:pPr>
            <w:proofErr w:type="spellStart"/>
            <w:r w:rsidRPr="00EE288B">
              <w:rPr>
                <w:rFonts w:ascii="Arial" w:hAnsi="Arial" w:cs="Arial"/>
                <w:sz w:val="16"/>
              </w:rPr>
              <w:t>k_MtrPosValDiag_Cnt_str</w:t>
            </w:r>
            <w:proofErr w:type="spellEnd"/>
          </w:p>
        </w:tc>
      </w:tr>
    </w:tbl>
    <w:p w:rsidR="001E3003" w:rsidRDefault="001E3003" w:rsidP="001E3003">
      <w:pPr>
        <w:rPr>
          <w:rFonts w:ascii="Arial" w:hAnsi="Arial"/>
          <w:sz w:val="24"/>
        </w:rPr>
      </w:pPr>
      <w:r>
        <w:br w:type="page"/>
      </w:r>
    </w:p>
    <w:p w:rsidR="004A781C" w:rsidRDefault="004A781C">
      <w:pPr>
        <w:pStyle w:val="Heading2"/>
      </w:pPr>
      <w:proofErr w:type="gramStart"/>
      <w:r>
        <w:lastRenderedPageBreak/>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618"/>
        <w:gridCol w:w="1950"/>
        <w:gridCol w:w="1680"/>
        <w:gridCol w:w="1680"/>
      </w:tblGrid>
      <w:tr w:rsidR="00DE4889" w:rsidTr="00EE288B">
        <w:tc>
          <w:tcPr>
            <w:tcW w:w="361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95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EE288B">
        <w:tc>
          <w:tcPr>
            <w:tcW w:w="3618" w:type="dxa"/>
            <w:tcBorders>
              <w:top w:val="single" w:sz="6" w:space="0" w:color="auto"/>
              <w:left w:val="single" w:sz="6" w:space="0" w:color="auto"/>
              <w:bottom w:val="single" w:sz="6" w:space="0" w:color="auto"/>
              <w:right w:val="single" w:sz="6" w:space="0" w:color="auto"/>
            </w:tcBorders>
          </w:tcPr>
          <w:p w:rsidR="00DE4889" w:rsidRDefault="00EE288B" w:rsidP="00F957FA">
            <w:pPr>
              <w:spacing w:before="60"/>
              <w:rPr>
                <w:rFonts w:ascii="Arial" w:hAnsi="Arial" w:cs="Arial"/>
                <w:sz w:val="16"/>
              </w:rPr>
            </w:pPr>
            <w:r w:rsidRPr="00EE288B">
              <w:rPr>
                <w:rFonts w:ascii="Arial" w:hAnsi="Arial" w:cs="Arial"/>
                <w:sz w:val="16"/>
              </w:rPr>
              <w:t>D_DEGPERREV_ULS_F32</w:t>
            </w:r>
          </w:p>
        </w:tc>
        <w:tc>
          <w:tcPr>
            <w:tcW w:w="1950" w:type="dxa"/>
            <w:tcBorders>
              <w:top w:val="single" w:sz="6" w:space="0" w:color="auto"/>
              <w:left w:val="single" w:sz="6" w:space="0" w:color="auto"/>
              <w:bottom w:val="single" w:sz="6" w:space="0" w:color="auto"/>
              <w:right w:val="single" w:sz="6" w:space="0" w:color="auto"/>
            </w:tcBorders>
          </w:tcPr>
          <w:p w:rsidR="00DE4889" w:rsidRDefault="00EE288B"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4889" w:rsidRDefault="00EE288B" w:rsidP="00F957FA">
            <w:pPr>
              <w:spacing w:before="60"/>
              <w:rPr>
                <w:rFonts w:ascii="Arial" w:hAnsi="Arial" w:cs="Arial"/>
                <w:sz w:val="16"/>
              </w:rPr>
            </w:pPr>
            <w:proofErr w:type="spellStart"/>
            <w:r>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tcPr>
          <w:p w:rsidR="00DE4889" w:rsidRDefault="00EE288B" w:rsidP="00F957FA">
            <w:pPr>
              <w:spacing w:before="60"/>
              <w:rPr>
                <w:rFonts w:ascii="Arial" w:hAnsi="Arial" w:cs="Arial"/>
                <w:sz w:val="16"/>
              </w:rPr>
            </w:pPr>
            <w:r>
              <w:rPr>
                <w:rFonts w:ascii="Arial" w:hAnsi="Arial" w:cs="Arial"/>
                <w:sz w:val="16"/>
              </w:rPr>
              <w:t>360</w:t>
            </w:r>
          </w:p>
        </w:tc>
      </w:tr>
      <w:tr w:rsidR="00EE288B" w:rsidTr="00EE288B">
        <w:tc>
          <w:tcPr>
            <w:tcW w:w="3618" w:type="dxa"/>
            <w:tcBorders>
              <w:top w:val="single" w:sz="6" w:space="0" w:color="auto"/>
              <w:left w:val="single" w:sz="6" w:space="0" w:color="auto"/>
              <w:bottom w:val="single" w:sz="6" w:space="0" w:color="auto"/>
              <w:right w:val="single" w:sz="6" w:space="0" w:color="auto"/>
            </w:tcBorders>
          </w:tcPr>
          <w:p w:rsidR="00EE288B" w:rsidRPr="00EE288B" w:rsidRDefault="00EE288B" w:rsidP="00F957FA">
            <w:pPr>
              <w:spacing w:before="60"/>
              <w:rPr>
                <w:rFonts w:ascii="Arial" w:hAnsi="Arial" w:cs="Arial"/>
                <w:sz w:val="16"/>
              </w:rPr>
            </w:pPr>
            <w:r w:rsidRPr="00EE288B">
              <w:rPr>
                <w:rFonts w:ascii="Arial" w:hAnsi="Arial" w:cs="Arial"/>
                <w:sz w:val="16"/>
              </w:rPr>
              <w:t>D_OFFSETCORRTHRESH_VOLTS_F32</w:t>
            </w:r>
          </w:p>
        </w:tc>
        <w:tc>
          <w:tcPr>
            <w:tcW w:w="1950" w:type="dxa"/>
            <w:tcBorders>
              <w:top w:val="single" w:sz="6" w:space="0" w:color="auto"/>
              <w:left w:val="single" w:sz="6" w:space="0" w:color="auto"/>
              <w:bottom w:val="single" w:sz="6" w:space="0" w:color="auto"/>
              <w:right w:val="single" w:sz="6" w:space="0" w:color="auto"/>
            </w:tcBorders>
          </w:tcPr>
          <w:p w:rsidR="00EE288B" w:rsidRDefault="00EE288B"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EE288B" w:rsidRDefault="00EE288B" w:rsidP="00F957FA">
            <w:pPr>
              <w:spacing w:before="60"/>
              <w:rPr>
                <w:rFonts w:ascii="Arial" w:hAnsi="Arial" w:cs="Arial"/>
                <w:sz w:val="16"/>
              </w:rPr>
            </w:pPr>
            <w:r>
              <w:rPr>
                <w:rFonts w:ascii="Arial" w:hAnsi="Arial" w:cs="Arial"/>
                <w:sz w:val="16"/>
              </w:rPr>
              <w:t>Volts</w:t>
            </w:r>
          </w:p>
        </w:tc>
        <w:tc>
          <w:tcPr>
            <w:tcW w:w="1680" w:type="dxa"/>
            <w:tcBorders>
              <w:top w:val="single" w:sz="6" w:space="0" w:color="auto"/>
              <w:left w:val="single" w:sz="6" w:space="0" w:color="auto"/>
              <w:bottom w:val="single" w:sz="6" w:space="0" w:color="auto"/>
              <w:right w:val="single" w:sz="6" w:space="0" w:color="auto"/>
            </w:tcBorders>
          </w:tcPr>
          <w:p w:rsidR="00EE288B" w:rsidRDefault="00EE288B" w:rsidP="00F957FA">
            <w:pPr>
              <w:spacing w:before="60"/>
              <w:rPr>
                <w:rFonts w:ascii="Arial" w:hAnsi="Arial" w:cs="Arial"/>
                <w:sz w:val="16"/>
              </w:rPr>
            </w:pPr>
            <w:r>
              <w:rPr>
                <w:rFonts w:ascii="Arial" w:hAnsi="Arial" w:cs="Arial"/>
                <w:sz w:val="16"/>
              </w:rPr>
              <w:t>0.02</w:t>
            </w:r>
          </w:p>
        </w:tc>
      </w:tr>
      <w:tr w:rsidR="00EE288B" w:rsidTr="00EE288B">
        <w:tc>
          <w:tcPr>
            <w:tcW w:w="3618" w:type="dxa"/>
            <w:tcBorders>
              <w:top w:val="single" w:sz="6" w:space="0" w:color="auto"/>
              <w:left w:val="single" w:sz="6" w:space="0" w:color="auto"/>
              <w:bottom w:val="single" w:sz="6" w:space="0" w:color="auto"/>
              <w:right w:val="single" w:sz="6" w:space="0" w:color="auto"/>
            </w:tcBorders>
          </w:tcPr>
          <w:p w:rsidR="00EE288B" w:rsidRPr="00EE288B" w:rsidRDefault="00EE288B" w:rsidP="00F957FA">
            <w:pPr>
              <w:spacing w:before="60"/>
              <w:rPr>
                <w:rFonts w:ascii="Arial" w:hAnsi="Arial" w:cs="Arial"/>
                <w:sz w:val="16"/>
              </w:rPr>
            </w:pPr>
            <w:r w:rsidRPr="00EE288B">
              <w:rPr>
                <w:rFonts w:ascii="Arial" w:hAnsi="Arial" w:cs="Arial"/>
                <w:sz w:val="16"/>
              </w:rPr>
              <w:t>D_AMPCORRTHRESH_ULS_F32</w:t>
            </w:r>
          </w:p>
        </w:tc>
        <w:tc>
          <w:tcPr>
            <w:tcW w:w="1950" w:type="dxa"/>
            <w:tcBorders>
              <w:top w:val="single" w:sz="6" w:space="0" w:color="auto"/>
              <w:left w:val="single" w:sz="6" w:space="0" w:color="auto"/>
              <w:bottom w:val="single" w:sz="6" w:space="0" w:color="auto"/>
              <w:right w:val="single" w:sz="6" w:space="0" w:color="auto"/>
            </w:tcBorders>
          </w:tcPr>
          <w:p w:rsidR="00EE288B" w:rsidRDefault="00EE288B"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EE288B" w:rsidRDefault="00EE288B" w:rsidP="00F957FA">
            <w:pPr>
              <w:spacing w:before="60"/>
              <w:rPr>
                <w:rFonts w:ascii="Arial" w:hAnsi="Arial" w:cs="Arial"/>
                <w:sz w:val="16"/>
              </w:rPr>
            </w:pPr>
            <w:proofErr w:type="spellStart"/>
            <w:r>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tcPr>
          <w:p w:rsidR="00EE288B" w:rsidRDefault="00EE288B" w:rsidP="00F957FA">
            <w:pPr>
              <w:spacing w:before="60"/>
              <w:rPr>
                <w:rFonts w:ascii="Arial" w:hAnsi="Arial" w:cs="Arial"/>
                <w:sz w:val="16"/>
              </w:rPr>
            </w:pPr>
            <w:r>
              <w:rPr>
                <w:rFonts w:ascii="Arial" w:hAnsi="Arial" w:cs="Arial"/>
                <w:sz w:val="16"/>
              </w:rPr>
              <w:t>0.02</w:t>
            </w:r>
          </w:p>
        </w:tc>
      </w:tr>
      <w:tr w:rsidR="00EE288B" w:rsidTr="00EE288B">
        <w:tc>
          <w:tcPr>
            <w:tcW w:w="3618" w:type="dxa"/>
            <w:tcBorders>
              <w:top w:val="single" w:sz="6" w:space="0" w:color="auto"/>
              <w:left w:val="single" w:sz="6" w:space="0" w:color="auto"/>
              <w:bottom w:val="single" w:sz="6" w:space="0" w:color="auto"/>
              <w:right w:val="single" w:sz="6" w:space="0" w:color="auto"/>
            </w:tcBorders>
          </w:tcPr>
          <w:p w:rsidR="00EE288B" w:rsidRPr="00EE288B" w:rsidRDefault="00EE288B" w:rsidP="00F957FA">
            <w:pPr>
              <w:spacing w:before="60"/>
              <w:rPr>
                <w:rFonts w:ascii="Arial" w:hAnsi="Arial" w:cs="Arial"/>
                <w:sz w:val="16"/>
              </w:rPr>
            </w:pPr>
            <w:r w:rsidRPr="00EE288B">
              <w:rPr>
                <w:rFonts w:ascii="Arial" w:hAnsi="Arial" w:cs="Arial"/>
                <w:sz w:val="16"/>
              </w:rPr>
              <w:t>D_MAXAMPLITUDE_VOLTS_F32</w:t>
            </w:r>
          </w:p>
        </w:tc>
        <w:tc>
          <w:tcPr>
            <w:tcW w:w="1950" w:type="dxa"/>
            <w:tcBorders>
              <w:top w:val="single" w:sz="6" w:space="0" w:color="auto"/>
              <w:left w:val="single" w:sz="6" w:space="0" w:color="auto"/>
              <w:bottom w:val="single" w:sz="6" w:space="0" w:color="auto"/>
              <w:right w:val="single" w:sz="6" w:space="0" w:color="auto"/>
            </w:tcBorders>
          </w:tcPr>
          <w:p w:rsidR="00EE288B" w:rsidRDefault="00EE288B"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EE288B" w:rsidRDefault="00EE288B" w:rsidP="00F957FA">
            <w:pPr>
              <w:spacing w:before="60"/>
              <w:rPr>
                <w:rFonts w:ascii="Arial" w:hAnsi="Arial" w:cs="Arial"/>
                <w:sz w:val="16"/>
              </w:rPr>
            </w:pPr>
            <w:r>
              <w:rPr>
                <w:rFonts w:ascii="Arial" w:hAnsi="Arial" w:cs="Arial"/>
                <w:sz w:val="16"/>
              </w:rPr>
              <w:t>Volts</w:t>
            </w:r>
          </w:p>
        </w:tc>
        <w:tc>
          <w:tcPr>
            <w:tcW w:w="1680" w:type="dxa"/>
            <w:tcBorders>
              <w:top w:val="single" w:sz="6" w:space="0" w:color="auto"/>
              <w:left w:val="single" w:sz="6" w:space="0" w:color="auto"/>
              <w:bottom w:val="single" w:sz="6" w:space="0" w:color="auto"/>
              <w:right w:val="single" w:sz="6" w:space="0" w:color="auto"/>
            </w:tcBorders>
          </w:tcPr>
          <w:p w:rsidR="00EE288B" w:rsidRDefault="001B2C3B" w:rsidP="00F957FA">
            <w:pPr>
              <w:spacing w:before="60"/>
              <w:rPr>
                <w:rFonts w:ascii="Arial" w:hAnsi="Arial" w:cs="Arial"/>
                <w:sz w:val="16"/>
              </w:rPr>
            </w:pPr>
            <w:ins w:id="240" w:author="rz3h1n" w:date="2013-06-13T15:37:00Z">
              <w:r>
                <w:rPr>
                  <w:rFonts w:ascii="Arial" w:hAnsi="Arial" w:cs="Arial"/>
                  <w:sz w:val="16"/>
                </w:rPr>
                <w:t>2</w:t>
              </w:r>
            </w:ins>
            <w:del w:id="241" w:author="rz3h1n" w:date="2013-06-13T15:37:00Z">
              <w:r w:rsidR="00EE288B" w:rsidDel="001B2C3B">
                <w:rPr>
                  <w:rFonts w:ascii="Arial" w:hAnsi="Arial" w:cs="Arial"/>
                  <w:sz w:val="16"/>
                </w:rPr>
                <w:delText>1</w:delText>
              </w:r>
            </w:del>
            <w:r w:rsidR="00EE288B">
              <w:rPr>
                <w:rFonts w:ascii="Arial" w:hAnsi="Arial" w:cs="Arial"/>
                <w:sz w:val="16"/>
              </w:rPr>
              <w:t>.5</w:t>
            </w:r>
          </w:p>
        </w:tc>
      </w:tr>
      <w:tr w:rsidR="00EE288B" w:rsidTr="00EE288B">
        <w:tc>
          <w:tcPr>
            <w:tcW w:w="3618" w:type="dxa"/>
            <w:tcBorders>
              <w:top w:val="single" w:sz="6" w:space="0" w:color="auto"/>
              <w:left w:val="single" w:sz="6" w:space="0" w:color="auto"/>
              <w:bottom w:val="single" w:sz="6" w:space="0" w:color="auto"/>
              <w:right w:val="single" w:sz="6" w:space="0" w:color="auto"/>
            </w:tcBorders>
          </w:tcPr>
          <w:p w:rsidR="00EE288B" w:rsidRPr="00EE288B" w:rsidRDefault="00EE288B" w:rsidP="00F957FA">
            <w:pPr>
              <w:spacing w:before="60"/>
              <w:rPr>
                <w:rFonts w:ascii="Arial" w:hAnsi="Arial" w:cs="Arial"/>
                <w:sz w:val="16"/>
              </w:rPr>
            </w:pPr>
            <w:r w:rsidRPr="00EE288B">
              <w:rPr>
                <w:rFonts w:ascii="Arial" w:hAnsi="Arial" w:cs="Arial"/>
                <w:sz w:val="16"/>
              </w:rPr>
              <w:t>D_MINAMPLITUDE_VOLTS_F32</w:t>
            </w:r>
          </w:p>
        </w:tc>
        <w:tc>
          <w:tcPr>
            <w:tcW w:w="1950" w:type="dxa"/>
            <w:tcBorders>
              <w:top w:val="single" w:sz="6" w:space="0" w:color="auto"/>
              <w:left w:val="single" w:sz="6" w:space="0" w:color="auto"/>
              <w:bottom w:val="single" w:sz="6" w:space="0" w:color="auto"/>
              <w:right w:val="single" w:sz="6" w:space="0" w:color="auto"/>
            </w:tcBorders>
          </w:tcPr>
          <w:p w:rsidR="00EE288B" w:rsidRDefault="00EE288B"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EE288B" w:rsidRDefault="00EE288B" w:rsidP="00F957FA">
            <w:pPr>
              <w:spacing w:before="60"/>
              <w:rPr>
                <w:rFonts w:ascii="Arial" w:hAnsi="Arial" w:cs="Arial"/>
                <w:sz w:val="16"/>
              </w:rPr>
            </w:pPr>
            <w:r>
              <w:rPr>
                <w:rFonts w:ascii="Arial" w:hAnsi="Arial" w:cs="Arial"/>
                <w:sz w:val="16"/>
              </w:rPr>
              <w:t>Volts</w:t>
            </w:r>
          </w:p>
        </w:tc>
        <w:tc>
          <w:tcPr>
            <w:tcW w:w="1680" w:type="dxa"/>
            <w:tcBorders>
              <w:top w:val="single" w:sz="6" w:space="0" w:color="auto"/>
              <w:left w:val="single" w:sz="6" w:space="0" w:color="auto"/>
              <w:bottom w:val="single" w:sz="6" w:space="0" w:color="auto"/>
              <w:right w:val="single" w:sz="6" w:space="0" w:color="auto"/>
            </w:tcBorders>
          </w:tcPr>
          <w:p w:rsidR="00EE288B" w:rsidRDefault="00EE288B" w:rsidP="00F957FA">
            <w:pPr>
              <w:spacing w:before="60"/>
              <w:rPr>
                <w:rFonts w:ascii="Arial" w:hAnsi="Arial" w:cs="Arial"/>
                <w:sz w:val="16"/>
              </w:rPr>
            </w:pPr>
            <w:r>
              <w:rPr>
                <w:rFonts w:ascii="Arial" w:hAnsi="Arial" w:cs="Arial"/>
                <w:sz w:val="16"/>
              </w:rPr>
              <w:t>0.25</w:t>
            </w:r>
          </w:p>
        </w:tc>
      </w:tr>
      <w:tr w:rsidR="00EE288B" w:rsidTr="00EE288B">
        <w:tc>
          <w:tcPr>
            <w:tcW w:w="3618" w:type="dxa"/>
            <w:tcBorders>
              <w:top w:val="single" w:sz="6" w:space="0" w:color="auto"/>
              <w:left w:val="single" w:sz="6" w:space="0" w:color="auto"/>
              <w:bottom w:val="single" w:sz="6" w:space="0" w:color="auto"/>
              <w:right w:val="single" w:sz="6" w:space="0" w:color="auto"/>
            </w:tcBorders>
          </w:tcPr>
          <w:p w:rsidR="00EE288B" w:rsidRPr="00EE288B" w:rsidRDefault="00EE288B" w:rsidP="00F957FA">
            <w:pPr>
              <w:spacing w:before="60"/>
              <w:rPr>
                <w:rFonts w:ascii="Arial" w:hAnsi="Arial" w:cs="Arial"/>
                <w:sz w:val="16"/>
              </w:rPr>
            </w:pPr>
            <w:r w:rsidRPr="00EE288B">
              <w:rPr>
                <w:rFonts w:ascii="Arial" w:hAnsi="Arial" w:cs="Arial"/>
                <w:sz w:val="16"/>
              </w:rPr>
              <w:t>D_HALF_ULS_F32</w:t>
            </w:r>
          </w:p>
        </w:tc>
        <w:tc>
          <w:tcPr>
            <w:tcW w:w="1950" w:type="dxa"/>
            <w:tcBorders>
              <w:top w:val="single" w:sz="6" w:space="0" w:color="auto"/>
              <w:left w:val="single" w:sz="6" w:space="0" w:color="auto"/>
              <w:bottom w:val="single" w:sz="6" w:space="0" w:color="auto"/>
              <w:right w:val="single" w:sz="6" w:space="0" w:color="auto"/>
            </w:tcBorders>
          </w:tcPr>
          <w:p w:rsidR="00EE288B" w:rsidRDefault="00EE288B"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EE288B" w:rsidRDefault="00EE288B" w:rsidP="00F957FA">
            <w:pPr>
              <w:spacing w:before="60"/>
              <w:rPr>
                <w:rFonts w:ascii="Arial" w:hAnsi="Arial" w:cs="Arial"/>
                <w:sz w:val="16"/>
              </w:rPr>
            </w:pPr>
            <w:proofErr w:type="spellStart"/>
            <w:r>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tcPr>
          <w:p w:rsidR="00EE288B" w:rsidRDefault="00EE288B" w:rsidP="00F957FA">
            <w:pPr>
              <w:spacing w:before="60"/>
              <w:rPr>
                <w:rFonts w:ascii="Arial" w:hAnsi="Arial" w:cs="Arial"/>
                <w:sz w:val="16"/>
              </w:rPr>
            </w:pPr>
            <w:r>
              <w:rPr>
                <w:rFonts w:ascii="Arial" w:hAnsi="Arial" w:cs="Arial"/>
                <w:sz w:val="16"/>
              </w:rPr>
              <w:t>0.5</w:t>
            </w:r>
          </w:p>
        </w:tc>
      </w:tr>
      <w:tr w:rsidR="00EE288B" w:rsidTr="00EE288B">
        <w:tc>
          <w:tcPr>
            <w:tcW w:w="3618" w:type="dxa"/>
            <w:tcBorders>
              <w:top w:val="single" w:sz="6" w:space="0" w:color="auto"/>
              <w:left w:val="single" w:sz="6" w:space="0" w:color="auto"/>
              <w:bottom w:val="single" w:sz="6" w:space="0" w:color="auto"/>
              <w:right w:val="single" w:sz="6" w:space="0" w:color="auto"/>
            </w:tcBorders>
          </w:tcPr>
          <w:p w:rsidR="00EE288B" w:rsidRPr="00EE288B" w:rsidRDefault="00EE288B" w:rsidP="00F957FA">
            <w:pPr>
              <w:spacing w:before="60"/>
              <w:rPr>
                <w:rFonts w:ascii="Arial" w:hAnsi="Arial" w:cs="Arial"/>
                <w:sz w:val="16"/>
              </w:rPr>
            </w:pPr>
            <w:r w:rsidRPr="00EE288B">
              <w:rPr>
                <w:rFonts w:ascii="Arial" w:hAnsi="Arial" w:cs="Arial"/>
                <w:sz w:val="16"/>
              </w:rPr>
              <w:t>D_TWO_ULS_F32</w:t>
            </w:r>
          </w:p>
        </w:tc>
        <w:tc>
          <w:tcPr>
            <w:tcW w:w="1950" w:type="dxa"/>
            <w:tcBorders>
              <w:top w:val="single" w:sz="6" w:space="0" w:color="auto"/>
              <w:left w:val="single" w:sz="6" w:space="0" w:color="auto"/>
              <w:bottom w:val="single" w:sz="6" w:space="0" w:color="auto"/>
              <w:right w:val="single" w:sz="6" w:space="0" w:color="auto"/>
            </w:tcBorders>
          </w:tcPr>
          <w:p w:rsidR="00EE288B" w:rsidRDefault="00EE288B" w:rsidP="003651FB">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EE288B" w:rsidRDefault="00EE288B" w:rsidP="003651FB">
            <w:pPr>
              <w:spacing w:before="60"/>
              <w:rPr>
                <w:rFonts w:ascii="Arial" w:hAnsi="Arial" w:cs="Arial"/>
                <w:sz w:val="16"/>
              </w:rPr>
            </w:pPr>
            <w:proofErr w:type="spellStart"/>
            <w:r>
              <w:rPr>
                <w:rFonts w:ascii="Arial" w:hAnsi="Arial" w:cs="Arial"/>
                <w:sz w:val="16"/>
              </w:rPr>
              <w:t>Unitless</w:t>
            </w:r>
            <w:proofErr w:type="spellEnd"/>
          </w:p>
        </w:tc>
        <w:tc>
          <w:tcPr>
            <w:tcW w:w="1680" w:type="dxa"/>
            <w:tcBorders>
              <w:top w:val="single" w:sz="6" w:space="0" w:color="auto"/>
              <w:left w:val="single" w:sz="6" w:space="0" w:color="auto"/>
              <w:bottom w:val="single" w:sz="6" w:space="0" w:color="auto"/>
              <w:right w:val="single" w:sz="6" w:space="0" w:color="auto"/>
            </w:tcBorders>
          </w:tcPr>
          <w:p w:rsidR="00EE288B" w:rsidRDefault="00EE288B" w:rsidP="00F957FA">
            <w:pPr>
              <w:spacing w:before="60"/>
              <w:rPr>
                <w:rFonts w:ascii="Arial" w:hAnsi="Arial" w:cs="Arial"/>
                <w:sz w:val="16"/>
              </w:rPr>
            </w:pPr>
            <w:r>
              <w:rPr>
                <w:rFonts w:ascii="Arial" w:hAnsi="Arial" w:cs="Arial"/>
                <w:sz w:val="16"/>
              </w:rPr>
              <w:t>2</w:t>
            </w:r>
          </w:p>
        </w:tc>
      </w:tr>
      <w:tr w:rsidR="00DE4889" w:rsidTr="00EE288B">
        <w:tc>
          <w:tcPr>
            <w:tcW w:w="3618" w:type="dxa"/>
            <w:tcBorders>
              <w:top w:val="single" w:sz="6" w:space="0" w:color="auto"/>
              <w:left w:val="single" w:sz="6" w:space="0" w:color="auto"/>
              <w:bottom w:val="single" w:sz="6" w:space="0" w:color="auto"/>
              <w:right w:val="single" w:sz="6" w:space="0" w:color="auto"/>
            </w:tcBorders>
          </w:tcPr>
          <w:p w:rsidR="00DE4889" w:rsidRDefault="00EE288B" w:rsidP="00F957FA">
            <w:pPr>
              <w:spacing w:before="60"/>
              <w:rPr>
                <w:rFonts w:ascii="Arial" w:hAnsi="Arial" w:cs="Arial"/>
                <w:sz w:val="16"/>
              </w:rPr>
            </w:pPr>
            <w:r w:rsidRPr="00EE288B">
              <w:rPr>
                <w:rFonts w:ascii="Arial" w:hAnsi="Arial" w:cs="Arial"/>
                <w:sz w:val="16"/>
              </w:rPr>
              <w:t>D_WORDMASK_CNT_U16</w:t>
            </w:r>
          </w:p>
        </w:tc>
        <w:tc>
          <w:tcPr>
            <w:tcW w:w="1950" w:type="dxa"/>
            <w:tcBorders>
              <w:top w:val="single" w:sz="6" w:space="0" w:color="auto"/>
              <w:left w:val="single" w:sz="6" w:space="0" w:color="auto"/>
              <w:bottom w:val="single" w:sz="6" w:space="0" w:color="auto"/>
              <w:right w:val="single" w:sz="6" w:space="0" w:color="auto"/>
            </w:tcBorders>
          </w:tcPr>
          <w:p w:rsidR="00DE4889" w:rsidRDefault="00EE288B"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E4889" w:rsidRDefault="00EE288B"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E4889" w:rsidRDefault="00EE288B" w:rsidP="00F957FA">
            <w:pPr>
              <w:spacing w:before="60"/>
              <w:rPr>
                <w:rFonts w:ascii="Arial" w:hAnsi="Arial" w:cs="Arial"/>
                <w:sz w:val="16"/>
              </w:rPr>
            </w:pPr>
            <w:r>
              <w:rPr>
                <w:rFonts w:ascii="Arial" w:hAnsi="Arial" w:cs="Arial"/>
                <w:sz w:val="16"/>
              </w:rPr>
              <w:t>0xFFFF</w:t>
            </w:r>
          </w:p>
        </w:tc>
      </w:tr>
    </w:tbl>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608"/>
      </w:tblGrid>
      <w:tr w:rsidR="004A781C" w:rsidTr="00EE288B">
        <w:trPr>
          <w:jc w:val="center"/>
        </w:trPr>
        <w:tc>
          <w:tcPr>
            <w:tcW w:w="4608" w:type="dxa"/>
            <w:tcBorders>
              <w:top w:val="single" w:sz="6" w:space="0" w:color="auto"/>
              <w:left w:val="single" w:sz="6" w:space="0" w:color="auto"/>
              <w:bottom w:val="single" w:sz="4"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rsidTr="00EE288B">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EE288B">
            <w:pPr>
              <w:spacing w:before="60"/>
              <w:rPr>
                <w:rFonts w:ascii="Arial" w:hAnsi="Arial" w:cs="Arial"/>
                <w:sz w:val="16"/>
              </w:rPr>
            </w:pPr>
            <w:r w:rsidRPr="00EE288B">
              <w:rPr>
                <w:rFonts w:ascii="Arial" w:hAnsi="Arial" w:cs="Arial"/>
                <w:sz w:val="16"/>
              </w:rPr>
              <w:t>D_ZERO_ULS_F32</w:t>
            </w:r>
          </w:p>
        </w:tc>
      </w:tr>
      <w:tr w:rsidR="004A781C" w:rsidTr="00EE288B">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EE288B">
            <w:pPr>
              <w:spacing w:before="60"/>
              <w:rPr>
                <w:rFonts w:ascii="Arial" w:hAnsi="Arial" w:cs="Arial"/>
                <w:sz w:val="16"/>
              </w:rPr>
            </w:pPr>
            <w:r w:rsidRPr="00EE288B">
              <w:rPr>
                <w:rFonts w:ascii="Arial" w:hAnsi="Arial" w:cs="Arial"/>
                <w:sz w:val="16"/>
              </w:rPr>
              <w:t>D_ONE_ULS_F32</w:t>
            </w:r>
          </w:p>
        </w:tc>
      </w:tr>
      <w:tr w:rsidR="00EE288B" w:rsidTr="00EE288B">
        <w:trPr>
          <w:jc w:val="center"/>
        </w:trPr>
        <w:tc>
          <w:tcPr>
            <w:tcW w:w="4608" w:type="dxa"/>
            <w:tcBorders>
              <w:top w:val="single" w:sz="4" w:space="0" w:color="auto"/>
              <w:left w:val="single" w:sz="4" w:space="0" w:color="auto"/>
              <w:bottom w:val="single" w:sz="4" w:space="0" w:color="auto"/>
              <w:right w:val="single" w:sz="4" w:space="0" w:color="auto"/>
            </w:tcBorders>
          </w:tcPr>
          <w:p w:rsidR="00EE288B" w:rsidRPr="00EE288B" w:rsidRDefault="00EE288B">
            <w:pPr>
              <w:spacing w:before="60"/>
              <w:rPr>
                <w:rFonts w:ascii="Arial" w:hAnsi="Arial" w:cs="Arial"/>
                <w:sz w:val="16"/>
              </w:rPr>
            </w:pPr>
            <w:r w:rsidRPr="00EE288B">
              <w:rPr>
                <w:rFonts w:ascii="Arial" w:hAnsi="Arial" w:cs="Arial"/>
                <w:sz w:val="16"/>
              </w:rPr>
              <w:t>D_2PI_ULS_F32</w:t>
            </w:r>
          </w:p>
        </w:tc>
      </w:tr>
      <w:tr w:rsidR="00EE288B" w:rsidTr="00EE288B">
        <w:trPr>
          <w:jc w:val="center"/>
        </w:trPr>
        <w:tc>
          <w:tcPr>
            <w:tcW w:w="4608" w:type="dxa"/>
            <w:tcBorders>
              <w:top w:val="single" w:sz="4" w:space="0" w:color="auto"/>
              <w:left w:val="single" w:sz="4" w:space="0" w:color="auto"/>
              <w:bottom w:val="single" w:sz="4" w:space="0" w:color="auto"/>
              <w:right w:val="single" w:sz="4" w:space="0" w:color="auto"/>
            </w:tcBorders>
          </w:tcPr>
          <w:p w:rsidR="00EE288B" w:rsidRPr="00EE288B" w:rsidRDefault="00EE288B">
            <w:pPr>
              <w:spacing w:before="60"/>
              <w:rPr>
                <w:rFonts w:ascii="Arial" w:hAnsi="Arial" w:cs="Arial"/>
                <w:sz w:val="16"/>
              </w:rPr>
            </w:pPr>
            <w:r w:rsidRPr="00EE288B">
              <w:rPr>
                <w:rFonts w:ascii="Arial" w:hAnsi="Arial" w:cs="Arial"/>
                <w:sz w:val="16"/>
              </w:rPr>
              <w:t>D_ZERO_CNT_U16</w:t>
            </w:r>
          </w:p>
        </w:tc>
      </w:tr>
    </w:tbl>
    <w:p w:rsidR="004A781C" w:rsidRDefault="004A781C"/>
    <w:p w:rsidR="004A781C" w:rsidRDefault="004A781C">
      <w:pPr>
        <w:pStyle w:val="Heading3"/>
      </w:pPr>
      <w:r>
        <w:t>Module specific Lookup Tables Constants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3651FB"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3651FB" w:rsidP="008B3E94">
      <w:pPr>
        <w:numPr>
          <w:ilvl w:val="0"/>
          <w:numId w:val="5"/>
        </w:numPr>
        <w:spacing w:after="0"/>
      </w:pPr>
      <w:proofErr w:type="spellStart"/>
      <w:r w:rsidRPr="003651FB">
        <w:t>FPM_FixedToFloat_m</w:t>
      </w:r>
      <w:proofErr w:type="spellEnd"/>
    </w:p>
    <w:p w:rsidR="003651FB" w:rsidRDefault="003651FB" w:rsidP="008B3E94">
      <w:pPr>
        <w:numPr>
          <w:ilvl w:val="0"/>
          <w:numId w:val="5"/>
        </w:numPr>
        <w:spacing w:after="0"/>
      </w:pPr>
      <w:proofErr w:type="spellStart"/>
      <w:r w:rsidRPr="003651FB">
        <w:t>FPM_</w:t>
      </w:r>
      <w:r>
        <w:t>FloatToFixed</w:t>
      </w:r>
      <w:r w:rsidRPr="003651FB">
        <w:t>_m</w:t>
      </w:r>
      <w:proofErr w:type="spellEnd"/>
    </w:p>
    <w:p w:rsidR="005E79DB" w:rsidRDefault="005E79DB" w:rsidP="008B3E94">
      <w:pPr>
        <w:numPr>
          <w:ilvl w:val="0"/>
          <w:numId w:val="5"/>
        </w:numPr>
        <w:spacing w:after="0"/>
      </w:pPr>
      <w:r w:rsidRPr="005E79DB">
        <w:t>Abs_f32_m</w:t>
      </w:r>
    </w:p>
    <w:p w:rsidR="005E79DB" w:rsidRDefault="005E79DB" w:rsidP="008B3E94">
      <w:pPr>
        <w:numPr>
          <w:ilvl w:val="0"/>
          <w:numId w:val="5"/>
        </w:numPr>
        <w:spacing w:after="0"/>
      </w:pPr>
      <w:proofErr w:type="spellStart"/>
      <w:r w:rsidRPr="005E79DB">
        <w:t>sinf</w:t>
      </w:r>
      <w:proofErr w:type="spellEnd"/>
    </w:p>
    <w:p w:rsidR="005E79DB" w:rsidRDefault="005E79DB" w:rsidP="008B3E94">
      <w:pPr>
        <w:numPr>
          <w:ilvl w:val="0"/>
          <w:numId w:val="5"/>
        </w:numPr>
        <w:spacing w:after="0"/>
      </w:pPr>
      <w:proofErr w:type="spellStart"/>
      <w:r w:rsidRPr="005E79DB">
        <w:t>cosf</w:t>
      </w:r>
      <w:proofErr w:type="spellEnd"/>
    </w:p>
    <w:p w:rsidR="005E79DB" w:rsidRDefault="005E79DB" w:rsidP="008B3E94">
      <w:pPr>
        <w:numPr>
          <w:ilvl w:val="0"/>
          <w:numId w:val="5"/>
        </w:numPr>
        <w:spacing w:after="0"/>
      </w:pPr>
      <w:proofErr w:type="spellStart"/>
      <w:r w:rsidRPr="005E79DB">
        <w:t>DiagPStep_m</w:t>
      </w:r>
      <w:proofErr w:type="spellEnd"/>
    </w:p>
    <w:p w:rsidR="005E79DB" w:rsidRDefault="005E79DB" w:rsidP="008B3E94">
      <w:pPr>
        <w:numPr>
          <w:ilvl w:val="0"/>
          <w:numId w:val="5"/>
        </w:numPr>
        <w:spacing w:after="0"/>
      </w:pPr>
      <w:proofErr w:type="spellStart"/>
      <w:r w:rsidRPr="005E79DB">
        <w:t>DiagNStep_m</w:t>
      </w:r>
      <w:proofErr w:type="spellEnd"/>
    </w:p>
    <w:p w:rsidR="005E79DB" w:rsidRDefault="005E79DB" w:rsidP="008B3E94">
      <w:pPr>
        <w:numPr>
          <w:ilvl w:val="0"/>
          <w:numId w:val="5"/>
        </w:numPr>
        <w:spacing w:after="0"/>
      </w:pPr>
      <w:proofErr w:type="spellStart"/>
      <w:r w:rsidRPr="005E79DB">
        <w:t>DiagFailed_m</w:t>
      </w:r>
      <w:proofErr w:type="spellEnd"/>
    </w:p>
    <w:p w:rsidR="005E79DB" w:rsidRDefault="005E79DB" w:rsidP="008B3E94">
      <w:pPr>
        <w:numPr>
          <w:ilvl w:val="0"/>
          <w:numId w:val="5"/>
        </w:numPr>
        <w:spacing w:after="0"/>
      </w:pPr>
      <w:r w:rsidRPr="005E79DB">
        <w:t>LPF_SvUpdate_s16InFixKTrunc_m</w:t>
      </w:r>
    </w:p>
    <w:p w:rsidR="005E79DB" w:rsidRDefault="005E79DB" w:rsidP="008B3E94">
      <w:pPr>
        <w:numPr>
          <w:ilvl w:val="0"/>
          <w:numId w:val="5"/>
        </w:numPr>
        <w:spacing w:after="0"/>
      </w:pPr>
      <w:proofErr w:type="spellStart"/>
      <w:r w:rsidRPr="005E79DB">
        <w:t>Limit_m</w:t>
      </w:r>
      <w:proofErr w:type="spellEnd"/>
    </w:p>
    <w:p w:rsidR="008B3E94" w:rsidRDefault="008B3E94" w:rsidP="008B3E94">
      <w:pPr>
        <w:spacing w:after="0"/>
        <w:ind w:left="720"/>
      </w:pPr>
    </w:p>
    <w:p w:rsidR="008B3E94" w:rsidRDefault="008B3E94" w:rsidP="008B3E94">
      <w:pPr>
        <w:pStyle w:val="Heading2"/>
      </w:pPr>
      <w:r>
        <w:t>Data Hiding Functions</w:t>
      </w:r>
    </w:p>
    <w:p w:rsidR="00DC7E08" w:rsidRDefault="005E79DB" w:rsidP="00DC7E08">
      <w:pPr>
        <w:numPr>
          <w:ilvl w:val="0"/>
          <w:numId w:val="10"/>
        </w:numPr>
        <w:spacing w:after="0"/>
      </w:pPr>
      <w:proofErr w:type="spellStart"/>
      <w:r w:rsidRPr="005E79DB">
        <w:t>Rte_Pim_MtrPosSnsr_EOLData</w:t>
      </w:r>
      <w:proofErr w:type="spellEnd"/>
    </w:p>
    <w:p w:rsidR="005E79DB" w:rsidRDefault="005E79DB" w:rsidP="00DC7E08">
      <w:pPr>
        <w:numPr>
          <w:ilvl w:val="0"/>
          <w:numId w:val="10"/>
        </w:numPr>
        <w:spacing w:after="0"/>
      </w:pPr>
      <w:proofErr w:type="spellStart"/>
      <w:r w:rsidRPr="005E79DB">
        <w:t>Rte_Call_NxtrDiagMgr_GetNTCFailed</w:t>
      </w:r>
      <w:proofErr w:type="spellEnd"/>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8F6DBB" w:rsidRDefault="008F6DBB" w:rsidP="003651FB">
      <w:pPr>
        <w:spacing w:after="0"/>
      </w:pPr>
    </w:p>
    <w:p w:rsidR="003651FB" w:rsidRDefault="003651FB" w:rsidP="003651FB">
      <w:pPr>
        <w:spacing w:after="0"/>
      </w:pPr>
      <w:r>
        <w:t>None</w:t>
      </w:r>
    </w:p>
    <w:p w:rsidR="003651FB" w:rsidRDefault="003651FB" w:rsidP="003651FB">
      <w:pPr>
        <w:spacing w:after="0"/>
      </w:pPr>
    </w:p>
    <w:p w:rsidR="003651FB" w:rsidRDefault="003651FB">
      <w:pPr>
        <w:spacing w:after="0"/>
        <w:rPr>
          <w:rFonts w:ascii="Arial" w:hAnsi="Arial"/>
          <w:b/>
          <w:sz w:val="24"/>
        </w:rPr>
      </w:pPr>
      <w:r>
        <w:br w:type="page"/>
      </w:r>
    </w:p>
    <w:p w:rsidR="008B3E94" w:rsidRDefault="008B3E94" w:rsidP="008B3E94">
      <w:pPr>
        <w:pStyle w:val="Heading2"/>
      </w:pPr>
      <w:r>
        <w:lastRenderedPageBreak/>
        <w:t>Local Functions/Macros Used by this MDD only</w:t>
      </w:r>
    </w:p>
    <w:p w:rsidR="003651FB" w:rsidRDefault="003651FB" w:rsidP="003651FB">
      <w:pPr>
        <w:pStyle w:val="Heading3"/>
      </w:pPr>
      <w:r>
        <w:t>Offset Initialization</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2"/>
        <w:gridCol w:w="3699"/>
        <w:gridCol w:w="1100"/>
        <w:gridCol w:w="839"/>
        <w:gridCol w:w="750"/>
        <w:gridCol w:w="598"/>
      </w:tblGrid>
      <w:tr w:rsidR="003651FB" w:rsidTr="00405C49">
        <w:tc>
          <w:tcPr>
            <w:tcW w:w="1952" w:type="dxa"/>
          </w:tcPr>
          <w:p w:rsidR="003651FB" w:rsidRDefault="003651FB" w:rsidP="003651FB">
            <w:pPr>
              <w:spacing w:before="60"/>
              <w:rPr>
                <w:rFonts w:ascii="Arial" w:hAnsi="Arial" w:cs="Arial"/>
                <w:b/>
                <w:bCs/>
                <w:sz w:val="16"/>
              </w:rPr>
            </w:pPr>
            <w:r>
              <w:rPr>
                <w:rFonts w:ascii="Arial" w:hAnsi="Arial" w:cs="Arial"/>
                <w:b/>
                <w:bCs/>
                <w:sz w:val="16"/>
              </w:rPr>
              <w:t>Function Name</w:t>
            </w:r>
          </w:p>
        </w:tc>
        <w:tc>
          <w:tcPr>
            <w:tcW w:w="3699" w:type="dxa"/>
          </w:tcPr>
          <w:p w:rsidR="003651FB" w:rsidRDefault="003651FB" w:rsidP="003651FB">
            <w:pPr>
              <w:spacing w:before="60"/>
              <w:rPr>
                <w:rFonts w:ascii="Arial" w:hAnsi="Arial" w:cs="Arial"/>
                <w:sz w:val="16"/>
              </w:rPr>
            </w:pPr>
            <w:proofErr w:type="spellStart"/>
            <w:r w:rsidRPr="003651FB">
              <w:rPr>
                <w:rFonts w:ascii="Arial" w:hAnsi="Arial" w:cs="Arial"/>
                <w:sz w:val="16"/>
              </w:rPr>
              <w:t>OffsetInit</w:t>
            </w:r>
            <w:proofErr w:type="spellEnd"/>
          </w:p>
        </w:tc>
        <w:tc>
          <w:tcPr>
            <w:tcW w:w="1100" w:type="dxa"/>
            <w:shd w:val="pct30" w:color="FFFF00" w:fill="auto"/>
          </w:tcPr>
          <w:p w:rsidR="003651FB" w:rsidRDefault="003651FB" w:rsidP="003651FB">
            <w:pPr>
              <w:spacing w:before="60"/>
              <w:jc w:val="center"/>
              <w:rPr>
                <w:rFonts w:ascii="Arial" w:hAnsi="Arial" w:cs="Arial"/>
                <w:sz w:val="16"/>
              </w:rPr>
            </w:pPr>
            <w:r>
              <w:rPr>
                <w:rFonts w:ascii="Arial" w:hAnsi="Arial" w:cs="Arial"/>
                <w:sz w:val="16"/>
              </w:rPr>
              <w:t>Type</w:t>
            </w:r>
          </w:p>
        </w:tc>
        <w:tc>
          <w:tcPr>
            <w:tcW w:w="839" w:type="dxa"/>
            <w:shd w:val="pct30" w:color="FFFF00" w:fill="auto"/>
          </w:tcPr>
          <w:p w:rsidR="003651FB" w:rsidRDefault="003651FB" w:rsidP="003651FB">
            <w:pPr>
              <w:spacing w:before="60"/>
              <w:jc w:val="center"/>
              <w:rPr>
                <w:rFonts w:ascii="Arial" w:hAnsi="Arial" w:cs="Arial"/>
                <w:sz w:val="16"/>
              </w:rPr>
            </w:pPr>
            <w:r>
              <w:rPr>
                <w:rFonts w:ascii="Arial" w:hAnsi="Arial" w:cs="Arial"/>
                <w:sz w:val="16"/>
              </w:rPr>
              <w:t>Min</w:t>
            </w:r>
          </w:p>
        </w:tc>
        <w:tc>
          <w:tcPr>
            <w:tcW w:w="750" w:type="dxa"/>
            <w:shd w:val="pct30" w:color="FFFF00" w:fill="auto"/>
          </w:tcPr>
          <w:p w:rsidR="003651FB" w:rsidRDefault="003651FB" w:rsidP="003651FB">
            <w:pPr>
              <w:spacing w:before="60"/>
              <w:jc w:val="center"/>
              <w:rPr>
                <w:rFonts w:ascii="Arial" w:hAnsi="Arial" w:cs="Arial"/>
                <w:sz w:val="16"/>
              </w:rPr>
            </w:pPr>
            <w:r>
              <w:rPr>
                <w:rFonts w:ascii="Arial" w:hAnsi="Arial" w:cs="Arial"/>
                <w:sz w:val="16"/>
              </w:rPr>
              <w:t>Max</w:t>
            </w:r>
          </w:p>
        </w:tc>
        <w:tc>
          <w:tcPr>
            <w:tcW w:w="598" w:type="dxa"/>
            <w:tcBorders>
              <w:bottom w:val="single" w:sz="4" w:space="0" w:color="auto"/>
            </w:tcBorders>
            <w:shd w:val="pct30" w:color="FFFF00" w:fill="auto"/>
          </w:tcPr>
          <w:p w:rsidR="003651FB" w:rsidRDefault="003651FB" w:rsidP="003651FB">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651FB" w:rsidTr="00405C49">
        <w:tc>
          <w:tcPr>
            <w:tcW w:w="1952" w:type="dxa"/>
          </w:tcPr>
          <w:p w:rsidR="003651FB" w:rsidRDefault="003651FB" w:rsidP="003651FB">
            <w:pPr>
              <w:spacing w:before="60"/>
              <w:rPr>
                <w:rFonts w:ascii="Arial" w:hAnsi="Arial" w:cs="Arial"/>
                <w:b/>
                <w:bCs/>
                <w:sz w:val="16"/>
              </w:rPr>
            </w:pPr>
            <w:r>
              <w:rPr>
                <w:rFonts w:ascii="Arial" w:hAnsi="Arial" w:cs="Arial"/>
                <w:b/>
                <w:bCs/>
                <w:sz w:val="16"/>
              </w:rPr>
              <w:t xml:space="preserve">Arguments Passed </w:t>
            </w:r>
          </w:p>
        </w:tc>
        <w:tc>
          <w:tcPr>
            <w:tcW w:w="3699" w:type="dxa"/>
          </w:tcPr>
          <w:p w:rsidR="003651FB" w:rsidRDefault="003651FB" w:rsidP="003651FB">
            <w:pPr>
              <w:spacing w:before="60"/>
              <w:rPr>
                <w:rFonts w:ascii="Arial" w:hAnsi="Arial" w:cs="Arial"/>
                <w:sz w:val="16"/>
              </w:rPr>
            </w:pPr>
            <w:r w:rsidRPr="003651FB">
              <w:rPr>
                <w:rFonts w:ascii="Arial" w:hAnsi="Arial" w:cs="Arial"/>
                <w:sz w:val="16"/>
              </w:rPr>
              <w:t>EOLAmpRec_Uls_T_f32</w:t>
            </w:r>
          </w:p>
        </w:tc>
        <w:tc>
          <w:tcPr>
            <w:tcW w:w="1100" w:type="dxa"/>
          </w:tcPr>
          <w:p w:rsidR="003651FB" w:rsidRDefault="003651FB" w:rsidP="003651FB">
            <w:pPr>
              <w:spacing w:before="60"/>
              <w:rPr>
                <w:rFonts w:ascii="Arial" w:hAnsi="Arial" w:cs="Arial"/>
                <w:sz w:val="16"/>
              </w:rPr>
            </w:pPr>
            <w:r>
              <w:rPr>
                <w:rFonts w:ascii="Arial" w:hAnsi="Arial" w:cs="Arial"/>
                <w:sz w:val="16"/>
              </w:rPr>
              <w:t>float32</w:t>
            </w:r>
          </w:p>
        </w:tc>
        <w:tc>
          <w:tcPr>
            <w:tcW w:w="839" w:type="dxa"/>
          </w:tcPr>
          <w:p w:rsidR="003651FB" w:rsidRDefault="003651FB" w:rsidP="003651FB">
            <w:pPr>
              <w:spacing w:before="60"/>
              <w:rPr>
                <w:rFonts w:ascii="Arial" w:hAnsi="Arial" w:cs="Arial"/>
                <w:sz w:val="16"/>
              </w:rPr>
            </w:pPr>
            <w:del w:id="242" w:author="rz3h1n" w:date="2013-06-26T15:35:00Z">
              <w:r w:rsidDel="006A06DB">
                <w:rPr>
                  <w:rFonts w:ascii="Arial" w:hAnsi="Arial" w:cs="Arial"/>
                  <w:sz w:val="16"/>
                </w:rPr>
                <w:delText>0.69</w:delText>
              </w:r>
            </w:del>
            <w:ins w:id="243" w:author="rz3h1n" w:date="2013-06-26T15:35:00Z">
              <w:r w:rsidR="006A06DB">
                <w:rPr>
                  <w:rFonts w:ascii="Arial" w:hAnsi="Arial" w:cs="Arial"/>
                  <w:sz w:val="16"/>
                </w:rPr>
                <w:t>0.25</w:t>
              </w:r>
            </w:ins>
          </w:p>
        </w:tc>
        <w:tc>
          <w:tcPr>
            <w:tcW w:w="750" w:type="dxa"/>
          </w:tcPr>
          <w:p w:rsidR="003651FB" w:rsidRDefault="003651FB" w:rsidP="003651FB">
            <w:pPr>
              <w:spacing w:before="60"/>
              <w:rPr>
                <w:rFonts w:ascii="Arial" w:hAnsi="Arial" w:cs="Arial"/>
                <w:sz w:val="16"/>
              </w:rPr>
            </w:pPr>
            <w:del w:id="244" w:author="rz3h1n" w:date="2013-06-26T15:35:00Z">
              <w:r w:rsidDel="006A06DB">
                <w:rPr>
                  <w:rFonts w:ascii="Arial" w:hAnsi="Arial" w:cs="Arial"/>
                  <w:sz w:val="16"/>
                </w:rPr>
                <w:delText>1.25</w:delText>
              </w:r>
            </w:del>
            <w:ins w:id="245" w:author="rz3h1n" w:date="2013-06-26T15:35:00Z">
              <w:r w:rsidR="006A06DB">
                <w:rPr>
                  <w:rFonts w:ascii="Arial" w:hAnsi="Arial" w:cs="Arial"/>
                  <w:sz w:val="16"/>
                </w:rPr>
                <w:t>2.5</w:t>
              </w:r>
            </w:ins>
          </w:p>
        </w:tc>
        <w:tc>
          <w:tcPr>
            <w:tcW w:w="598" w:type="dxa"/>
            <w:shd w:val="pct15" w:color="auto" w:fill="auto"/>
          </w:tcPr>
          <w:p w:rsidR="003651FB" w:rsidRDefault="003651FB" w:rsidP="003651FB">
            <w:pPr>
              <w:spacing w:before="60"/>
              <w:rPr>
                <w:rFonts w:ascii="Arial" w:hAnsi="Arial" w:cs="Arial"/>
                <w:sz w:val="16"/>
              </w:rPr>
            </w:pPr>
          </w:p>
        </w:tc>
      </w:tr>
      <w:tr w:rsidR="003651FB" w:rsidTr="00405C49">
        <w:tc>
          <w:tcPr>
            <w:tcW w:w="1952" w:type="dxa"/>
          </w:tcPr>
          <w:p w:rsidR="003651FB" w:rsidRDefault="003651FB" w:rsidP="003651FB">
            <w:pPr>
              <w:spacing w:before="60"/>
              <w:rPr>
                <w:rFonts w:ascii="Arial" w:hAnsi="Arial" w:cs="Arial"/>
                <w:b/>
                <w:bCs/>
                <w:sz w:val="16"/>
              </w:rPr>
            </w:pPr>
          </w:p>
        </w:tc>
        <w:tc>
          <w:tcPr>
            <w:tcW w:w="3699" w:type="dxa"/>
          </w:tcPr>
          <w:p w:rsidR="003651FB" w:rsidRDefault="003651FB" w:rsidP="003651FB">
            <w:pPr>
              <w:spacing w:before="60"/>
              <w:rPr>
                <w:rFonts w:ascii="Arial" w:hAnsi="Arial" w:cs="Arial"/>
                <w:sz w:val="16"/>
              </w:rPr>
            </w:pPr>
            <w:r w:rsidRPr="003651FB">
              <w:rPr>
                <w:rFonts w:ascii="Arial" w:hAnsi="Arial" w:cs="Arial"/>
                <w:sz w:val="16"/>
              </w:rPr>
              <w:t>EOLOffset_Volts_T_f32</w:t>
            </w:r>
          </w:p>
        </w:tc>
        <w:tc>
          <w:tcPr>
            <w:tcW w:w="1100" w:type="dxa"/>
          </w:tcPr>
          <w:p w:rsidR="003651FB" w:rsidRDefault="003651FB" w:rsidP="003651FB">
            <w:pPr>
              <w:spacing w:before="60"/>
              <w:rPr>
                <w:rFonts w:ascii="Arial" w:hAnsi="Arial" w:cs="Arial"/>
                <w:sz w:val="16"/>
              </w:rPr>
            </w:pPr>
            <w:r>
              <w:rPr>
                <w:rFonts w:ascii="Arial" w:hAnsi="Arial" w:cs="Arial"/>
                <w:sz w:val="16"/>
              </w:rPr>
              <w:t>float32</w:t>
            </w:r>
          </w:p>
        </w:tc>
        <w:tc>
          <w:tcPr>
            <w:tcW w:w="839" w:type="dxa"/>
          </w:tcPr>
          <w:p w:rsidR="003651FB" w:rsidRDefault="006A06DB" w:rsidP="003651FB">
            <w:pPr>
              <w:spacing w:before="60"/>
              <w:rPr>
                <w:rFonts w:ascii="Arial" w:hAnsi="Arial" w:cs="Arial"/>
                <w:sz w:val="16"/>
              </w:rPr>
            </w:pPr>
            <w:ins w:id="246" w:author="rz3h1n" w:date="2013-06-26T15:35:00Z">
              <w:r>
                <w:rPr>
                  <w:rFonts w:ascii="Arial" w:hAnsi="Arial" w:cs="Arial"/>
                  <w:sz w:val="16"/>
                </w:rPr>
                <w:t>2</w:t>
              </w:r>
            </w:ins>
            <w:del w:id="247" w:author="rz3h1n" w:date="2013-06-26T15:35:00Z">
              <w:r w:rsidR="003651FB" w:rsidDel="006A06DB">
                <w:rPr>
                  <w:rFonts w:ascii="Arial" w:hAnsi="Arial" w:cs="Arial"/>
                  <w:sz w:val="16"/>
                </w:rPr>
                <w:delText>1</w:delText>
              </w:r>
            </w:del>
            <w:r w:rsidR="003651FB">
              <w:rPr>
                <w:rFonts w:ascii="Arial" w:hAnsi="Arial" w:cs="Arial"/>
                <w:sz w:val="16"/>
              </w:rPr>
              <w:t>.2</w:t>
            </w:r>
          </w:p>
        </w:tc>
        <w:tc>
          <w:tcPr>
            <w:tcW w:w="750" w:type="dxa"/>
          </w:tcPr>
          <w:p w:rsidR="003651FB" w:rsidRDefault="006A06DB" w:rsidP="003651FB">
            <w:pPr>
              <w:spacing w:before="60"/>
              <w:rPr>
                <w:rFonts w:ascii="Arial" w:hAnsi="Arial" w:cs="Arial"/>
                <w:sz w:val="16"/>
              </w:rPr>
            </w:pPr>
            <w:ins w:id="248" w:author="rz3h1n" w:date="2013-06-26T15:35:00Z">
              <w:r>
                <w:rPr>
                  <w:rFonts w:ascii="Arial" w:hAnsi="Arial" w:cs="Arial"/>
                  <w:sz w:val="16"/>
                </w:rPr>
                <w:t>2</w:t>
              </w:r>
            </w:ins>
            <w:del w:id="249" w:author="rz3h1n" w:date="2013-06-26T15:35:00Z">
              <w:r w:rsidR="003651FB" w:rsidDel="006A06DB">
                <w:rPr>
                  <w:rFonts w:ascii="Arial" w:hAnsi="Arial" w:cs="Arial"/>
                  <w:sz w:val="16"/>
                </w:rPr>
                <w:delText>1</w:delText>
              </w:r>
            </w:del>
            <w:r w:rsidR="003651FB">
              <w:rPr>
                <w:rFonts w:ascii="Arial" w:hAnsi="Arial" w:cs="Arial"/>
                <w:sz w:val="16"/>
              </w:rPr>
              <w:t>.8</w:t>
            </w:r>
          </w:p>
        </w:tc>
        <w:tc>
          <w:tcPr>
            <w:tcW w:w="598" w:type="dxa"/>
            <w:shd w:val="pct15" w:color="auto" w:fill="auto"/>
          </w:tcPr>
          <w:p w:rsidR="003651FB" w:rsidRDefault="003651FB" w:rsidP="003651FB">
            <w:pPr>
              <w:spacing w:before="60"/>
              <w:rPr>
                <w:rFonts w:ascii="Arial" w:hAnsi="Arial" w:cs="Arial"/>
                <w:sz w:val="16"/>
              </w:rPr>
            </w:pPr>
          </w:p>
        </w:tc>
      </w:tr>
      <w:tr w:rsidR="003651FB" w:rsidTr="00405C49">
        <w:tc>
          <w:tcPr>
            <w:tcW w:w="1952" w:type="dxa"/>
          </w:tcPr>
          <w:p w:rsidR="003651FB" w:rsidRDefault="003651FB" w:rsidP="003651FB">
            <w:pPr>
              <w:spacing w:before="60"/>
              <w:rPr>
                <w:rFonts w:ascii="Arial" w:hAnsi="Arial" w:cs="Arial"/>
                <w:b/>
                <w:bCs/>
                <w:sz w:val="16"/>
              </w:rPr>
            </w:pPr>
          </w:p>
        </w:tc>
        <w:tc>
          <w:tcPr>
            <w:tcW w:w="3699" w:type="dxa"/>
          </w:tcPr>
          <w:p w:rsidR="003651FB" w:rsidRDefault="003651FB" w:rsidP="003651FB">
            <w:pPr>
              <w:spacing w:before="60"/>
              <w:rPr>
                <w:rFonts w:ascii="Arial" w:hAnsi="Arial" w:cs="Arial"/>
                <w:sz w:val="16"/>
              </w:rPr>
            </w:pPr>
            <w:r w:rsidRPr="003651FB">
              <w:rPr>
                <w:rFonts w:ascii="Arial" w:hAnsi="Arial" w:cs="Arial"/>
                <w:sz w:val="16"/>
              </w:rPr>
              <w:t>StateVarMaxPtr_Volts_T_s2p29</w:t>
            </w:r>
          </w:p>
        </w:tc>
        <w:tc>
          <w:tcPr>
            <w:tcW w:w="1100" w:type="dxa"/>
          </w:tcPr>
          <w:p w:rsidR="003651FB" w:rsidRDefault="003651FB" w:rsidP="003651FB">
            <w:pPr>
              <w:spacing w:before="60"/>
              <w:rPr>
                <w:rFonts w:ascii="Arial" w:hAnsi="Arial" w:cs="Arial"/>
                <w:sz w:val="16"/>
              </w:rPr>
            </w:pPr>
            <w:r>
              <w:rPr>
                <w:rFonts w:ascii="Arial" w:hAnsi="Arial" w:cs="Arial"/>
                <w:sz w:val="16"/>
              </w:rPr>
              <w:t>sint32 *</w:t>
            </w:r>
          </w:p>
        </w:tc>
        <w:tc>
          <w:tcPr>
            <w:tcW w:w="839" w:type="dxa"/>
          </w:tcPr>
          <w:p w:rsidR="003651FB" w:rsidRDefault="003651FB" w:rsidP="003651FB">
            <w:pPr>
              <w:spacing w:before="60"/>
              <w:rPr>
                <w:rFonts w:ascii="Arial" w:hAnsi="Arial" w:cs="Arial"/>
                <w:sz w:val="16"/>
              </w:rPr>
            </w:pPr>
            <w:r>
              <w:rPr>
                <w:rFonts w:ascii="Arial" w:hAnsi="Arial" w:cs="Arial"/>
                <w:sz w:val="16"/>
              </w:rPr>
              <w:t>0.25</w:t>
            </w:r>
          </w:p>
        </w:tc>
        <w:tc>
          <w:tcPr>
            <w:tcW w:w="750" w:type="dxa"/>
          </w:tcPr>
          <w:p w:rsidR="003651FB" w:rsidRDefault="003651FB" w:rsidP="003651FB">
            <w:pPr>
              <w:spacing w:before="60"/>
              <w:rPr>
                <w:rFonts w:ascii="Arial" w:hAnsi="Arial" w:cs="Arial"/>
                <w:sz w:val="16"/>
              </w:rPr>
            </w:pPr>
            <w:del w:id="250" w:author="rz3h1n" w:date="2013-06-26T15:45:00Z">
              <w:r w:rsidDel="006A06DB">
                <w:rPr>
                  <w:rFonts w:ascii="Arial" w:hAnsi="Arial" w:cs="Arial"/>
                  <w:sz w:val="16"/>
                </w:rPr>
                <w:delText>1.5</w:delText>
              </w:r>
            </w:del>
            <w:ins w:id="251" w:author="rz3h1n" w:date="2013-06-26T15:45:00Z">
              <w:r w:rsidR="006A06DB">
                <w:rPr>
                  <w:rFonts w:ascii="Arial" w:hAnsi="Arial" w:cs="Arial"/>
                  <w:sz w:val="16"/>
                </w:rPr>
                <w:t>2.5</w:t>
              </w:r>
            </w:ins>
          </w:p>
        </w:tc>
        <w:tc>
          <w:tcPr>
            <w:tcW w:w="598" w:type="dxa"/>
            <w:shd w:val="clear" w:color="auto" w:fill="auto"/>
          </w:tcPr>
          <w:p w:rsidR="003651FB" w:rsidRDefault="009607EB" w:rsidP="003651FB">
            <w:pPr>
              <w:spacing w:before="60"/>
              <w:rPr>
                <w:rFonts w:ascii="Arial" w:hAnsi="Arial" w:cs="Arial"/>
                <w:sz w:val="16"/>
              </w:rPr>
            </w:pPr>
            <w:r>
              <w:rPr>
                <w:rFonts w:ascii="Arial" w:hAnsi="Arial" w:cs="Arial"/>
                <w:sz w:val="16"/>
              </w:rPr>
              <w:t>2</w:t>
            </w:r>
            <w:r w:rsidRPr="003651FB">
              <w:rPr>
                <w:rFonts w:ascii="Arial" w:hAnsi="Arial" w:cs="Arial"/>
                <w:sz w:val="16"/>
                <w:vertAlign w:val="superscript"/>
              </w:rPr>
              <w:t>-13</w:t>
            </w:r>
          </w:p>
        </w:tc>
      </w:tr>
      <w:tr w:rsidR="003651FB" w:rsidTr="00405C49">
        <w:tc>
          <w:tcPr>
            <w:tcW w:w="1952" w:type="dxa"/>
          </w:tcPr>
          <w:p w:rsidR="003651FB" w:rsidRDefault="003651FB" w:rsidP="003651FB">
            <w:pPr>
              <w:spacing w:before="60"/>
              <w:rPr>
                <w:rFonts w:ascii="Arial" w:hAnsi="Arial" w:cs="Arial"/>
                <w:b/>
                <w:bCs/>
                <w:sz w:val="16"/>
              </w:rPr>
            </w:pPr>
          </w:p>
        </w:tc>
        <w:tc>
          <w:tcPr>
            <w:tcW w:w="3699" w:type="dxa"/>
          </w:tcPr>
          <w:p w:rsidR="003651FB" w:rsidRDefault="003651FB" w:rsidP="003651FB">
            <w:pPr>
              <w:spacing w:before="60"/>
              <w:rPr>
                <w:rFonts w:ascii="Arial" w:hAnsi="Arial" w:cs="Arial"/>
                <w:sz w:val="16"/>
              </w:rPr>
            </w:pPr>
            <w:r w:rsidRPr="003651FB">
              <w:rPr>
                <w:rFonts w:ascii="Arial" w:hAnsi="Arial" w:cs="Arial"/>
                <w:sz w:val="16"/>
              </w:rPr>
              <w:t>StateVarMinPtr_Volts_T_s2p29</w:t>
            </w:r>
          </w:p>
        </w:tc>
        <w:tc>
          <w:tcPr>
            <w:tcW w:w="1100" w:type="dxa"/>
          </w:tcPr>
          <w:p w:rsidR="003651FB" w:rsidRDefault="003651FB" w:rsidP="003651FB">
            <w:pPr>
              <w:spacing w:before="60"/>
              <w:rPr>
                <w:rFonts w:ascii="Arial" w:hAnsi="Arial" w:cs="Arial"/>
                <w:sz w:val="16"/>
              </w:rPr>
            </w:pPr>
            <w:r>
              <w:rPr>
                <w:rFonts w:ascii="Arial" w:hAnsi="Arial" w:cs="Arial"/>
                <w:sz w:val="16"/>
              </w:rPr>
              <w:t>sint32 *</w:t>
            </w:r>
          </w:p>
        </w:tc>
        <w:tc>
          <w:tcPr>
            <w:tcW w:w="839" w:type="dxa"/>
          </w:tcPr>
          <w:p w:rsidR="003651FB" w:rsidRDefault="003651FB" w:rsidP="003651FB">
            <w:pPr>
              <w:spacing w:before="60"/>
              <w:rPr>
                <w:rFonts w:ascii="Arial" w:hAnsi="Arial" w:cs="Arial"/>
                <w:sz w:val="16"/>
              </w:rPr>
            </w:pPr>
            <w:del w:id="252" w:author="rz3h1n" w:date="2013-06-26T15:45:00Z">
              <w:r w:rsidDel="006A06DB">
                <w:rPr>
                  <w:rFonts w:ascii="Arial" w:hAnsi="Arial" w:cs="Arial"/>
                  <w:sz w:val="16"/>
                </w:rPr>
                <w:delText>-1.5</w:delText>
              </w:r>
            </w:del>
            <w:ins w:id="253" w:author="rz3h1n" w:date="2013-07-12T10:47:00Z">
              <w:r w:rsidR="007E355F">
                <w:rPr>
                  <w:rFonts w:ascii="Arial" w:hAnsi="Arial" w:cs="Arial"/>
                  <w:sz w:val="16"/>
                </w:rPr>
                <w:t>-2.5</w:t>
              </w:r>
            </w:ins>
          </w:p>
        </w:tc>
        <w:tc>
          <w:tcPr>
            <w:tcW w:w="750" w:type="dxa"/>
          </w:tcPr>
          <w:p w:rsidR="003651FB" w:rsidRDefault="003651FB" w:rsidP="007E355F">
            <w:pPr>
              <w:spacing w:before="60"/>
              <w:rPr>
                <w:rFonts w:ascii="Arial" w:hAnsi="Arial" w:cs="Arial"/>
                <w:sz w:val="16"/>
              </w:rPr>
            </w:pPr>
            <w:del w:id="254" w:author="rz3h1n" w:date="2013-06-26T15:45:00Z">
              <w:r w:rsidDel="006A06DB">
                <w:rPr>
                  <w:rFonts w:ascii="Arial" w:hAnsi="Arial" w:cs="Arial"/>
                  <w:sz w:val="16"/>
                </w:rPr>
                <w:delText>-0.25</w:delText>
              </w:r>
            </w:del>
            <w:ins w:id="255" w:author="rz3h1n" w:date="2013-07-12T10:47:00Z">
              <w:r w:rsidR="007E355F">
                <w:rPr>
                  <w:rFonts w:ascii="Arial" w:hAnsi="Arial" w:cs="Arial"/>
                  <w:sz w:val="16"/>
                </w:rPr>
                <w:t>-0.2</w:t>
              </w:r>
            </w:ins>
            <w:ins w:id="256" w:author="rz3h1n" w:date="2013-06-26T15:45:00Z">
              <w:r w:rsidR="006A06DB">
                <w:rPr>
                  <w:rFonts w:ascii="Arial" w:hAnsi="Arial" w:cs="Arial"/>
                  <w:sz w:val="16"/>
                </w:rPr>
                <w:t>5</w:t>
              </w:r>
            </w:ins>
          </w:p>
        </w:tc>
        <w:tc>
          <w:tcPr>
            <w:tcW w:w="598" w:type="dxa"/>
            <w:shd w:val="clear" w:color="auto" w:fill="auto"/>
          </w:tcPr>
          <w:p w:rsidR="003651FB" w:rsidRDefault="009607EB" w:rsidP="003651FB">
            <w:pPr>
              <w:spacing w:before="60"/>
              <w:rPr>
                <w:rFonts w:ascii="Arial" w:hAnsi="Arial" w:cs="Arial"/>
                <w:sz w:val="16"/>
              </w:rPr>
            </w:pPr>
            <w:r>
              <w:rPr>
                <w:rFonts w:ascii="Arial" w:hAnsi="Arial" w:cs="Arial"/>
                <w:sz w:val="16"/>
              </w:rPr>
              <w:t>2</w:t>
            </w:r>
            <w:r w:rsidRPr="003651FB">
              <w:rPr>
                <w:rFonts w:ascii="Arial" w:hAnsi="Arial" w:cs="Arial"/>
                <w:sz w:val="16"/>
                <w:vertAlign w:val="superscript"/>
              </w:rPr>
              <w:t>-13</w:t>
            </w:r>
          </w:p>
        </w:tc>
      </w:tr>
      <w:tr w:rsidR="003651FB" w:rsidTr="00405C49">
        <w:tc>
          <w:tcPr>
            <w:tcW w:w="1952" w:type="dxa"/>
          </w:tcPr>
          <w:p w:rsidR="003651FB" w:rsidRDefault="003651FB" w:rsidP="003651FB">
            <w:pPr>
              <w:spacing w:before="60"/>
              <w:rPr>
                <w:rFonts w:ascii="Arial" w:hAnsi="Arial" w:cs="Arial"/>
                <w:b/>
                <w:bCs/>
                <w:sz w:val="16"/>
              </w:rPr>
            </w:pPr>
            <w:r>
              <w:rPr>
                <w:rFonts w:ascii="Arial" w:hAnsi="Arial" w:cs="Arial"/>
                <w:b/>
                <w:bCs/>
                <w:sz w:val="16"/>
              </w:rPr>
              <w:t>Return Value</w:t>
            </w:r>
          </w:p>
        </w:tc>
        <w:tc>
          <w:tcPr>
            <w:tcW w:w="3699" w:type="dxa"/>
          </w:tcPr>
          <w:p w:rsidR="003651FB" w:rsidRDefault="003651FB" w:rsidP="003651FB">
            <w:pPr>
              <w:spacing w:before="60"/>
              <w:rPr>
                <w:rFonts w:ascii="Arial" w:hAnsi="Arial" w:cs="Arial"/>
                <w:sz w:val="16"/>
              </w:rPr>
            </w:pPr>
            <w:r w:rsidRPr="003651FB">
              <w:rPr>
                <w:rFonts w:ascii="Arial" w:hAnsi="Arial" w:cs="Arial"/>
                <w:sz w:val="16"/>
              </w:rPr>
              <w:t>RTOffset_Volts_T_f32</w:t>
            </w:r>
          </w:p>
        </w:tc>
        <w:tc>
          <w:tcPr>
            <w:tcW w:w="1100" w:type="dxa"/>
          </w:tcPr>
          <w:p w:rsidR="003651FB" w:rsidRDefault="003651FB" w:rsidP="003651FB">
            <w:pPr>
              <w:spacing w:before="60"/>
              <w:rPr>
                <w:rFonts w:ascii="Arial" w:hAnsi="Arial" w:cs="Arial"/>
                <w:sz w:val="16"/>
              </w:rPr>
            </w:pPr>
            <w:r>
              <w:rPr>
                <w:rFonts w:ascii="Arial" w:hAnsi="Arial" w:cs="Arial"/>
                <w:sz w:val="16"/>
              </w:rPr>
              <w:t>float32</w:t>
            </w:r>
          </w:p>
        </w:tc>
        <w:tc>
          <w:tcPr>
            <w:tcW w:w="839" w:type="dxa"/>
          </w:tcPr>
          <w:p w:rsidR="003651FB" w:rsidRDefault="003651FB" w:rsidP="003651FB">
            <w:pPr>
              <w:spacing w:before="60"/>
              <w:rPr>
                <w:rFonts w:ascii="Arial" w:hAnsi="Arial" w:cs="Arial"/>
                <w:sz w:val="16"/>
              </w:rPr>
            </w:pPr>
            <w:del w:id="257" w:author="rz3h1n" w:date="2013-07-12T10:47:00Z">
              <w:r w:rsidDel="007E355F">
                <w:rPr>
                  <w:rFonts w:ascii="Arial" w:hAnsi="Arial" w:cs="Arial"/>
                  <w:sz w:val="16"/>
                </w:rPr>
                <w:delText>-</w:delText>
              </w:r>
            </w:del>
            <w:del w:id="258" w:author="rz3h1n" w:date="2013-06-26T16:10:00Z">
              <w:r w:rsidDel="00DA0A7D">
                <w:rPr>
                  <w:rFonts w:ascii="Arial" w:hAnsi="Arial" w:cs="Arial"/>
                  <w:sz w:val="16"/>
                </w:rPr>
                <w:delText>2.55</w:delText>
              </w:r>
            </w:del>
            <w:ins w:id="259" w:author="rz3h1n" w:date="2013-07-12T10:47:00Z">
              <w:r w:rsidR="007E355F">
                <w:rPr>
                  <w:rFonts w:ascii="Arial" w:hAnsi="Arial" w:cs="Arial"/>
                  <w:sz w:val="16"/>
                </w:rPr>
                <w:t>2.2</w:t>
              </w:r>
            </w:ins>
          </w:p>
        </w:tc>
        <w:tc>
          <w:tcPr>
            <w:tcW w:w="750" w:type="dxa"/>
          </w:tcPr>
          <w:p w:rsidR="003651FB" w:rsidRDefault="007E355F" w:rsidP="003651FB">
            <w:pPr>
              <w:spacing w:before="60"/>
              <w:rPr>
                <w:rFonts w:ascii="Arial" w:hAnsi="Arial" w:cs="Arial"/>
                <w:sz w:val="16"/>
              </w:rPr>
            </w:pPr>
            <w:ins w:id="260" w:author="rz3h1n" w:date="2013-07-12T10:47:00Z">
              <w:r>
                <w:rPr>
                  <w:rFonts w:ascii="Arial" w:hAnsi="Arial" w:cs="Arial"/>
                  <w:sz w:val="16"/>
                </w:rPr>
                <w:t>2.8</w:t>
              </w:r>
            </w:ins>
            <w:del w:id="261" w:author="rz3h1n" w:date="2013-06-26T16:10:00Z">
              <w:r w:rsidR="003651FB" w:rsidDel="00DA0A7D">
                <w:rPr>
                  <w:rFonts w:ascii="Arial" w:hAnsi="Arial" w:cs="Arial"/>
                  <w:sz w:val="16"/>
                </w:rPr>
                <w:delText>2.55</w:delText>
              </w:r>
            </w:del>
          </w:p>
        </w:tc>
        <w:tc>
          <w:tcPr>
            <w:tcW w:w="598" w:type="dxa"/>
          </w:tcPr>
          <w:p w:rsidR="003651FB" w:rsidRDefault="003651FB" w:rsidP="003651FB">
            <w:pPr>
              <w:spacing w:before="60"/>
              <w:rPr>
                <w:rFonts w:ascii="Arial" w:hAnsi="Arial" w:cs="Arial"/>
                <w:sz w:val="16"/>
              </w:rPr>
            </w:pPr>
            <w:bookmarkStart w:id="262" w:name="OLE_LINK122"/>
            <w:bookmarkStart w:id="263" w:name="OLE_LINK123"/>
            <w:r>
              <w:rPr>
                <w:rFonts w:ascii="Arial" w:hAnsi="Arial" w:cs="Arial"/>
                <w:sz w:val="16"/>
              </w:rPr>
              <w:t>2</w:t>
            </w:r>
            <w:r w:rsidRPr="003651FB">
              <w:rPr>
                <w:rFonts w:ascii="Arial" w:hAnsi="Arial" w:cs="Arial"/>
                <w:sz w:val="16"/>
                <w:vertAlign w:val="superscript"/>
              </w:rPr>
              <w:t>-13</w:t>
            </w:r>
            <w:bookmarkEnd w:id="262"/>
            <w:bookmarkEnd w:id="263"/>
          </w:p>
        </w:tc>
      </w:tr>
    </w:tbl>
    <w:p w:rsidR="00405C49" w:rsidRPr="00A2413F" w:rsidRDefault="00405C49" w:rsidP="00405C49">
      <w:pPr>
        <w:pStyle w:val="Heading4"/>
        <w:numPr>
          <w:ilvl w:val="0"/>
          <w:numId w:val="0"/>
        </w:numPr>
        <w:ind w:left="864" w:hanging="864"/>
        <w:rPr>
          <w:ins w:id="264" w:author="rz3h1n" w:date="2013-08-21T14:04:00Z"/>
          <w:rFonts w:ascii="Times New Roman" w:hAnsi="Times New Roman"/>
          <w:b w:val="0"/>
          <w:sz w:val="20"/>
          <w:u w:val="single" w:color="FFFFFF" w:themeColor="background1"/>
        </w:rPr>
      </w:pPr>
      <w:ins w:id="265" w:author="rz3h1n" w:date="2013-08-21T14:04:00Z">
        <w:r w:rsidRPr="00A2413F">
          <w:rPr>
            <w:rFonts w:ascii="Times New Roman" w:hAnsi="Times New Roman"/>
            <w:b w:val="0"/>
            <w:sz w:val="20"/>
            <w:u w:val="single" w:color="FFFFFF" w:themeColor="background1"/>
          </w:rPr>
          <w:lastRenderedPageBreak/>
          <w:t xml:space="preserve">Note: In FDD, Range on </w:t>
        </w:r>
        <w:proofErr w:type="spellStart"/>
        <w:r w:rsidRPr="00A2413F">
          <w:rPr>
            <w:rFonts w:ascii="Times New Roman" w:hAnsi="Times New Roman"/>
            <w:b w:val="0"/>
            <w:sz w:val="20"/>
            <w:u w:val="single" w:color="FFFFFF" w:themeColor="background1"/>
          </w:rPr>
          <w:t>StoredMax_volts</w:t>
        </w:r>
        <w:proofErr w:type="spellEnd"/>
        <w:r w:rsidRPr="00A2413F">
          <w:rPr>
            <w:rFonts w:ascii="Times New Roman" w:hAnsi="Times New Roman"/>
            <w:b w:val="0"/>
            <w:sz w:val="20"/>
            <w:u w:val="single" w:color="FFFFFF" w:themeColor="background1"/>
          </w:rPr>
          <w:t xml:space="preserve">, </w:t>
        </w:r>
        <w:proofErr w:type="spellStart"/>
        <w:r w:rsidRPr="00A2413F">
          <w:rPr>
            <w:rFonts w:ascii="Times New Roman" w:hAnsi="Times New Roman"/>
            <w:b w:val="0"/>
            <w:sz w:val="20"/>
            <w:u w:val="single" w:color="FFFFFF" w:themeColor="background1"/>
          </w:rPr>
          <w:t>Stored_Mins</w:t>
        </w:r>
        <w:proofErr w:type="spellEnd"/>
        <w:r w:rsidRPr="00A2413F">
          <w:rPr>
            <w:rFonts w:ascii="Times New Roman" w:hAnsi="Times New Roman"/>
            <w:b w:val="0"/>
            <w:sz w:val="20"/>
            <w:u w:val="single" w:color="FFFFFF" w:themeColor="background1"/>
          </w:rPr>
          <w:t xml:space="preserve"> are given as 0.25 to 2.5 and -2.5 to -0.25 </w:t>
        </w:r>
        <w:proofErr w:type="spellStart"/>
        <w:r w:rsidRPr="00A2413F">
          <w:rPr>
            <w:rFonts w:ascii="Times New Roman" w:hAnsi="Times New Roman"/>
            <w:b w:val="0"/>
            <w:sz w:val="20"/>
            <w:u w:val="single" w:color="FFFFFF" w:themeColor="background1"/>
          </w:rPr>
          <w:t>respt</w:t>
        </w:r>
        <w:proofErr w:type="spellEnd"/>
        <w:r w:rsidRPr="00A2413F">
          <w:rPr>
            <w:rFonts w:ascii="Times New Roman" w:hAnsi="Times New Roman"/>
            <w:b w:val="0"/>
            <w:sz w:val="20"/>
            <w:u w:val="single" w:color="FFFFFF" w:themeColor="background1"/>
          </w:rPr>
          <w:t xml:space="preserve">. And in this local function these signals are compared to </w:t>
        </w:r>
        <w:proofErr w:type="spellStart"/>
        <w:r w:rsidRPr="00A2413F">
          <w:rPr>
            <w:rFonts w:ascii="Times New Roman" w:hAnsi="Times New Roman"/>
            <w:b w:val="0"/>
            <w:sz w:val="20"/>
            <w:u w:val="single" w:color="FFFFFF" w:themeColor="background1"/>
          </w:rPr>
          <w:t>D_MinAmplitude</w:t>
        </w:r>
        <w:proofErr w:type="spellEnd"/>
        <w:r w:rsidRPr="00A2413F">
          <w:rPr>
            <w:rFonts w:ascii="Times New Roman" w:hAnsi="Times New Roman"/>
            <w:b w:val="0"/>
            <w:sz w:val="20"/>
            <w:u w:val="single" w:color="FFFFFF" w:themeColor="background1"/>
          </w:rPr>
          <w:t xml:space="preserve">, </w:t>
        </w:r>
        <w:proofErr w:type="spellStart"/>
        <w:r w:rsidRPr="00A2413F">
          <w:rPr>
            <w:rFonts w:ascii="Times New Roman" w:hAnsi="Times New Roman"/>
            <w:b w:val="0"/>
            <w:sz w:val="20"/>
            <w:u w:val="single" w:color="FFFFFF" w:themeColor="background1"/>
          </w:rPr>
          <w:t>D_MaxAmplitude</w:t>
        </w:r>
        <w:proofErr w:type="spellEnd"/>
        <w:r w:rsidRPr="00A2413F">
          <w:rPr>
            <w:rFonts w:ascii="Times New Roman" w:hAnsi="Times New Roman"/>
            <w:b w:val="0"/>
            <w:sz w:val="20"/>
            <w:u w:val="single" w:color="FFFFFF" w:themeColor="background1"/>
          </w:rPr>
          <w:t xml:space="preserve"> whose const value is 0.25 or 2.5v. 100%coverage for the below IF statement is not achieved with provided ranges. FDD should correct range and is informed to FDD owner. For </w:t>
        </w:r>
        <w:proofErr w:type="spellStart"/>
        <w:r w:rsidRPr="00A2413F">
          <w:rPr>
            <w:rFonts w:ascii="Times New Roman" w:hAnsi="Times New Roman"/>
            <w:b w:val="0"/>
            <w:sz w:val="20"/>
            <w:u w:val="single" w:color="FFFFFF" w:themeColor="background1"/>
          </w:rPr>
          <w:t>UnitTesting</w:t>
        </w:r>
        <w:proofErr w:type="spellEnd"/>
        <w:r w:rsidRPr="00A2413F">
          <w:rPr>
            <w:rFonts w:ascii="Times New Roman" w:hAnsi="Times New Roman"/>
            <w:b w:val="0"/>
            <w:sz w:val="20"/>
            <w:u w:val="single" w:color="FFFFFF" w:themeColor="background1"/>
          </w:rPr>
          <w:t xml:space="preserve"> purpose, special vectors are taken to satisfy IF condition </w:t>
        </w:r>
      </w:ins>
    </w:p>
    <w:p w:rsidR="00405C49" w:rsidRDefault="00405C49" w:rsidP="00405C49">
      <w:pPr>
        <w:pStyle w:val="Heading4"/>
        <w:numPr>
          <w:ilvl w:val="0"/>
          <w:numId w:val="0"/>
        </w:numPr>
        <w:ind w:left="864" w:hanging="864"/>
        <w:rPr>
          <w:ins w:id="266" w:author="rz3h1n" w:date="2013-08-21T14:04:00Z"/>
        </w:rPr>
      </w:pPr>
    </w:p>
    <w:p w:rsidR="003651FB" w:rsidRDefault="003651FB" w:rsidP="003651FB">
      <w:pPr>
        <w:pStyle w:val="Heading4"/>
      </w:pPr>
      <w:r>
        <w:t>Description</w:t>
      </w:r>
    </w:p>
    <w:p w:rsidR="003651FB" w:rsidRDefault="0077490C" w:rsidP="003651FB">
      <w:pPr>
        <w:jc w:val="center"/>
      </w:pPr>
      <w:r>
        <w:object w:dxaOrig="8695" w:dyaOrig="9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388pt" o:ole="">
            <v:imagedata r:id="rId9" o:title=""/>
          </v:shape>
          <o:OLEObject Type="Embed" ProgID="Visio.Drawing.11" ShapeID="_x0000_i1025" DrawAspect="Content" ObjectID="_1438604847" r:id="rId10"/>
        </w:object>
      </w:r>
    </w:p>
    <w:p w:rsidR="003651FB" w:rsidRDefault="003651FB">
      <w:pPr>
        <w:spacing w:after="0"/>
        <w:rPr>
          <w:rFonts w:ascii="Arial" w:hAnsi="Arial"/>
          <w:b/>
          <w:sz w:val="24"/>
        </w:rPr>
      </w:pPr>
      <w:r>
        <w:br w:type="page"/>
      </w:r>
    </w:p>
    <w:p w:rsidR="003651FB" w:rsidRDefault="003651FB" w:rsidP="003651FB">
      <w:pPr>
        <w:pStyle w:val="Heading3"/>
      </w:pPr>
      <w:r>
        <w:lastRenderedPageBreak/>
        <w:t>Run Time Filter</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48"/>
        <w:gridCol w:w="3816"/>
        <w:gridCol w:w="1147"/>
        <w:gridCol w:w="661"/>
        <w:gridCol w:w="661"/>
        <w:gridCol w:w="605"/>
      </w:tblGrid>
      <w:tr w:rsidR="003651FB" w:rsidTr="00E213B0">
        <w:tc>
          <w:tcPr>
            <w:tcW w:w="2062" w:type="dxa"/>
          </w:tcPr>
          <w:p w:rsidR="003651FB" w:rsidRDefault="003651FB" w:rsidP="003651FB">
            <w:pPr>
              <w:spacing w:before="60"/>
              <w:rPr>
                <w:rFonts w:ascii="Arial" w:hAnsi="Arial" w:cs="Arial"/>
                <w:b/>
                <w:bCs/>
                <w:sz w:val="16"/>
              </w:rPr>
            </w:pPr>
            <w:r>
              <w:rPr>
                <w:rFonts w:ascii="Arial" w:hAnsi="Arial" w:cs="Arial"/>
                <w:b/>
                <w:bCs/>
                <w:sz w:val="16"/>
              </w:rPr>
              <w:t>Function Name</w:t>
            </w:r>
          </w:p>
        </w:tc>
        <w:tc>
          <w:tcPr>
            <w:tcW w:w="3840" w:type="dxa"/>
          </w:tcPr>
          <w:p w:rsidR="003651FB" w:rsidRDefault="003651FB" w:rsidP="003651FB">
            <w:pPr>
              <w:spacing w:before="60"/>
              <w:rPr>
                <w:rFonts w:ascii="Arial" w:hAnsi="Arial" w:cs="Arial"/>
                <w:sz w:val="16"/>
              </w:rPr>
            </w:pPr>
            <w:r w:rsidRPr="003651FB">
              <w:rPr>
                <w:rFonts w:ascii="Arial" w:hAnsi="Arial" w:cs="Arial"/>
                <w:sz w:val="16"/>
              </w:rPr>
              <w:t>RunTimeFilter</w:t>
            </w:r>
          </w:p>
        </w:tc>
        <w:tc>
          <w:tcPr>
            <w:tcW w:w="1152" w:type="dxa"/>
            <w:shd w:val="pct30" w:color="FFFF00" w:fill="auto"/>
          </w:tcPr>
          <w:p w:rsidR="003651FB" w:rsidRDefault="003651FB" w:rsidP="003651FB">
            <w:pPr>
              <w:spacing w:before="60"/>
              <w:jc w:val="center"/>
              <w:rPr>
                <w:rFonts w:ascii="Arial" w:hAnsi="Arial" w:cs="Arial"/>
                <w:sz w:val="16"/>
              </w:rPr>
            </w:pPr>
            <w:r>
              <w:rPr>
                <w:rFonts w:ascii="Arial" w:hAnsi="Arial" w:cs="Arial"/>
                <w:sz w:val="16"/>
              </w:rPr>
              <w:t>Type</w:t>
            </w:r>
          </w:p>
        </w:tc>
        <w:tc>
          <w:tcPr>
            <w:tcW w:w="661" w:type="dxa"/>
            <w:shd w:val="pct30" w:color="FFFF00" w:fill="auto"/>
          </w:tcPr>
          <w:p w:rsidR="003651FB" w:rsidRDefault="003651FB" w:rsidP="003651FB">
            <w:pPr>
              <w:spacing w:before="60"/>
              <w:jc w:val="center"/>
              <w:rPr>
                <w:rFonts w:ascii="Arial" w:hAnsi="Arial" w:cs="Arial"/>
                <w:sz w:val="16"/>
              </w:rPr>
            </w:pPr>
            <w:r>
              <w:rPr>
                <w:rFonts w:ascii="Arial" w:hAnsi="Arial" w:cs="Arial"/>
                <w:sz w:val="16"/>
              </w:rPr>
              <w:t>Min</w:t>
            </w:r>
          </w:p>
        </w:tc>
        <w:tc>
          <w:tcPr>
            <w:tcW w:w="617" w:type="dxa"/>
            <w:shd w:val="pct30" w:color="FFFF00" w:fill="auto"/>
          </w:tcPr>
          <w:p w:rsidR="003651FB" w:rsidRDefault="003651FB" w:rsidP="003651FB">
            <w:pPr>
              <w:spacing w:before="60"/>
              <w:jc w:val="center"/>
              <w:rPr>
                <w:rFonts w:ascii="Arial" w:hAnsi="Arial" w:cs="Arial"/>
                <w:sz w:val="16"/>
              </w:rPr>
            </w:pPr>
            <w:r>
              <w:rPr>
                <w:rFonts w:ascii="Arial" w:hAnsi="Arial" w:cs="Arial"/>
                <w:sz w:val="16"/>
              </w:rPr>
              <w:t>Max</w:t>
            </w:r>
          </w:p>
        </w:tc>
        <w:tc>
          <w:tcPr>
            <w:tcW w:w="606" w:type="dxa"/>
            <w:tcBorders>
              <w:bottom w:val="single" w:sz="4" w:space="0" w:color="auto"/>
            </w:tcBorders>
            <w:shd w:val="pct30" w:color="FFFF00" w:fill="auto"/>
          </w:tcPr>
          <w:p w:rsidR="003651FB" w:rsidRDefault="003651FB" w:rsidP="003651FB">
            <w:pPr>
              <w:spacing w:before="60"/>
              <w:jc w:val="center"/>
              <w:rPr>
                <w:rFonts w:ascii="Arial" w:hAnsi="Arial" w:cs="Arial"/>
                <w:sz w:val="16"/>
              </w:rPr>
            </w:pPr>
            <w:r>
              <w:rPr>
                <w:rFonts w:ascii="Arial" w:hAnsi="Arial" w:cs="Arial"/>
                <w:sz w:val="16"/>
              </w:rPr>
              <w:t>UTP Tol.</w:t>
            </w:r>
          </w:p>
        </w:tc>
      </w:tr>
      <w:tr w:rsidR="003651FB" w:rsidTr="00E213B0">
        <w:tc>
          <w:tcPr>
            <w:tcW w:w="2062" w:type="dxa"/>
          </w:tcPr>
          <w:p w:rsidR="003651FB" w:rsidRDefault="003651FB" w:rsidP="003651FB">
            <w:pPr>
              <w:spacing w:before="60"/>
              <w:rPr>
                <w:rFonts w:ascii="Arial" w:hAnsi="Arial" w:cs="Arial"/>
                <w:b/>
                <w:bCs/>
                <w:sz w:val="16"/>
              </w:rPr>
            </w:pPr>
            <w:r>
              <w:rPr>
                <w:rFonts w:ascii="Arial" w:hAnsi="Arial" w:cs="Arial"/>
                <w:b/>
                <w:bCs/>
                <w:sz w:val="16"/>
              </w:rPr>
              <w:t xml:space="preserve">Arguments Passed </w:t>
            </w:r>
          </w:p>
        </w:tc>
        <w:tc>
          <w:tcPr>
            <w:tcW w:w="3840" w:type="dxa"/>
          </w:tcPr>
          <w:p w:rsidR="003651FB" w:rsidRDefault="003651FB" w:rsidP="003651FB">
            <w:pPr>
              <w:spacing w:before="60"/>
              <w:rPr>
                <w:rFonts w:ascii="Arial" w:hAnsi="Arial" w:cs="Arial"/>
                <w:sz w:val="16"/>
              </w:rPr>
            </w:pPr>
            <w:r w:rsidRPr="003651FB">
              <w:rPr>
                <w:rFonts w:ascii="Arial" w:hAnsi="Arial" w:cs="Arial"/>
                <w:sz w:val="16"/>
              </w:rPr>
              <w:t>SigEst_Uls_T_f32</w:t>
            </w:r>
          </w:p>
        </w:tc>
        <w:tc>
          <w:tcPr>
            <w:tcW w:w="1152" w:type="dxa"/>
          </w:tcPr>
          <w:p w:rsidR="003651FB" w:rsidRDefault="003651FB" w:rsidP="003651FB">
            <w:pPr>
              <w:spacing w:before="60"/>
              <w:rPr>
                <w:rFonts w:ascii="Arial" w:hAnsi="Arial" w:cs="Arial"/>
                <w:sz w:val="16"/>
              </w:rPr>
            </w:pPr>
            <w:r>
              <w:rPr>
                <w:rFonts w:ascii="Arial" w:hAnsi="Arial" w:cs="Arial"/>
                <w:sz w:val="16"/>
              </w:rPr>
              <w:t>float32</w:t>
            </w:r>
          </w:p>
        </w:tc>
        <w:tc>
          <w:tcPr>
            <w:tcW w:w="661" w:type="dxa"/>
          </w:tcPr>
          <w:p w:rsidR="003651FB" w:rsidRDefault="003651FB" w:rsidP="003651FB">
            <w:pPr>
              <w:spacing w:before="60"/>
              <w:rPr>
                <w:rFonts w:ascii="Arial" w:hAnsi="Arial" w:cs="Arial"/>
                <w:sz w:val="16"/>
              </w:rPr>
            </w:pPr>
            <w:r>
              <w:rPr>
                <w:rFonts w:ascii="Arial" w:hAnsi="Arial" w:cs="Arial"/>
                <w:sz w:val="16"/>
              </w:rPr>
              <w:t>-1</w:t>
            </w:r>
          </w:p>
        </w:tc>
        <w:tc>
          <w:tcPr>
            <w:tcW w:w="617" w:type="dxa"/>
          </w:tcPr>
          <w:p w:rsidR="003651FB" w:rsidRDefault="003651FB" w:rsidP="003651FB">
            <w:pPr>
              <w:spacing w:before="60"/>
              <w:rPr>
                <w:rFonts w:ascii="Arial" w:hAnsi="Arial" w:cs="Arial"/>
                <w:sz w:val="16"/>
              </w:rPr>
            </w:pPr>
            <w:r>
              <w:rPr>
                <w:rFonts w:ascii="Arial" w:hAnsi="Arial" w:cs="Arial"/>
                <w:sz w:val="16"/>
              </w:rPr>
              <w:t>1</w:t>
            </w:r>
          </w:p>
        </w:tc>
        <w:tc>
          <w:tcPr>
            <w:tcW w:w="606" w:type="dxa"/>
            <w:shd w:val="pct15" w:color="auto" w:fill="auto"/>
          </w:tcPr>
          <w:p w:rsidR="003651FB" w:rsidRDefault="003651FB" w:rsidP="003651FB">
            <w:pPr>
              <w:spacing w:before="60"/>
              <w:rPr>
                <w:rFonts w:ascii="Arial" w:hAnsi="Arial" w:cs="Arial"/>
                <w:sz w:val="16"/>
              </w:rPr>
            </w:pPr>
          </w:p>
        </w:tc>
      </w:tr>
      <w:tr w:rsidR="003651FB" w:rsidTr="00E213B0">
        <w:tc>
          <w:tcPr>
            <w:tcW w:w="2062" w:type="dxa"/>
          </w:tcPr>
          <w:p w:rsidR="003651FB" w:rsidRDefault="003651FB" w:rsidP="003651FB">
            <w:pPr>
              <w:spacing w:before="60"/>
              <w:rPr>
                <w:rFonts w:ascii="Arial" w:hAnsi="Arial" w:cs="Arial"/>
                <w:b/>
                <w:bCs/>
                <w:sz w:val="16"/>
              </w:rPr>
            </w:pPr>
          </w:p>
        </w:tc>
        <w:tc>
          <w:tcPr>
            <w:tcW w:w="3840" w:type="dxa"/>
          </w:tcPr>
          <w:p w:rsidR="003651FB" w:rsidRDefault="003651FB" w:rsidP="003651FB">
            <w:pPr>
              <w:spacing w:before="60"/>
              <w:rPr>
                <w:rFonts w:ascii="Arial" w:hAnsi="Arial" w:cs="Arial"/>
                <w:sz w:val="16"/>
              </w:rPr>
            </w:pPr>
            <w:r w:rsidRPr="003651FB">
              <w:rPr>
                <w:rFonts w:ascii="Arial" w:hAnsi="Arial" w:cs="Arial"/>
                <w:sz w:val="16"/>
              </w:rPr>
              <w:t>SigCorr_Volts_T_f32</w:t>
            </w:r>
          </w:p>
        </w:tc>
        <w:tc>
          <w:tcPr>
            <w:tcW w:w="1152" w:type="dxa"/>
          </w:tcPr>
          <w:p w:rsidR="003651FB" w:rsidRDefault="003651FB" w:rsidP="003651FB">
            <w:pPr>
              <w:spacing w:before="60"/>
              <w:rPr>
                <w:rFonts w:ascii="Arial" w:hAnsi="Arial" w:cs="Arial"/>
                <w:sz w:val="16"/>
              </w:rPr>
            </w:pPr>
            <w:r>
              <w:rPr>
                <w:rFonts w:ascii="Arial" w:hAnsi="Arial" w:cs="Arial"/>
                <w:sz w:val="16"/>
              </w:rPr>
              <w:t>float32</w:t>
            </w:r>
          </w:p>
        </w:tc>
        <w:tc>
          <w:tcPr>
            <w:tcW w:w="661" w:type="dxa"/>
          </w:tcPr>
          <w:p w:rsidR="003651FB" w:rsidRDefault="00A43ABF" w:rsidP="00341DD0">
            <w:pPr>
              <w:spacing w:before="60"/>
              <w:rPr>
                <w:rFonts w:ascii="Arial" w:hAnsi="Arial" w:cs="Arial"/>
                <w:sz w:val="16"/>
              </w:rPr>
            </w:pPr>
            <w:r>
              <w:rPr>
                <w:rFonts w:ascii="Arial" w:hAnsi="Arial" w:cs="Arial"/>
                <w:sz w:val="16"/>
              </w:rPr>
              <w:t>-</w:t>
            </w:r>
            <w:ins w:id="267" w:author="rz3h1n" w:date="2013-06-26T16:15:00Z">
              <w:r w:rsidR="00E213B0">
                <w:rPr>
                  <w:rFonts w:ascii="Arial" w:hAnsi="Arial" w:cs="Arial"/>
                  <w:sz w:val="16"/>
                </w:rPr>
                <w:t>3.8</w:t>
              </w:r>
            </w:ins>
            <w:del w:id="268" w:author="rz3h1n" w:date="2013-06-26T16:15:00Z">
              <w:r w:rsidR="00341DD0" w:rsidDel="00E213B0">
                <w:rPr>
                  <w:rFonts w:ascii="Arial" w:hAnsi="Arial" w:cs="Arial"/>
                  <w:sz w:val="16"/>
                </w:rPr>
                <w:delText>1</w:delText>
              </w:r>
            </w:del>
          </w:p>
        </w:tc>
        <w:tc>
          <w:tcPr>
            <w:tcW w:w="617" w:type="dxa"/>
          </w:tcPr>
          <w:p w:rsidR="003651FB" w:rsidRDefault="00E213B0" w:rsidP="003651FB">
            <w:pPr>
              <w:spacing w:before="60"/>
              <w:rPr>
                <w:rFonts w:ascii="Arial" w:hAnsi="Arial" w:cs="Arial"/>
                <w:sz w:val="16"/>
              </w:rPr>
            </w:pPr>
            <w:ins w:id="269" w:author="rz3h1n" w:date="2013-06-26T16:15:00Z">
              <w:r>
                <w:rPr>
                  <w:rFonts w:ascii="Arial" w:hAnsi="Arial" w:cs="Arial"/>
                  <w:sz w:val="16"/>
                </w:rPr>
                <w:t>3.3</w:t>
              </w:r>
            </w:ins>
            <w:del w:id="270" w:author="rz3h1n" w:date="2013-06-26T16:15:00Z">
              <w:r w:rsidR="00341DD0" w:rsidDel="00E213B0">
                <w:rPr>
                  <w:rFonts w:ascii="Arial" w:hAnsi="Arial" w:cs="Arial"/>
                  <w:sz w:val="16"/>
                </w:rPr>
                <w:delText>1</w:delText>
              </w:r>
            </w:del>
          </w:p>
        </w:tc>
        <w:tc>
          <w:tcPr>
            <w:tcW w:w="606" w:type="dxa"/>
            <w:shd w:val="pct15" w:color="auto" w:fill="auto"/>
          </w:tcPr>
          <w:p w:rsidR="003651FB" w:rsidRDefault="003651FB" w:rsidP="003651FB">
            <w:pPr>
              <w:spacing w:before="60"/>
              <w:rPr>
                <w:rFonts w:ascii="Arial" w:hAnsi="Arial" w:cs="Arial"/>
                <w:sz w:val="16"/>
              </w:rPr>
            </w:pPr>
          </w:p>
        </w:tc>
      </w:tr>
      <w:tr w:rsidR="003651FB" w:rsidTr="00E213B0">
        <w:tc>
          <w:tcPr>
            <w:tcW w:w="2062" w:type="dxa"/>
          </w:tcPr>
          <w:p w:rsidR="003651FB" w:rsidRDefault="003651FB" w:rsidP="003651FB">
            <w:pPr>
              <w:spacing w:before="60"/>
              <w:rPr>
                <w:rFonts w:ascii="Arial" w:hAnsi="Arial" w:cs="Arial"/>
                <w:b/>
                <w:bCs/>
                <w:sz w:val="16"/>
              </w:rPr>
            </w:pPr>
          </w:p>
        </w:tc>
        <w:tc>
          <w:tcPr>
            <w:tcW w:w="3840" w:type="dxa"/>
          </w:tcPr>
          <w:p w:rsidR="003651FB" w:rsidRDefault="003651FB" w:rsidP="003651FB">
            <w:pPr>
              <w:spacing w:before="60"/>
              <w:rPr>
                <w:rFonts w:ascii="Arial" w:hAnsi="Arial" w:cs="Arial"/>
                <w:sz w:val="16"/>
              </w:rPr>
            </w:pPr>
            <w:r w:rsidRPr="003651FB">
              <w:rPr>
                <w:rFonts w:ascii="Arial" w:hAnsi="Arial" w:cs="Arial"/>
                <w:sz w:val="16"/>
              </w:rPr>
              <w:t>OffsetDelta_Volts_T_f32</w:t>
            </w:r>
          </w:p>
        </w:tc>
        <w:tc>
          <w:tcPr>
            <w:tcW w:w="1152" w:type="dxa"/>
          </w:tcPr>
          <w:p w:rsidR="003651FB" w:rsidRDefault="003651FB" w:rsidP="003651FB">
            <w:pPr>
              <w:spacing w:before="60"/>
              <w:rPr>
                <w:rFonts w:ascii="Arial" w:hAnsi="Arial" w:cs="Arial"/>
                <w:sz w:val="16"/>
              </w:rPr>
            </w:pPr>
            <w:r>
              <w:rPr>
                <w:rFonts w:ascii="Arial" w:hAnsi="Arial" w:cs="Arial"/>
                <w:sz w:val="16"/>
              </w:rPr>
              <w:t>float32</w:t>
            </w:r>
          </w:p>
        </w:tc>
        <w:tc>
          <w:tcPr>
            <w:tcW w:w="661" w:type="dxa"/>
          </w:tcPr>
          <w:p w:rsidR="003651FB" w:rsidRDefault="00341DD0" w:rsidP="00341DD0">
            <w:pPr>
              <w:spacing w:before="60"/>
              <w:rPr>
                <w:rFonts w:ascii="Arial" w:hAnsi="Arial" w:cs="Arial"/>
                <w:sz w:val="16"/>
              </w:rPr>
            </w:pPr>
            <w:r w:rsidRPr="00341DD0">
              <w:rPr>
                <w:rFonts w:ascii="Arial" w:hAnsi="Arial" w:cs="Arial"/>
                <w:sz w:val="16"/>
              </w:rPr>
              <w:t>-</w:t>
            </w:r>
            <w:ins w:id="271" w:author="rz3h1n" w:date="2013-06-26T16:18:00Z">
              <w:r w:rsidR="00E213B0">
                <w:rPr>
                  <w:rFonts w:ascii="Arial" w:hAnsi="Arial" w:cs="Arial"/>
                  <w:sz w:val="16"/>
                </w:rPr>
                <w:t>1.1</w:t>
              </w:r>
            </w:ins>
            <w:del w:id="272" w:author="rz3h1n" w:date="2013-06-26T16:18:00Z">
              <w:r w:rsidDel="00E213B0">
                <w:rPr>
                  <w:rFonts w:ascii="Arial" w:hAnsi="Arial" w:cs="Arial"/>
                  <w:sz w:val="16"/>
                </w:rPr>
                <w:delText>0.</w:delText>
              </w:r>
              <w:r w:rsidRPr="00341DD0" w:rsidDel="00E213B0">
                <w:rPr>
                  <w:rFonts w:ascii="Arial" w:hAnsi="Arial" w:cs="Arial"/>
                  <w:sz w:val="16"/>
                </w:rPr>
                <w:delText>5</w:delText>
              </w:r>
            </w:del>
          </w:p>
        </w:tc>
        <w:tc>
          <w:tcPr>
            <w:tcW w:w="617" w:type="dxa"/>
          </w:tcPr>
          <w:p w:rsidR="003651FB" w:rsidRDefault="00E213B0" w:rsidP="00E213B0">
            <w:pPr>
              <w:spacing w:before="60"/>
              <w:rPr>
                <w:rFonts w:ascii="Arial" w:hAnsi="Arial" w:cs="Arial"/>
                <w:sz w:val="16"/>
              </w:rPr>
            </w:pPr>
            <w:ins w:id="273" w:author="rz3h1n" w:date="2013-06-26T16:18:00Z">
              <w:r>
                <w:rPr>
                  <w:rFonts w:ascii="Arial" w:hAnsi="Arial" w:cs="Arial"/>
                  <w:sz w:val="16"/>
                </w:rPr>
                <w:t>1</w:t>
              </w:r>
            </w:ins>
            <w:del w:id="274" w:author="rz3h1n" w:date="2013-06-26T16:18:00Z">
              <w:r w:rsidR="00341DD0" w:rsidDel="00E213B0">
                <w:rPr>
                  <w:rFonts w:ascii="Arial" w:hAnsi="Arial" w:cs="Arial"/>
                  <w:sz w:val="16"/>
                </w:rPr>
                <w:delText>0</w:delText>
              </w:r>
            </w:del>
            <w:r w:rsidR="00341DD0">
              <w:rPr>
                <w:rFonts w:ascii="Arial" w:hAnsi="Arial" w:cs="Arial"/>
                <w:sz w:val="16"/>
              </w:rPr>
              <w:t>.</w:t>
            </w:r>
            <w:ins w:id="275" w:author="rz3h1n" w:date="2013-06-26T16:18:00Z">
              <w:r>
                <w:rPr>
                  <w:rFonts w:ascii="Arial" w:hAnsi="Arial" w:cs="Arial"/>
                  <w:sz w:val="16"/>
                </w:rPr>
                <w:t>6</w:t>
              </w:r>
            </w:ins>
            <w:del w:id="276" w:author="rz3h1n" w:date="2013-06-26T16:18:00Z">
              <w:r w:rsidR="00341DD0" w:rsidDel="00E213B0">
                <w:rPr>
                  <w:rFonts w:ascii="Arial" w:hAnsi="Arial" w:cs="Arial"/>
                  <w:sz w:val="16"/>
                </w:rPr>
                <w:delText>5</w:delText>
              </w:r>
            </w:del>
          </w:p>
        </w:tc>
        <w:tc>
          <w:tcPr>
            <w:tcW w:w="606" w:type="dxa"/>
            <w:shd w:val="pct15" w:color="auto" w:fill="auto"/>
          </w:tcPr>
          <w:p w:rsidR="003651FB" w:rsidRDefault="003651FB" w:rsidP="003651FB">
            <w:pPr>
              <w:spacing w:before="60"/>
              <w:rPr>
                <w:rFonts w:ascii="Arial" w:hAnsi="Arial" w:cs="Arial"/>
                <w:sz w:val="16"/>
              </w:rPr>
            </w:pPr>
          </w:p>
        </w:tc>
      </w:tr>
      <w:tr w:rsidR="003651FB" w:rsidTr="00E213B0">
        <w:tc>
          <w:tcPr>
            <w:tcW w:w="2062" w:type="dxa"/>
          </w:tcPr>
          <w:p w:rsidR="003651FB" w:rsidRDefault="003651FB" w:rsidP="003651FB">
            <w:pPr>
              <w:spacing w:before="60"/>
              <w:rPr>
                <w:rFonts w:ascii="Arial" w:hAnsi="Arial" w:cs="Arial"/>
                <w:b/>
                <w:bCs/>
                <w:sz w:val="16"/>
              </w:rPr>
            </w:pPr>
          </w:p>
        </w:tc>
        <w:tc>
          <w:tcPr>
            <w:tcW w:w="3840" w:type="dxa"/>
          </w:tcPr>
          <w:p w:rsidR="003651FB" w:rsidRDefault="003651FB" w:rsidP="003651FB">
            <w:pPr>
              <w:spacing w:before="60"/>
              <w:rPr>
                <w:rFonts w:ascii="Arial" w:hAnsi="Arial" w:cs="Arial"/>
                <w:sz w:val="16"/>
              </w:rPr>
            </w:pPr>
            <w:r w:rsidRPr="003651FB">
              <w:rPr>
                <w:rFonts w:ascii="Arial" w:hAnsi="Arial" w:cs="Arial"/>
                <w:sz w:val="16"/>
              </w:rPr>
              <w:t>StateVarPtr_Volts_T_s2p29</w:t>
            </w:r>
          </w:p>
        </w:tc>
        <w:tc>
          <w:tcPr>
            <w:tcW w:w="1152" w:type="dxa"/>
          </w:tcPr>
          <w:p w:rsidR="003651FB" w:rsidRDefault="003651FB" w:rsidP="003651FB">
            <w:pPr>
              <w:spacing w:before="60"/>
              <w:rPr>
                <w:rFonts w:ascii="Arial" w:hAnsi="Arial" w:cs="Arial"/>
                <w:sz w:val="16"/>
              </w:rPr>
            </w:pPr>
            <w:r>
              <w:rPr>
                <w:rFonts w:ascii="Arial" w:hAnsi="Arial" w:cs="Arial"/>
                <w:sz w:val="16"/>
              </w:rPr>
              <w:t>s2p29_T</w:t>
            </w:r>
          </w:p>
        </w:tc>
        <w:tc>
          <w:tcPr>
            <w:tcW w:w="661" w:type="dxa"/>
          </w:tcPr>
          <w:p w:rsidR="003651FB" w:rsidRDefault="00341DD0" w:rsidP="003651FB">
            <w:pPr>
              <w:spacing w:before="60"/>
              <w:rPr>
                <w:rFonts w:ascii="Arial" w:hAnsi="Arial" w:cs="Arial"/>
                <w:sz w:val="16"/>
              </w:rPr>
            </w:pPr>
            <w:r>
              <w:rPr>
                <w:rFonts w:ascii="Arial" w:hAnsi="Arial" w:cs="Arial"/>
                <w:sz w:val="16"/>
              </w:rPr>
              <w:t>-</w:t>
            </w:r>
            <w:ins w:id="277" w:author="rz3h1n" w:date="2013-06-26T16:19:00Z">
              <w:r w:rsidR="00E213B0">
                <w:rPr>
                  <w:rFonts w:ascii="Arial" w:hAnsi="Arial" w:cs="Arial"/>
                  <w:sz w:val="16"/>
                </w:rPr>
                <w:t>2.5</w:t>
              </w:r>
            </w:ins>
            <w:del w:id="278" w:author="rz3h1n" w:date="2013-06-26T16:19:00Z">
              <w:r w:rsidDel="00E213B0">
                <w:rPr>
                  <w:rFonts w:ascii="Arial" w:hAnsi="Arial" w:cs="Arial"/>
                  <w:sz w:val="16"/>
                </w:rPr>
                <w:delText>1.5</w:delText>
              </w:r>
            </w:del>
          </w:p>
        </w:tc>
        <w:tc>
          <w:tcPr>
            <w:tcW w:w="617" w:type="dxa"/>
          </w:tcPr>
          <w:p w:rsidR="003651FB" w:rsidRDefault="00E213B0" w:rsidP="003651FB">
            <w:pPr>
              <w:spacing w:before="60"/>
              <w:rPr>
                <w:rFonts w:ascii="Arial" w:hAnsi="Arial" w:cs="Arial"/>
                <w:sz w:val="16"/>
              </w:rPr>
            </w:pPr>
            <w:ins w:id="279" w:author="rz3h1n" w:date="2013-06-26T16:19:00Z">
              <w:r>
                <w:rPr>
                  <w:rFonts w:ascii="Arial" w:hAnsi="Arial" w:cs="Arial"/>
                  <w:sz w:val="16"/>
                </w:rPr>
                <w:t>2</w:t>
              </w:r>
            </w:ins>
            <w:del w:id="280" w:author="rz3h1n" w:date="2013-06-26T16:19:00Z">
              <w:r w:rsidR="00341DD0" w:rsidDel="00E213B0">
                <w:rPr>
                  <w:rFonts w:ascii="Arial" w:hAnsi="Arial" w:cs="Arial"/>
                  <w:sz w:val="16"/>
                </w:rPr>
                <w:delText>1</w:delText>
              </w:r>
            </w:del>
            <w:r w:rsidR="00341DD0">
              <w:rPr>
                <w:rFonts w:ascii="Arial" w:hAnsi="Arial" w:cs="Arial"/>
                <w:sz w:val="16"/>
              </w:rPr>
              <w:t>.5</w:t>
            </w:r>
          </w:p>
        </w:tc>
        <w:tc>
          <w:tcPr>
            <w:tcW w:w="606" w:type="dxa"/>
            <w:shd w:val="pct15" w:color="auto" w:fill="auto"/>
          </w:tcPr>
          <w:p w:rsidR="003651FB" w:rsidRDefault="003651FB" w:rsidP="003651FB">
            <w:pPr>
              <w:spacing w:before="60"/>
              <w:rPr>
                <w:rFonts w:ascii="Arial" w:hAnsi="Arial" w:cs="Arial"/>
                <w:sz w:val="16"/>
              </w:rPr>
            </w:pPr>
          </w:p>
        </w:tc>
      </w:tr>
      <w:tr w:rsidR="00E213B0" w:rsidTr="00E213B0">
        <w:tc>
          <w:tcPr>
            <w:tcW w:w="2062" w:type="dxa"/>
          </w:tcPr>
          <w:p w:rsidR="00E213B0" w:rsidRDefault="00E213B0" w:rsidP="003651FB">
            <w:pPr>
              <w:spacing w:before="60"/>
              <w:rPr>
                <w:rFonts w:ascii="Arial" w:hAnsi="Arial" w:cs="Arial"/>
                <w:b/>
                <w:bCs/>
                <w:sz w:val="16"/>
              </w:rPr>
            </w:pPr>
            <w:r>
              <w:rPr>
                <w:rFonts w:ascii="Arial" w:hAnsi="Arial" w:cs="Arial"/>
                <w:b/>
                <w:bCs/>
                <w:sz w:val="16"/>
              </w:rPr>
              <w:t>Return Value</w:t>
            </w:r>
          </w:p>
        </w:tc>
        <w:tc>
          <w:tcPr>
            <w:tcW w:w="3840" w:type="dxa"/>
          </w:tcPr>
          <w:p w:rsidR="00E213B0" w:rsidRDefault="00E213B0" w:rsidP="003651FB">
            <w:pPr>
              <w:spacing w:before="60"/>
              <w:rPr>
                <w:rFonts w:ascii="Arial" w:hAnsi="Arial" w:cs="Arial"/>
                <w:sz w:val="16"/>
              </w:rPr>
            </w:pPr>
            <w:r w:rsidRPr="003651FB">
              <w:rPr>
                <w:rFonts w:ascii="Arial" w:hAnsi="Arial" w:cs="Arial"/>
                <w:sz w:val="16"/>
              </w:rPr>
              <w:t>Output_Volts_T_f32</w:t>
            </w:r>
          </w:p>
        </w:tc>
        <w:tc>
          <w:tcPr>
            <w:tcW w:w="1152" w:type="dxa"/>
          </w:tcPr>
          <w:p w:rsidR="00E213B0" w:rsidRDefault="00E213B0" w:rsidP="003651FB">
            <w:pPr>
              <w:spacing w:before="60"/>
              <w:rPr>
                <w:rFonts w:ascii="Arial" w:hAnsi="Arial" w:cs="Arial"/>
                <w:sz w:val="16"/>
              </w:rPr>
            </w:pPr>
            <w:r>
              <w:rPr>
                <w:rFonts w:ascii="Arial" w:hAnsi="Arial" w:cs="Arial"/>
                <w:sz w:val="16"/>
              </w:rPr>
              <w:t>float32</w:t>
            </w:r>
          </w:p>
        </w:tc>
        <w:tc>
          <w:tcPr>
            <w:tcW w:w="661" w:type="dxa"/>
          </w:tcPr>
          <w:p w:rsidR="00E213B0" w:rsidRDefault="00E213B0" w:rsidP="001B2C3B">
            <w:pPr>
              <w:spacing w:before="60"/>
              <w:rPr>
                <w:rFonts w:ascii="Arial" w:hAnsi="Arial" w:cs="Arial"/>
                <w:sz w:val="16"/>
              </w:rPr>
            </w:pPr>
            <w:ins w:id="281" w:author="rz3h1n" w:date="2013-06-26T16:19:00Z">
              <w:r>
                <w:rPr>
                  <w:rFonts w:ascii="Arial" w:hAnsi="Arial" w:cs="Arial"/>
                  <w:sz w:val="16"/>
                </w:rPr>
                <w:t>-2.5</w:t>
              </w:r>
            </w:ins>
            <w:del w:id="282" w:author="rz3h1n" w:date="2013-06-26T16:19:00Z">
              <w:r w:rsidDel="001E710D">
                <w:rPr>
                  <w:rFonts w:ascii="Arial" w:hAnsi="Arial" w:cs="Arial"/>
                  <w:sz w:val="16"/>
                </w:rPr>
                <w:delText>-1.5</w:delText>
              </w:r>
            </w:del>
          </w:p>
        </w:tc>
        <w:tc>
          <w:tcPr>
            <w:tcW w:w="617" w:type="dxa"/>
          </w:tcPr>
          <w:p w:rsidR="00E213B0" w:rsidRDefault="00E213B0" w:rsidP="001B2C3B">
            <w:pPr>
              <w:spacing w:before="60"/>
              <w:rPr>
                <w:rFonts w:ascii="Arial" w:hAnsi="Arial" w:cs="Arial"/>
                <w:sz w:val="16"/>
              </w:rPr>
            </w:pPr>
            <w:ins w:id="283" w:author="rz3h1n" w:date="2013-06-26T16:19:00Z">
              <w:r>
                <w:rPr>
                  <w:rFonts w:ascii="Arial" w:hAnsi="Arial" w:cs="Arial"/>
                  <w:sz w:val="16"/>
                </w:rPr>
                <w:t>2.5</w:t>
              </w:r>
            </w:ins>
            <w:del w:id="284" w:author="rz3h1n" w:date="2013-06-26T16:19:00Z">
              <w:r w:rsidDel="001E710D">
                <w:rPr>
                  <w:rFonts w:ascii="Arial" w:hAnsi="Arial" w:cs="Arial"/>
                  <w:sz w:val="16"/>
                </w:rPr>
                <w:delText>1.5</w:delText>
              </w:r>
            </w:del>
          </w:p>
        </w:tc>
        <w:tc>
          <w:tcPr>
            <w:tcW w:w="606" w:type="dxa"/>
          </w:tcPr>
          <w:p w:rsidR="00E213B0" w:rsidRDefault="00E213B0" w:rsidP="003651FB">
            <w:pPr>
              <w:spacing w:before="60"/>
              <w:rPr>
                <w:rFonts w:ascii="Arial" w:hAnsi="Arial" w:cs="Arial"/>
                <w:sz w:val="16"/>
              </w:rPr>
            </w:pPr>
            <w:r>
              <w:rPr>
                <w:rFonts w:ascii="Arial" w:hAnsi="Arial" w:cs="Arial"/>
                <w:sz w:val="16"/>
              </w:rPr>
              <w:t>2</w:t>
            </w:r>
            <w:r w:rsidRPr="00341DD0">
              <w:rPr>
                <w:rFonts w:ascii="Arial" w:hAnsi="Arial" w:cs="Arial"/>
                <w:sz w:val="16"/>
                <w:vertAlign w:val="superscript"/>
              </w:rPr>
              <w:t>-13</w:t>
            </w:r>
          </w:p>
        </w:tc>
      </w:tr>
    </w:tbl>
    <w:p w:rsidR="003651FB" w:rsidRDefault="003651FB" w:rsidP="003651FB">
      <w:pPr>
        <w:pStyle w:val="Heading4"/>
      </w:pPr>
      <w:r>
        <w:t>Description</w:t>
      </w:r>
    </w:p>
    <w:p w:rsidR="003651FB" w:rsidRDefault="00A85B2A" w:rsidP="003651FB">
      <w:pPr>
        <w:jc w:val="center"/>
      </w:pPr>
      <w:r>
        <w:object w:dxaOrig="5095" w:dyaOrig="6895">
          <v:shape id="_x0000_i1026" type="#_x0000_t75" style="width:255pt;height:345pt" o:ole="">
            <v:imagedata r:id="rId11" o:title=""/>
          </v:shape>
          <o:OLEObject Type="Embed" ProgID="Visio.Drawing.11" ShapeID="_x0000_i1026" DrawAspect="Content" ObjectID="_1438604848" r:id="rId12"/>
        </w:object>
      </w:r>
    </w:p>
    <w:p w:rsidR="00341DD0" w:rsidRDefault="00341DD0">
      <w:pPr>
        <w:spacing w:after="0"/>
        <w:rPr>
          <w:rFonts w:ascii="Arial" w:hAnsi="Arial"/>
          <w:b/>
          <w:sz w:val="24"/>
        </w:rPr>
      </w:pPr>
      <w:r>
        <w:br w:type="page"/>
      </w:r>
    </w:p>
    <w:p w:rsidR="003651FB" w:rsidRDefault="00341DD0" w:rsidP="003651FB">
      <w:pPr>
        <w:pStyle w:val="Heading3"/>
      </w:pPr>
      <w:r>
        <w:lastRenderedPageBreak/>
        <w:t>Calculate Offset from Min/Max</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64"/>
        <w:gridCol w:w="3839"/>
        <w:gridCol w:w="1151"/>
        <w:gridCol w:w="661"/>
        <w:gridCol w:w="617"/>
        <w:gridCol w:w="606"/>
      </w:tblGrid>
      <w:tr w:rsidR="003651FB" w:rsidTr="003651FB">
        <w:tc>
          <w:tcPr>
            <w:tcW w:w="2083" w:type="dxa"/>
          </w:tcPr>
          <w:p w:rsidR="003651FB" w:rsidRDefault="003651FB" w:rsidP="003651FB">
            <w:pPr>
              <w:spacing w:before="60"/>
              <w:rPr>
                <w:rFonts w:ascii="Arial" w:hAnsi="Arial" w:cs="Arial"/>
                <w:b/>
                <w:bCs/>
                <w:sz w:val="16"/>
              </w:rPr>
            </w:pPr>
            <w:r>
              <w:rPr>
                <w:rFonts w:ascii="Arial" w:hAnsi="Arial" w:cs="Arial"/>
                <w:b/>
                <w:bCs/>
                <w:sz w:val="16"/>
              </w:rPr>
              <w:t>Function Name</w:t>
            </w:r>
          </w:p>
        </w:tc>
        <w:tc>
          <w:tcPr>
            <w:tcW w:w="3875" w:type="dxa"/>
          </w:tcPr>
          <w:p w:rsidR="003651FB" w:rsidRDefault="00341DD0" w:rsidP="003651FB">
            <w:pPr>
              <w:spacing w:before="60"/>
              <w:rPr>
                <w:rFonts w:ascii="Arial" w:hAnsi="Arial" w:cs="Arial"/>
                <w:sz w:val="16"/>
              </w:rPr>
            </w:pPr>
            <w:r w:rsidRPr="00341DD0">
              <w:rPr>
                <w:rFonts w:ascii="Arial" w:hAnsi="Arial" w:cs="Arial"/>
                <w:sz w:val="16"/>
              </w:rPr>
              <w:t>CalcOffsetFromMinMax</w:t>
            </w:r>
          </w:p>
        </w:tc>
        <w:tc>
          <w:tcPr>
            <w:tcW w:w="1159" w:type="dxa"/>
            <w:shd w:val="pct30" w:color="FFFF00" w:fill="auto"/>
          </w:tcPr>
          <w:p w:rsidR="003651FB" w:rsidRDefault="003651FB" w:rsidP="003651FB">
            <w:pPr>
              <w:spacing w:before="60"/>
              <w:jc w:val="center"/>
              <w:rPr>
                <w:rFonts w:ascii="Arial" w:hAnsi="Arial" w:cs="Arial"/>
                <w:sz w:val="16"/>
              </w:rPr>
            </w:pPr>
            <w:r>
              <w:rPr>
                <w:rFonts w:ascii="Arial" w:hAnsi="Arial" w:cs="Arial"/>
                <w:sz w:val="16"/>
              </w:rPr>
              <w:t>Type</w:t>
            </w:r>
          </w:p>
        </w:tc>
        <w:tc>
          <w:tcPr>
            <w:tcW w:w="607" w:type="dxa"/>
            <w:shd w:val="pct30" w:color="FFFF00" w:fill="auto"/>
          </w:tcPr>
          <w:p w:rsidR="003651FB" w:rsidRDefault="003651FB" w:rsidP="003651FB">
            <w:pPr>
              <w:spacing w:before="60"/>
              <w:jc w:val="center"/>
              <w:rPr>
                <w:rFonts w:ascii="Arial" w:hAnsi="Arial" w:cs="Arial"/>
                <w:sz w:val="16"/>
              </w:rPr>
            </w:pPr>
            <w:r>
              <w:rPr>
                <w:rFonts w:ascii="Arial" w:hAnsi="Arial" w:cs="Arial"/>
                <w:sz w:val="16"/>
              </w:rPr>
              <w:t>Min</w:t>
            </w:r>
          </w:p>
        </w:tc>
        <w:tc>
          <w:tcPr>
            <w:tcW w:w="607" w:type="dxa"/>
            <w:shd w:val="pct30" w:color="FFFF00" w:fill="auto"/>
          </w:tcPr>
          <w:p w:rsidR="003651FB" w:rsidRDefault="003651FB" w:rsidP="003651FB">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651FB" w:rsidRDefault="003651FB" w:rsidP="003651FB">
            <w:pPr>
              <w:spacing w:before="60"/>
              <w:jc w:val="center"/>
              <w:rPr>
                <w:rFonts w:ascii="Arial" w:hAnsi="Arial" w:cs="Arial"/>
                <w:sz w:val="16"/>
              </w:rPr>
            </w:pPr>
            <w:r>
              <w:rPr>
                <w:rFonts w:ascii="Arial" w:hAnsi="Arial" w:cs="Arial"/>
                <w:sz w:val="16"/>
              </w:rPr>
              <w:t>UTP Tol.</w:t>
            </w:r>
          </w:p>
        </w:tc>
      </w:tr>
      <w:tr w:rsidR="003651FB" w:rsidTr="003651FB">
        <w:tc>
          <w:tcPr>
            <w:tcW w:w="2083" w:type="dxa"/>
          </w:tcPr>
          <w:p w:rsidR="003651FB" w:rsidRDefault="003651FB" w:rsidP="003651FB">
            <w:pPr>
              <w:spacing w:before="60"/>
              <w:rPr>
                <w:rFonts w:ascii="Arial" w:hAnsi="Arial" w:cs="Arial"/>
                <w:b/>
                <w:bCs/>
                <w:sz w:val="16"/>
              </w:rPr>
            </w:pPr>
            <w:r>
              <w:rPr>
                <w:rFonts w:ascii="Arial" w:hAnsi="Arial" w:cs="Arial"/>
                <w:b/>
                <w:bCs/>
                <w:sz w:val="16"/>
              </w:rPr>
              <w:t xml:space="preserve">Arguments Passed </w:t>
            </w:r>
          </w:p>
        </w:tc>
        <w:tc>
          <w:tcPr>
            <w:tcW w:w="3875" w:type="dxa"/>
          </w:tcPr>
          <w:p w:rsidR="003651FB" w:rsidRDefault="00341DD0" w:rsidP="003651FB">
            <w:pPr>
              <w:spacing w:before="60"/>
              <w:rPr>
                <w:rFonts w:ascii="Arial" w:hAnsi="Arial" w:cs="Arial"/>
                <w:sz w:val="16"/>
              </w:rPr>
            </w:pPr>
            <w:r w:rsidRPr="00341DD0">
              <w:rPr>
                <w:rFonts w:ascii="Arial" w:hAnsi="Arial" w:cs="Arial"/>
                <w:sz w:val="16"/>
              </w:rPr>
              <w:t>Min_Volts_T_f32</w:t>
            </w:r>
          </w:p>
        </w:tc>
        <w:tc>
          <w:tcPr>
            <w:tcW w:w="1159" w:type="dxa"/>
          </w:tcPr>
          <w:p w:rsidR="003651FB" w:rsidRDefault="00341DD0" w:rsidP="003651FB">
            <w:pPr>
              <w:spacing w:before="60"/>
              <w:rPr>
                <w:rFonts w:ascii="Arial" w:hAnsi="Arial" w:cs="Arial"/>
                <w:sz w:val="16"/>
              </w:rPr>
            </w:pPr>
            <w:r>
              <w:rPr>
                <w:rFonts w:ascii="Arial" w:hAnsi="Arial" w:cs="Arial"/>
                <w:sz w:val="16"/>
              </w:rPr>
              <w:t>float32</w:t>
            </w:r>
          </w:p>
        </w:tc>
        <w:tc>
          <w:tcPr>
            <w:tcW w:w="607" w:type="dxa"/>
          </w:tcPr>
          <w:p w:rsidR="003651FB" w:rsidRDefault="00341DD0" w:rsidP="003651FB">
            <w:pPr>
              <w:spacing w:before="60"/>
              <w:rPr>
                <w:rFonts w:ascii="Arial" w:hAnsi="Arial" w:cs="Arial"/>
                <w:sz w:val="16"/>
              </w:rPr>
            </w:pPr>
            <w:del w:id="285" w:author="rz3h1n" w:date="2013-06-26T16:21:00Z">
              <w:r w:rsidDel="007E2015">
                <w:rPr>
                  <w:rFonts w:ascii="Arial" w:hAnsi="Arial" w:cs="Arial"/>
                  <w:sz w:val="16"/>
                </w:rPr>
                <w:delText>-1.5</w:delText>
              </w:r>
            </w:del>
            <w:ins w:id="286" w:author="rz3h1n" w:date="2013-06-26T16:21:00Z">
              <w:r w:rsidR="007E2015">
                <w:rPr>
                  <w:rFonts w:ascii="Arial" w:hAnsi="Arial" w:cs="Arial"/>
                  <w:sz w:val="16"/>
                </w:rPr>
                <w:t>-0.25</w:t>
              </w:r>
            </w:ins>
          </w:p>
        </w:tc>
        <w:tc>
          <w:tcPr>
            <w:tcW w:w="607" w:type="dxa"/>
          </w:tcPr>
          <w:p w:rsidR="003651FB" w:rsidRDefault="00341DD0" w:rsidP="003651FB">
            <w:pPr>
              <w:spacing w:before="60"/>
              <w:rPr>
                <w:rFonts w:ascii="Arial" w:hAnsi="Arial" w:cs="Arial"/>
                <w:sz w:val="16"/>
              </w:rPr>
            </w:pPr>
            <w:del w:id="287" w:author="rz3h1n" w:date="2013-06-26T16:21:00Z">
              <w:r w:rsidDel="007E2015">
                <w:rPr>
                  <w:rFonts w:ascii="Arial" w:hAnsi="Arial" w:cs="Arial"/>
                  <w:sz w:val="16"/>
                </w:rPr>
                <w:delText>-0.25</w:delText>
              </w:r>
            </w:del>
            <w:ins w:id="288" w:author="rz3h1n" w:date="2013-06-26T16:21:00Z">
              <w:r w:rsidR="007E2015">
                <w:rPr>
                  <w:rFonts w:ascii="Arial" w:hAnsi="Arial" w:cs="Arial"/>
                  <w:sz w:val="16"/>
                </w:rPr>
                <w:t>-2.5</w:t>
              </w:r>
            </w:ins>
          </w:p>
        </w:tc>
        <w:tc>
          <w:tcPr>
            <w:tcW w:w="607" w:type="dxa"/>
            <w:shd w:val="pct15" w:color="auto" w:fill="auto"/>
          </w:tcPr>
          <w:p w:rsidR="003651FB" w:rsidRDefault="003651FB" w:rsidP="003651FB">
            <w:pPr>
              <w:spacing w:before="60"/>
              <w:rPr>
                <w:rFonts w:ascii="Arial" w:hAnsi="Arial" w:cs="Arial"/>
                <w:sz w:val="16"/>
              </w:rPr>
            </w:pPr>
          </w:p>
        </w:tc>
      </w:tr>
      <w:tr w:rsidR="00341DD0" w:rsidTr="003651FB">
        <w:tc>
          <w:tcPr>
            <w:tcW w:w="2083" w:type="dxa"/>
          </w:tcPr>
          <w:p w:rsidR="00341DD0" w:rsidRDefault="00341DD0" w:rsidP="003651FB">
            <w:pPr>
              <w:spacing w:before="60"/>
              <w:rPr>
                <w:rFonts w:ascii="Arial" w:hAnsi="Arial" w:cs="Arial"/>
                <w:b/>
                <w:bCs/>
                <w:sz w:val="16"/>
              </w:rPr>
            </w:pPr>
          </w:p>
        </w:tc>
        <w:tc>
          <w:tcPr>
            <w:tcW w:w="3875" w:type="dxa"/>
          </w:tcPr>
          <w:p w:rsidR="00341DD0" w:rsidRDefault="00341DD0" w:rsidP="003651FB">
            <w:pPr>
              <w:spacing w:before="60"/>
              <w:rPr>
                <w:rFonts w:ascii="Arial" w:hAnsi="Arial" w:cs="Arial"/>
                <w:sz w:val="16"/>
              </w:rPr>
            </w:pPr>
            <w:r w:rsidRPr="00341DD0">
              <w:rPr>
                <w:rFonts w:ascii="Arial" w:hAnsi="Arial" w:cs="Arial"/>
                <w:sz w:val="16"/>
              </w:rPr>
              <w:t>Max_Volts_T_f32</w:t>
            </w:r>
          </w:p>
        </w:tc>
        <w:tc>
          <w:tcPr>
            <w:tcW w:w="1159" w:type="dxa"/>
          </w:tcPr>
          <w:p w:rsidR="00341DD0" w:rsidRDefault="00341DD0" w:rsidP="003651FB">
            <w:pPr>
              <w:spacing w:before="60"/>
              <w:rPr>
                <w:rFonts w:ascii="Arial" w:hAnsi="Arial" w:cs="Arial"/>
                <w:sz w:val="16"/>
              </w:rPr>
            </w:pPr>
            <w:r>
              <w:rPr>
                <w:rFonts w:ascii="Arial" w:hAnsi="Arial" w:cs="Arial"/>
                <w:sz w:val="16"/>
              </w:rPr>
              <w:t>float32</w:t>
            </w:r>
          </w:p>
        </w:tc>
        <w:tc>
          <w:tcPr>
            <w:tcW w:w="607" w:type="dxa"/>
          </w:tcPr>
          <w:p w:rsidR="00341DD0" w:rsidRDefault="00341DD0" w:rsidP="003651FB">
            <w:pPr>
              <w:spacing w:before="60"/>
              <w:rPr>
                <w:rFonts w:ascii="Arial" w:hAnsi="Arial" w:cs="Arial"/>
                <w:sz w:val="16"/>
              </w:rPr>
            </w:pPr>
            <w:r>
              <w:rPr>
                <w:rFonts w:ascii="Arial" w:hAnsi="Arial" w:cs="Arial"/>
                <w:sz w:val="16"/>
              </w:rPr>
              <w:t>0.25</w:t>
            </w:r>
          </w:p>
        </w:tc>
        <w:tc>
          <w:tcPr>
            <w:tcW w:w="607" w:type="dxa"/>
          </w:tcPr>
          <w:p w:rsidR="00341DD0" w:rsidRDefault="007E2015" w:rsidP="003651FB">
            <w:pPr>
              <w:spacing w:before="60"/>
              <w:rPr>
                <w:rFonts w:ascii="Arial" w:hAnsi="Arial" w:cs="Arial"/>
                <w:sz w:val="16"/>
              </w:rPr>
            </w:pPr>
            <w:ins w:id="289" w:author="rz3h1n" w:date="2013-06-26T16:21:00Z">
              <w:r>
                <w:rPr>
                  <w:rFonts w:ascii="Arial" w:hAnsi="Arial" w:cs="Arial"/>
                  <w:sz w:val="16"/>
                </w:rPr>
                <w:t>2</w:t>
              </w:r>
            </w:ins>
            <w:del w:id="290" w:author="rz3h1n" w:date="2013-06-26T16:21:00Z">
              <w:r w:rsidR="00341DD0" w:rsidDel="007E2015">
                <w:rPr>
                  <w:rFonts w:ascii="Arial" w:hAnsi="Arial" w:cs="Arial"/>
                  <w:sz w:val="16"/>
                </w:rPr>
                <w:delText>1</w:delText>
              </w:r>
            </w:del>
            <w:r w:rsidR="00341DD0">
              <w:rPr>
                <w:rFonts w:ascii="Arial" w:hAnsi="Arial" w:cs="Arial"/>
                <w:sz w:val="16"/>
              </w:rPr>
              <w:t>.5</w:t>
            </w:r>
          </w:p>
        </w:tc>
        <w:tc>
          <w:tcPr>
            <w:tcW w:w="607" w:type="dxa"/>
            <w:shd w:val="pct15" w:color="auto" w:fill="auto"/>
          </w:tcPr>
          <w:p w:rsidR="00341DD0" w:rsidRDefault="00341DD0" w:rsidP="003651FB">
            <w:pPr>
              <w:spacing w:before="60"/>
              <w:rPr>
                <w:rFonts w:ascii="Arial" w:hAnsi="Arial" w:cs="Arial"/>
                <w:sz w:val="16"/>
              </w:rPr>
            </w:pPr>
          </w:p>
        </w:tc>
      </w:tr>
      <w:tr w:rsidR="00341DD0" w:rsidTr="003651FB">
        <w:tc>
          <w:tcPr>
            <w:tcW w:w="2083" w:type="dxa"/>
          </w:tcPr>
          <w:p w:rsidR="00341DD0" w:rsidRDefault="00341DD0" w:rsidP="003651FB">
            <w:pPr>
              <w:spacing w:before="60"/>
              <w:rPr>
                <w:rFonts w:ascii="Arial" w:hAnsi="Arial" w:cs="Arial"/>
                <w:b/>
                <w:bCs/>
                <w:sz w:val="16"/>
              </w:rPr>
            </w:pPr>
          </w:p>
        </w:tc>
        <w:tc>
          <w:tcPr>
            <w:tcW w:w="3875" w:type="dxa"/>
          </w:tcPr>
          <w:p w:rsidR="00341DD0" w:rsidRDefault="00341DD0" w:rsidP="003651FB">
            <w:pPr>
              <w:spacing w:before="60"/>
              <w:rPr>
                <w:rFonts w:ascii="Arial" w:hAnsi="Arial" w:cs="Arial"/>
                <w:sz w:val="16"/>
              </w:rPr>
            </w:pPr>
            <w:r w:rsidRPr="00341DD0">
              <w:rPr>
                <w:rFonts w:ascii="Arial" w:hAnsi="Arial" w:cs="Arial"/>
                <w:sz w:val="16"/>
              </w:rPr>
              <w:t>EOLOffset_Volts_T_f32</w:t>
            </w:r>
          </w:p>
        </w:tc>
        <w:tc>
          <w:tcPr>
            <w:tcW w:w="1159" w:type="dxa"/>
          </w:tcPr>
          <w:p w:rsidR="00341DD0" w:rsidRDefault="00341DD0" w:rsidP="003651FB">
            <w:pPr>
              <w:spacing w:before="60"/>
              <w:rPr>
                <w:rFonts w:ascii="Arial" w:hAnsi="Arial" w:cs="Arial"/>
                <w:sz w:val="16"/>
              </w:rPr>
            </w:pPr>
            <w:r>
              <w:rPr>
                <w:rFonts w:ascii="Arial" w:hAnsi="Arial" w:cs="Arial"/>
                <w:sz w:val="16"/>
              </w:rPr>
              <w:t>float32</w:t>
            </w:r>
          </w:p>
        </w:tc>
        <w:tc>
          <w:tcPr>
            <w:tcW w:w="607" w:type="dxa"/>
          </w:tcPr>
          <w:p w:rsidR="00341DD0" w:rsidRDefault="007E2015" w:rsidP="003651FB">
            <w:pPr>
              <w:spacing w:before="60"/>
              <w:rPr>
                <w:rFonts w:ascii="Arial" w:hAnsi="Arial" w:cs="Arial"/>
                <w:sz w:val="16"/>
              </w:rPr>
            </w:pPr>
            <w:ins w:id="291" w:author="rz3h1n" w:date="2013-06-26T16:21:00Z">
              <w:r>
                <w:rPr>
                  <w:rFonts w:ascii="Arial" w:hAnsi="Arial" w:cs="Arial"/>
                  <w:sz w:val="16"/>
                </w:rPr>
                <w:t>2</w:t>
              </w:r>
            </w:ins>
            <w:del w:id="292" w:author="rz3h1n" w:date="2013-06-26T16:21:00Z">
              <w:r w:rsidR="00341DD0" w:rsidDel="007E2015">
                <w:rPr>
                  <w:rFonts w:ascii="Arial" w:hAnsi="Arial" w:cs="Arial"/>
                  <w:sz w:val="16"/>
                </w:rPr>
                <w:delText>1</w:delText>
              </w:r>
            </w:del>
            <w:r w:rsidR="00341DD0">
              <w:rPr>
                <w:rFonts w:ascii="Arial" w:hAnsi="Arial" w:cs="Arial"/>
                <w:sz w:val="16"/>
              </w:rPr>
              <w:t>.2</w:t>
            </w:r>
          </w:p>
        </w:tc>
        <w:tc>
          <w:tcPr>
            <w:tcW w:w="607" w:type="dxa"/>
          </w:tcPr>
          <w:p w:rsidR="00341DD0" w:rsidRDefault="007E2015" w:rsidP="003651FB">
            <w:pPr>
              <w:spacing w:before="60"/>
              <w:rPr>
                <w:rFonts w:ascii="Arial" w:hAnsi="Arial" w:cs="Arial"/>
                <w:sz w:val="16"/>
              </w:rPr>
            </w:pPr>
            <w:ins w:id="293" w:author="rz3h1n" w:date="2013-06-26T16:21:00Z">
              <w:r>
                <w:rPr>
                  <w:rFonts w:ascii="Arial" w:hAnsi="Arial" w:cs="Arial"/>
                  <w:sz w:val="16"/>
                </w:rPr>
                <w:t>2</w:t>
              </w:r>
            </w:ins>
            <w:del w:id="294" w:author="rz3h1n" w:date="2013-06-26T16:21:00Z">
              <w:r w:rsidR="00341DD0" w:rsidDel="007E2015">
                <w:rPr>
                  <w:rFonts w:ascii="Arial" w:hAnsi="Arial" w:cs="Arial"/>
                  <w:sz w:val="16"/>
                </w:rPr>
                <w:delText>1</w:delText>
              </w:r>
            </w:del>
            <w:r w:rsidR="00341DD0">
              <w:rPr>
                <w:rFonts w:ascii="Arial" w:hAnsi="Arial" w:cs="Arial"/>
                <w:sz w:val="16"/>
              </w:rPr>
              <w:t>.8</w:t>
            </w:r>
          </w:p>
        </w:tc>
        <w:tc>
          <w:tcPr>
            <w:tcW w:w="607" w:type="dxa"/>
            <w:shd w:val="pct15" w:color="auto" w:fill="auto"/>
          </w:tcPr>
          <w:p w:rsidR="00341DD0" w:rsidRDefault="00341DD0" w:rsidP="003651FB">
            <w:pPr>
              <w:spacing w:before="60"/>
              <w:rPr>
                <w:rFonts w:ascii="Arial" w:hAnsi="Arial" w:cs="Arial"/>
                <w:sz w:val="16"/>
              </w:rPr>
            </w:pPr>
          </w:p>
        </w:tc>
      </w:tr>
      <w:tr w:rsidR="003651FB" w:rsidTr="003651FB">
        <w:tc>
          <w:tcPr>
            <w:tcW w:w="2083" w:type="dxa"/>
          </w:tcPr>
          <w:p w:rsidR="003651FB" w:rsidRDefault="003651FB" w:rsidP="003651FB">
            <w:pPr>
              <w:spacing w:before="60"/>
              <w:rPr>
                <w:rFonts w:ascii="Arial" w:hAnsi="Arial" w:cs="Arial"/>
                <w:b/>
                <w:bCs/>
                <w:sz w:val="16"/>
              </w:rPr>
            </w:pPr>
            <w:r>
              <w:rPr>
                <w:rFonts w:ascii="Arial" w:hAnsi="Arial" w:cs="Arial"/>
                <w:b/>
                <w:bCs/>
                <w:sz w:val="16"/>
              </w:rPr>
              <w:t>Return Value</w:t>
            </w:r>
          </w:p>
        </w:tc>
        <w:tc>
          <w:tcPr>
            <w:tcW w:w="3875" w:type="dxa"/>
          </w:tcPr>
          <w:p w:rsidR="003651FB" w:rsidRDefault="00341DD0" w:rsidP="003651FB">
            <w:pPr>
              <w:spacing w:before="60"/>
              <w:rPr>
                <w:rFonts w:ascii="Arial" w:hAnsi="Arial" w:cs="Arial"/>
                <w:sz w:val="16"/>
              </w:rPr>
            </w:pPr>
            <w:r w:rsidRPr="00341DD0">
              <w:rPr>
                <w:rFonts w:ascii="Arial" w:hAnsi="Arial" w:cs="Arial"/>
                <w:sz w:val="16"/>
              </w:rPr>
              <w:t>RTOffset_Volts_T_f32</w:t>
            </w:r>
          </w:p>
        </w:tc>
        <w:tc>
          <w:tcPr>
            <w:tcW w:w="1159" w:type="dxa"/>
          </w:tcPr>
          <w:p w:rsidR="003651FB" w:rsidRDefault="00341DD0" w:rsidP="003651FB">
            <w:pPr>
              <w:spacing w:before="60"/>
              <w:rPr>
                <w:rFonts w:ascii="Arial" w:hAnsi="Arial" w:cs="Arial"/>
                <w:sz w:val="16"/>
              </w:rPr>
            </w:pPr>
            <w:r>
              <w:rPr>
                <w:rFonts w:ascii="Arial" w:hAnsi="Arial" w:cs="Arial"/>
                <w:sz w:val="16"/>
              </w:rPr>
              <w:t>float32</w:t>
            </w:r>
          </w:p>
        </w:tc>
        <w:tc>
          <w:tcPr>
            <w:tcW w:w="607" w:type="dxa"/>
          </w:tcPr>
          <w:p w:rsidR="003651FB" w:rsidRDefault="00341DD0" w:rsidP="003651FB">
            <w:pPr>
              <w:spacing w:before="60"/>
              <w:rPr>
                <w:rFonts w:ascii="Arial" w:hAnsi="Arial" w:cs="Arial"/>
                <w:sz w:val="16"/>
              </w:rPr>
            </w:pPr>
            <w:del w:id="295" w:author="rz3h1n" w:date="2013-06-26T16:30:00Z">
              <w:r w:rsidDel="007E2015">
                <w:rPr>
                  <w:rFonts w:ascii="Arial" w:hAnsi="Arial" w:cs="Arial"/>
                  <w:sz w:val="16"/>
                </w:rPr>
                <w:delText>0.7</w:delText>
              </w:r>
            </w:del>
            <w:ins w:id="296" w:author="rz3h1n" w:date="2013-06-26T16:33:00Z">
              <w:r w:rsidR="0063398E">
                <w:rPr>
                  <w:rFonts w:ascii="Arial" w:hAnsi="Arial" w:cs="Arial"/>
                  <w:sz w:val="16"/>
                </w:rPr>
                <w:t>1.7</w:t>
              </w:r>
            </w:ins>
          </w:p>
        </w:tc>
        <w:tc>
          <w:tcPr>
            <w:tcW w:w="607" w:type="dxa"/>
          </w:tcPr>
          <w:p w:rsidR="003651FB" w:rsidRDefault="007E2015" w:rsidP="003651FB">
            <w:pPr>
              <w:spacing w:before="60"/>
              <w:rPr>
                <w:rFonts w:ascii="Arial" w:hAnsi="Arial" w:cs="Arial"/>
                <w:sz w:val="16"/>
              </w:rPr>
            </w:pPr>
            <w:ins w:id="297" w:author="rz3h1n" w:date="2013-06-26T16:30:00Z">
              <w:r>
                <w:rPr>
                  <w:rFonts w:ascii="Arial" w:hAnsi="Arial" w:cs="Arial"/>
                  <w:sz w:val="16"/>
                </w:rPr>
                <w:t>3</w:t>
              </w:r>
            </w:ins>
            <w:del w:id="298" w:author="rz3h1n" w:date="2013-06-26T16:30:00Z">
              <w:r w:rsidR="00341DD0" w:rsidDel="007E2015">
                <w:rPr>
                  <w:rFonts w:ascii="Arial" w:hAnsi="Arial" w:cs="Arial"/>
                  <w:sz w:val="16"/>
                </w:rPr>
                <w:delText>2</w:delText>
              </w:r>
            </w:del>
            <w:r w:rsidR="00341DD0">
              <w:rPr>
                <w:rFonts w:ascii="Arial" w:hAnsi="Arial" w:cs="Arial"/>
                <w:sz w:val="16"/>
              </w:rPr>
              <w:t>.</w:t>
            </w:r>
            <w:ins w:id="299" w:author="rz3h1n" w:date="2013-06-26T16:33:00Z">
              <w:r w:rsidR="0063398E">
                <w:rPr>
                  <w:rFonts w:ascii="Arial" w:hAnsi="Arial" w:cs="Arial"/>
                  <w:sz w:val="16"/>
                </w:rPr>
                <w:t>8</w:t>
              </w:r>
            </w:ins>
            <w:del w:id="300" w:author="rz3h1n" w:date="2013-06-26T16:33:00Z">
              <w:r w:rsidR="00341DD0" w:rsidDel="0063398E">
                <w:rPr>
                  <w:rFonts w:ascii="Arial" w:hAnsi="Arial" w:cs="Arial"/>
                  <w:sz w:val="16"/>
                </w:rPr>
                <w:delText>3</w:delText>
              </w:r>
            </w:del>
          </w:p>
        </w:tc>
        <w:tc>
          <w:tcPr>
            <w:tcW w:w="607" w:type="dxa"/>
          </w:tcPr>
          <w:p w:rsidR="003651FB" w:rsidRDefault="00341DD0" w:rsidP="003651FB">
            <w:pPr>
              <w:spacing w:before="60"/>
              <w:rPr>
                <w:rFonts w:ascii="Arial" w:hAnsi="Arial" w:cs="Arial"/>
                <w:sz w:val="16"/>
              </w:rPr>
            </w:pPr>
            <w:r>
              <w:rPr>
                <w:rFonts w:ascii="Arial" w:hAnsi="Arial" w:cs="Arial"/>
                <w:sz w:val="16"/>
              </w:rPr>
              <w:t>2</w:t>
            </w:r>
            <w:r w:rsidRPr="00341DD0">
              <w:rPr>
                <w:rFonts w:ascii="Arial" w:hAnsi="Arial" w:cs="Arial"/>
                <w:sz w:val="16"/>
                <w:vertAlign w:val="superscript"/>
              </w:rPr>
              <w:t>-13</w:t>
            </w:r>
          </w:p>
        </w:tc>
      </w:tr>
    </w:tbl>
    <w:p w:rsidR="003651FB" w:rsidRDefault="003651FB" w:rsidP="003651FB">
      <w:pPr>
        <w:pStyle w:val="Heading4"/>
      </w:pPr>
      <w:r>
        <w:t>Description</w:t>
      </w:r>
    </w:p>
    <w:p w:rsidR="003651FB" w:rsidRDefault="00A85B2A" w:rsidP="003651FB">
      <w:pPr>
        <w:jc w:val="center"/>
      </w:pPr>
      <w:r>
        <w:object w:dxaOrig="4735" w:dyaOrig="4015">
          <v:shape id="_x0000_i1027" type="#_x0000_t75" style="width:236.5pt;height:201pt" o:ole="">
            <v:imagedata r:id="rId13" o:title=""/>
          </v:shape>
          <o:OLEObject Type="Embed" ProgID="Visio.Drawing.11" ShapeID="_x0000_i1027" DrawAspect="Content" ObjectID="_1438604849" r:id="rId14"/>
        </w:object>
      </w:r>
    </w:p>
    <w:p w:rsidR="00341DD0" w:rsidRDefault="00341DD0">
      <w:pPr>
        <w:spacing w:after="0"/>
        <w:rPr>
          <w:rFonts w:ascii="Arial" w:hAnsi="Arial"/>
          <w:b/>
          <w:sz w:val="24"/>
        </w:rPr>
      </w:pPr>
      <w:r>
        <w:br w:type="page"/>
      </w:r>
    </w:p>
    <w:p w:rsidR="00D3207D" w:rsidRDefault="00D3207D" w:rsidP="00D3207D">
      <w:pPr>
        <w:pStyle w:val="Heading3"/>
      </w:pPr>
      <w:r>
        <w:lastRenderedPageBreak/>
        <w:t>Calculate Sine AmpRec</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20"/>
        <w:gridCol w:w="3773"/>
        <w:gridCol w:w="1131"/>
        <w:gridCol w:w="750"/>
        <w:gridCol w:w="661"/>
        <w:gridCol w:w="603"/>
      </w:tblGrid>
      <w:tr w:rsidR="00D3207D" w:rsidTr="001B2C3B">
        <w:tc>
          <w:tcPr>
            <w:tcW w:w="2083" w:type="dxa"/>
          </w:tcPr>
          <w:p w:rsidR="00D3207D" w:rsidRDefault="00D3207D" w:rsidP="001B2C3B">
            <w:pPr>
              <w:spacing w:before="60"/>
              <w:rPr>
                <w:rFonts w:ascii="Arial" w:hAnsi="Arial" w:cs="Arial"/>
                <w:b/>
                <w:bCs/>
                <w:sz w:val="16"/>
              </w:rPr>
            </w:pPr>
            <w:r>
              <w:rPr>
                <w:rFonts w:ascii="Arial" w:hAnsi="Arial" w:cs="Arial"/>
                <w:b/>
                <w:bCs/>
                <w:sz w:val="16"/>
              </w:rPr>
              <w:t>Function Name</w:t>
            </w:r>
          </w:p>
        </w:tc>
        <w:tc>
          <w:tcPr>
            <w:tcW w:w="3875" w:type="dxa"/>
          </w:tcPr>
          <w:p w:rsidR="00D3207D" w:rsidRDefault="00D3207D" w:rsidP="001B2C3B">
            <w:pPr>
              <w:spacing w:before="60"/>
              <w:rPr>
                <w:rFonts w:ascii="Arial" w:hAnsi="Arial" w:cs="Arial"/>
                <w:sz w:val="16"/>
              </w:rPr>
            </w:pPr>
            <w:r w:rsidRPr="00341DD0">
              <w:rPr>
                <w:rFonts w:ascii="Arial" w:hAnsi="Arial" w:cs="Arial"/>
                <w:sz w:val="16"/>
              </w:rPr>
              <w:t>CalcSinAmpRec</w:t>
            </w:r>
          </w:p>
        </w:tc>
        <w:tc>
          <w:tcPr>
            <w:tcW w:w="1159" w:type="dxa"/>
            <w:shd w:val="pct30" w:color="FFFF00" w:fill="auto"/>
          </w:tcPr>
          <w:p w:rsidR="00D3207D" w:rsidRDefault="00D3207D" w:rsidP="001B2C3B">
            <w:pPr>
              <w:spacing w:before="60"/>
              <w:jc w:val="center"/>
              <w:rPr>
                <w:rFonts w:ascii="Arial" w:hAnsi="Arial" w:cs="Arial"/>
                <w:sz w:val="16"/>
              </w:rPr>
            </w:pPr>
            <w:r>
              <w:rPr>
                <w:rFonts w:ascii="Arial" w:hAnsi="Arial" w:cs="Arial"/>
                <w:sz w:val="16"/>
              </w:rPr>
              <w:t>Type</w:t>
            </w:r>
          </w:p>
        </w:tc>
        <w:tc>
          <w:tcPr>
            <w:tcW w:w="607" w:type="dxa"/>
            <w:shd w:val="pct30" w:color="FFFF00" w:fill="auto"/>
          </w:tcPr>
          <w:p w:rsidR="00D3207D" w:rsidRDefault="00D3207D" w:rsidP="001B2C3B">
            <w:pPr>
              <w:spacing w:before="60"/>
              <w:jc w:val="center"/>
              <w:rPr>
                <w:rFonts w:ascii="Arial" w:hAnsi="Arial" w:cs="Arial"/>
                <w:sz w:val="16"/>
              </w:rPr>
            </w:pPr>
            <w:r>
              <w:rPr>
                <w:rFonts w:ascii="Arial" w:hAnsi="Arial" w:cs="Arial"/>
                <w:sz w:val="16"/>
              </w:rPr>
              <w:t>Min</w:t>
            </w:r>
          </w:p>
        </w:tc>
        <w:tc>
          <w:tcPr>
            <w:tcW w:w="607" w:type="dxa"/>
            <w:shd w:val="pct30" w:color="FFFF00" w:fill="auto"/>
          </w:tcPr>
          <w:p w:rsidR="00D3207D" w:rsidRDefault="00D3207D" w:rsidP="001B2C3B">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3207D" w:rsidRDefault="00D3207D" w:rsidP="001B2C3B">
            <w:pPr>
              <w:spacing w:before="60"/>
              <w:jc w:val="center"/>
              <w:rPr>
                <w:rFonts w:ascii="Arial" w:hAnsi="Arial" w:cs="Arial"/>
                <w:sz w:val="16"/>
              </w:rPr>
            </w:pPr>
            <w:r>
              <w:rPr>
                <w:rFonts w:ascii="Arial" w:hAnsi="Arial" w:cs="Arial"/>
                <w:sz w:val="16"/>
              </w:rPr>
              <w:t>UTP Tol.</w:t>
            </w:r>
          </w:p>
        </w:tc>
      </w:tr>
      <w:tr w:rsidR="00D3207D" w:rsidTr="001B2C3B">
        <w:tc>
          <w:tcPr>
            <w:tcW w:w="2083" w:type="dxa"/>
          </w:tcPr>
          <w:p w:rsidR="00D3207D" w:rsidRDefault="00D3207D" w:rsidP="001B2C3B">
            <w:pPr>
              <w:spacing w:before="60"/>
              <w:rPr>
                <w:rFonts w:ascii="Arial" w:hAnsi="Arial" w:cs="Arial"/>
                <w:b/>
                <w:bCs/>
                <w:sz w:val="16"/>
              </w:rPr>
            </w:pPr>
            <w:r>
              <w:rPr>
                <w:rFonts w:ascii="Arial" w:hAnsi="Arial" w:cs="Arial"/>
                <w:b/>
                <w:bCs/>
                <w:sz w:val="16"/>
              </w:rPr>
              <w:t xml:space="preserve">Arguments Passed </w:t>
            </w:r>
          </w:p>
        </w:tc>
        <w:tc>
          <w:tcPr>
            <w:tcW w:w="3875" w:type="dxa"/>
          </w:tcPr>
          <w:p w:rsidR="00D3207D" w:rsidRDefault="00D3207D" w:rsidP="001B2C3B">
            <w:pPr>
              <w:spacing w:before="60"/>
              <w:rPr>
                <w:rFonts w:ascii="Arial" w:hAnsi="Arial" w:cs="Arial"/>
                <w:sz w:val="16"/>
              </w:rPr>
            </w:pPr>
            <w:r w:rsidRPr="00D3207D">
              <w:rPr>
                <w:rFonts w:ascii="Arial" w:hAnsi="Arial" w:cs="Arial"/>
                <w:sz w:val="16"/>
              </w:rPr>
              <w:t>TotSinAmp_Volts_T_f32</w:t>
            </w:r>
          </w:p>
        </w:tc>
        <w:tc>
          <w:tcPr>
            <w:tcW w:w="1159" w:type="dxa"/>
          </w:tcPr>
          <w:p w:rsidR="00D3207D" w:rsidRDefault="00D3207D" w:rsidP="001B2C3B">
            <w:pPr>
              <w:spacing w:before="60"/>
              <w:rPr>
                <w:rFonts w:ascii="Arial" w:hAnsi="Arial" w:cs="Arial"/>
                <w:sz w:val="16"/>
              </w:rPr>
            </w:pPr>
            <w:r>
              <w:rPr>
                <w:rFonts w:ascii="Arial" w:hAnsi="Arial" w:cs="Arial"/>
                <w:sz w:val="16"/>
              </w:rPr>
              <w:t>float32</w:t>
            </w:r>
          </w:p>
        </w:tc>
        <w:tc>
          <w:tcPr>
            <w:tcW w:w="607" w:type="dxa"/>
          </w:tcPr>
          <w:p w:rsidR="00D3207D" w:rsidRDefault="00D3207D" w:rsidP="001B2C3B">
            <w:pPr>
              <w:spacing w:before="60"/>
              <w:rPr>
                <w:rFonts w:ascii="Arial" w:hAnsi="Arial" w:cs="Arial"/>
                <w:sz w:val="16"/>
              </w:rPr>
            </w:pPr>
            <w:r>
              <w:rPr>
                <w:rFonts w:ascii="Arial" w:hAnsi="Arial" w:cs="Arial"/>
                <w:sz w:val="16"/>
              </w:rPr>
              <w:t>0.5</w:t>
            </w:r>
          </w:p>
        </w:tc>
        <w:tc>
          <w:tcPr>
            <w:tcW w:w="607" w:type="dxa"/>
          </w:tcPr>
          <w:p w:rsidR="00D3207D" w:rsidRDefault="0063398E" w:rsidP="001B2C3B">
            <w:pPr>
              <w:spacing w:before="60"/>
              <w:rPr>
                <w:rFonts w:ascii="Arial" w:hAnsi="Arial" w:cs="Arial"/>
                <w:sz w:val="16"/>
              </w:rPr>
            </w:pPr>
            <w:ins w:id="301" w:author="rz3h1n" w:date="2013-06-26T16:32:00Z">
              <w:r>
                <w:rPr>
                  <w:rFonts w:ascii="Arial" w:hAnsi="Arial" w:cs="Arial"/>
                  <w:sz w:val="16"/>
                </w:rPr>
                <w:t>5</w:t>
              </w:r>
            </w:ins>
            <w:del w:id="302" w:author="rz3h1n" w:date="2013-06-26T16:32:00Z">
              <w:r w:rsidR="00D3207D" w:rsidDel="0063398E">
                <w:rPr>
                  <w:rFonts w:ascii="Arial" w:hAnsi="Arial" w:cs="Arial"/>
                  <w:sz w:val="16"/>
                </w:rPr>
                <w:delText>3</w:delText>
              </w:r>
            </w:del>
          </w:p>
        </w:tc>
        <w:tc>
          <w:tcPr>
            <w:tcW w:w="607" w:type="dxa"/>
            <w:shd w:val="pct15" w:color="auto" w:fill="auto"/>
          </w:tcPr>
          <w:p w:rsidR="00D3207D" w:rsidRDefault="00D3207D" w:rsidP="001B2C3B">
            <w:pPr>
              <w:spacing w:before="60"/>
              <w:rPr>
                <w:rFonts w:ascii="Arial" w:hAnsi="Arial" w:cs="Arial"/>
                <w:sz w:val="16"/>
              </w:rPr>
            </w:pPr>
          </w:p>
        </w:tc>
      </w:tr>
      <w:tr w:rsidR="00D3207D" w:rsidTr="001B2C3B">
        <w:tc>
          <w:tcPr>
            <w:tcW w:w="2083" w:type="dxa"/>
          </w:tcPr>
          <w:p w:rsidR="00D3207D" w:rsidRDefault="00D3207D" w:rsidP="001B2C3B">
            <w:pPr>
              <w:spacing w:before="60"/>
              <w:rPr>
                <w:rFonts w:ascii="Arial" w:hAnsi="Arial" w:cs="Arial"/>
                <w:b/>
                <w:bCs/>
                <w:sz w:val="16"/>
              </w:rPr>
            </w:pPr>
          </w:p>
        </w:tc>
        <w:tc>
          <w:tcPr>
            <w:tcW w:w="3875" w:type="dxa"/>
          </w:tcPr>
          <w:p w:rsidR="00D3207D" w:rsidRDefault="00D3207D" w:rsidP="001B2C3B">
            <w:pPr>
              <w:spacing w:before="60"/>
              <w:rPr>
                <w:rFonts w:ascii="Arial" w:hAnsi="Arial" w:cs="Arial"/>
                <w:sz w:val="16"/>
              </w:rPr>
            </w:pPr>
            <w:r w:rsidRPr="00D3207D">
              <w:rPr>
                <w:rFonts w:ascii="Arial" w:hAnsi="Arial" w:cs="Arial"/>
                <w:sz w:val="16"/>
              </w:rPr>
              <w:t>EOLSinAmpRec_Uls_T_f32</w:t>
            </w:r>
          </w:p>
        </w:tc>
        <w:tc>
          <w:tcPr>
            <w:tcW w:w="1159" w:type="dxa"/>
          </w:tcPr>
          <w:p w:rsidR="00D3207D" w:rsidRDefault="00D3207D" w:rsidP="001B2C3B">
            <w:pPr>
              <w:spacing w:before="60"/>
              <w:rPr>
                <w:rFonts w:ascii="Arial" w:hAnsi="Arial" w:cs="Arial"/>
                <w:sz w:val="16"/>
              </w:rPr>
            </w:pPr>
            <w:r>
              <w:rPr>
                <w:rFonts w:ascii="Arial" w:hAnsi="Arial" w:cs="Arial"/>
                <w:sz w:val="16"/>
              </w:rPr>
              <w:t>float32</w:t>
            </w:r>
          </w:p>
        </w:tc>
        <w:tc>
          <w:tcPr>
            <w:tcW w:w="607" w:type="dxa"/>
          </w:tcPr>
          <w:p w:rsidR="00D3207D" w:rsidRDefault="00D3207D" w:rsidP="001B2C3B">
            <w:pPr>
              <w:spacing w:before="60"/>
              <w:rPr>
                <w:rFonts w:ascii="Arial" w:hAnsi="Arial" w:cs="Arial"/>
                <w:sz w:val="16"/>
              </w:rPr>
            </w:pPr>
            <w:r>
              <w:rPr>
                <w:rFonts w:ascii="Arial" w:hAnsi="Arial" w:cs="Arial"/>
                <w:sz w:val="16"/>
              </w:rPr>
              <w:t>0.</w:t>
            </w:r>
            <w:ins w:id="303" w:author="rz3h1n" w:date="2013-06-26T16:33:00Z">
              <w:r w:rsidR="0063398E">
                <w:rPr>
                  <w:rFonts w:ascii="Arial" w:hAnsi="Arial" w:cs="Arial"/>
                  <w:sz w:val="16"/>
                </w:rPr>
                <w:t>25</w:t>
              </w:r>
            </w:ins>
            <w:del w:id="304" w:author="rz3h1n" w:date="2013-06-26T16:33:00Z">
              <w:r w:rsidDel="0063398E">
                <w:rPr>
                  <w:rFonts w:ascii="Arial" w:hAnsi="Arial" w:cs="Arial"/>
                  <w:sz w:val="16"/>
                </w:rPr>
                <w:delText>69</w:delText>
              </w:r>
            </w:del>
          </w:p>
        </w:tc>
        <w:tc>
          <w:tcPr>
            <w:tcW w:w="607" w:type="dxa"/>
          </w:tcPr>
          <w:p w:rsidR="00D3207D" w:rsidRDefault="0063398E" w:rsidP="001B2C3B">
            <w:pPr>
              <w:spacing w:before="60"/>
              <w:rPr>
                <w:rFonts w:ascii="Arial" w:hAnsi="Arial" w:cs="Arial"/>
                <w:sz w:val="16"/>
              </w:rPr>
            </w:pPr>
            <w:ins w:id="305" w:author="rz3h1n" w:date="2013-06-26T16:33:00Z">
              <w:r>
                <w:rPr>
                  <w:rFonts w:ascii="Arial" w:hAnsi="Arial" w:cs="Arial"/>
                  <w:sz w:val="16"/>
                </w:rPr>
                <w:t>2.</w:t>
              </w:r>
            </w:ins>
            <w:del w:id="306" w:author="rz3h1n" w:date="2013-06-26T16:33:00Z">
              <w:r w:rsidR="00D3207D" w:rsidDel="0063398E">
                <w:rPr>
                  <w:rFonts w:ascii="Arial" w:hAnsi="Arial" w:cs="Arial"/>
                  <w:sz w:val="16"/>
                </w:rPr>
                <w:delText>1.2</w:delText>
              </w:r>
            </w:del>
            <w:r w:rsidR="00D3207D">
              <w:rPr>
                <w:rFonts w:ascii="Arial" w:hAnsi="Arial" w:cs="Arial"/>
                <w:sz w:val="16"/>
              </w:rPr>
              <w:t>5</w:t>
            </w:r>
          </w:p>
        </w:tc>
        <w:tc>
          <w:tcPr>
            <w:tcW w:w="607" w:type="dxa"/>
            <w:shd w:val="pct15" w:color="auto" w:fill="auto"/>
          </w:tcPr>
          <w:p w:rsidR="00D3207D" w:rsidRDefault="00D3207D" w:rsidP="001B2C3B">
            <w:pPr>
              <w:spacing w:before="60"/>
              <w:rPr>
                <w:rFonts w:ascii="Arial" w:hAnsi="Arial" w:cs="Arial"/>
                <w:sz w:val="16"/>
              </w:rPr>
            </w:pPr>
          </w:p>
        </w:tc>
      </w:tr>
      <w:tr w:rsidR="00D3207D" w:rsidTr="001B2C3B">
        <w:tc>
          <w:tcPr>
            <w:tcW w:w="2083" w:type="dxa"/>
          </w:tcPr>
          <w:p w:rsidR="00D3207D" w:rsidRDefault="00D3207D" w:rsidP="001B2C3B">
            <w:pPr>
              <w:spacing w:before="60"/>
              <w:rPr>
                <w:rFonts w:ascii="Arial" w:hAnsi="Arial" w:cs="Arial"/>
                <w:b/>
                <w:bCs/>
                <w:sz w:val="16"/>
              </w:rPr>
            </w:pPr>
            <w:r>
              <w:rPr>
                <w:rFonts w:ascii="Arial" w:hAnsi="Arial" w:cs="Arial"/>
                <w:b/>
                <w:bCs/>
                <w:sz w:val="16"/>
              </w:rPr>
              <w:t>Return Value</w:t>
            </w:r>
          </w:p>
        </w:tc>
        <w:tc>
          <w:tcPr>
            <w:tcW w:w="3875" w:type="dxa"/>
          </w:tcPr>
          <w:p w:rsidR="00D3207D" w:rsidRDefault="00D3207D" w:rsidP="001B2C3B">
            <w:pPr>
              <w:spacing w:before="60"/>
              <w:rPr>
                <w:rFonts w:ascii="Arial" w:hAnsi="Arial" w:cs="Arial"/>
                <w:sz w:val="16"/>
              </w:rPr>
            </w:pPr>
            <w:r w:rsidRPr="00D3207D">
              <w:rPr>
                <w:rFonts w:ascii="Arial" w:hAnsi="Arial" w:cs="Arial"/>
                <w:sz w:val="16"/>
              </w:rPr>
              <w:t>SinRTAmpRec_Uls_T_f32</w:t>
            </w:r>
          </w:p>
        </w:tc>
        <w:tc>
          <w:tcPr>
            <w:tcW w:w="1159" w:type="dxa"/>
          </w:tcPr>
          <w:p w:rsidR="00D3207D" w:rsidRDefault="00D3207D" w:rsidP="001B2C3B">
            <w:pPr>
              <w:spacing w:before="60"/>
              <w:rPr>
                <w:rFonts w:ascii="Arial" w:hAnsi="Arial" w:cs="Arial"/>
                <w:sz w:val="16"/>
              </w:rPr>
            </w:pPr>
            <w:r>
              <w:rPr>
                <w:rFonts w:ascii="Arial" w:hAnsi="Arial" w:cs="Arial"/>
                <w:sz w:val="16"/>
              </w:rPr>
              <w:t>float32</w:t>
            </w:r>
          </w:p>
        </w:tc>
        <w:tc>
          <w:tcPr>
            <w:tcW w:w="607" w:type="dxa"/>
          </w:tcPr>
          <w:p w:rsidR="00D3207D" w:rsidRDefault="00D3207D" w:rsidP="001B2C3B">
            <w:pPr>
              <w:spacing w:before="60"/>
              <w:rPr>
                <w:rFonts w:ascii="Arial" w:hAnsi="Arial" w:cs="Arial"/>
                <w:sz w:val="16"/>
              </w:rPr>
            </w:pPr>
            <w:del w:id="307" w:author="rz3h1n" w:date="2013-06-26T16:34:00Z">
              <w:r w:rsidDel="0063398E">
                <w:rPr>
                  <w:rFonts w:ascii="Arial" w:hAnsi="Arial" w:cs="Arial"/>
                  <w:sz w:val="16"/>
                </w:rPr>
                <w:delText>0.44</w:delText>
              </w:r>
            </w:del>
            <w:ins w:id="308" w:author="rz3h1n" w:date="2013-06-26T16:34:00Z">
              <w:r w:rsidR="0063398E">
                <w:rPr>
                  <w:rFonts w:ascii="Arial" w:hAnsi="Arial" w:cs="Arial"/>
                  <w:sz w:val="16"/>
                </w:rPr>
                <w:t>2.2</w:t>
              </w:r>
            </w:ins>
          </w:p>
        </w:tc>
        <w:tc>
          <w:tcPr>
            <w:tcW w:w="607" w:type="dxa"/>
          </w:tcPr>
          <w:p w:rsidR="00D3207D" w:rsidRDefault="0063398E" w:rsidP="001B2C3B">
            <w:pPr>
              <w:spacing w:before="60"/>
              <w:rPr>
                <w:rFonts w:ascii="Arial" w:hAnsi="Arial" w:cs="Arial"/>
                <w:sz w:val="16"/>
              </w:rPr>
            </w:pPr>
            <w:ins w:id="309" w:author="rz3h1n" w:date="2013-06-26T16:34:00Z">
              <w:r>
                <w:rPr>
                  <w:rFonts w:ascii="Arial" w:hAnsi="Arial" w:cs="Arial"/>
                  <w:sz w:val="16"/>
                </w:rPr>
                <w:t>3.3</w:t>
              </w:r>
            </w:ins>
            <w:del w:id="310" w:author="rz3h1n" w:date="2013-06-26T16:34:00Z">
              <w:r w:rsidR="00D3207D" w:rsidDel="0063398E">
                <w:rPr>
                  <w:rFonts w:ascii="Arial" w:hAnsi="Arial" w:cs="Arial"/>
                  <w:sz w:val="16"/>
                </w:rPr>
                <w:delText>1.5</w:delText>
              </w:r>
            </w:del>
          </w:p>
        </w:tc>
        <w:tc>
          <w:tcPr>
            <w:tcW w:w="607" w:type="dxa"/>
          </w:tcPr>
          <w:p w:rsidR="00D3207D" w:rsidRDefault="00D3207D" w:rsidP="001B2C3B">
            <w:pPr>
              <w:spacing w:before="60"/>
              <w:rPr>
                <w:rFonts w:ascii="Arial" w:hAnsi="Arial" w:cs="Arial"/>
                <w:sz w:val="16"/>
              </w:rPr>
            </w:pPr>
            <w:r>
              <w:rPr>
                <w:rFonts w:ascii="Arial" w:hAnsi="Arial" w:cs="Arial"/>
                <w:sz w:val="16"/>
              </w:rPr>
              <w:t>2</w:t>
            </w:r>
            <w:r w:rsidRPr="00D3207D">
              <w:rPr>
                <w:rFonts w:ascii="Arial" w:hAnsi="Arial" w:cs="Arial"/>
                <w:sz w:val="16"/>
                <w:vertAlign w:val="superscript"/>
              </w:rPr>
              <w:t>-13</w:t>
            </w:r>
          </w:p>
        </w:tc>
      </w:tr>
    </w:tbl>
    <w:p w:rsidR="00D3207D" w:rsidRDefault="00D3207D" w:rsidP="00D3207D">
      <w:pPr>
        <w:pStyle w:val="Heading4"/>
      </w:pPr>
      <w:r>
        <w:t>Description</w:t>
      </w:r>
    </w:p>
    <w:p w:rsidR="00D3207D" w:rsidRDefault="00A85B2A" w:rsidP="00D3207D">
      <w:pPr>
        <w:jc w:val="center"/>
      </w:pPr>
      <w:r>
        <w:object w:dxaOrig="5456" w:dyaOrig="4736">
          <v:shape id="_x0000_i1028" type="#_x0000_t75" style="width:273pt;height:236.5pt" o:ole="">
            <v:imagedata r:id="rId15" o:title=""/>
          </v:shape>
          <o:OLEObject Type="Embed" ProgID="Visio.Drawing.11" ShapeID="_x0000_i1028" DrawAspect="Content" ObjectID="_1438604850" r:id="rId16"/>
        </w:object>
      </w:r>
    </w:p>
    <w:p w:rsidR="00D3207D" w:rsidRDefault="00D3207D">
      <w:pPr>
        <w:spacing w:after="0"/>
        <w:rPr>
          <w:rFonts w:ascii="Arial" w:hAnsi="Arial"/>
          <w:b/>
          <w:sz w:val="24"/>
        </w:rPr>
      </w:pPr>
      <w:r>
        <w:br w:type="page"/>
      </w:r>
    </w:p>
    <w:p w:rsidR="00D3207D" w:rsidRDefault="00D3207D" w:rsidP="00D3207D">
      <w:pPr>
        <w:pStyle w:val="Heading3"/>
      </w:pPr>
      <w:r>
        <w:lastRenderedPageBreak/>
        <w:t>Calculate Cosine AmpRec</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79"/>
        <w:gridCol w:w="3428"/>
        <w:gridCol w:w="1022"/>
        <w:gridCol w:w="1017"/>
        <w:gridCol w:w="1106"/>
        <w:gridCol w:w="586"/>
      </w:tblGrid>
      <w:tr w:rsidR="00D3207D" w:rsidTr="0063398E">
        <w:tc>
          <w:tcPr>
            <w:tcW w:w="1973" w:type="dxa"/>
          </w:tcPr>
          <w:p w:rsidR="00D3207D" w:rsidRDefault="00D3207D" w:rsidP="001B2C3B">
            <w:pPr>
              <w:spacing w:before="60"/>
              <w:rPr>
                <w:rFonts w:ascii="Arial" w:hAnsi="Arial" w:cs="Arial"/>
                <w:b/>
                <w:bCs/>
                <w:sz w:val="16"/>
              </w:rPr>
            </w:pPr>
            <w:r>
              <w:rPr>
                <w:rFonts w:ascii="Arial" w:hAnsi="Arial" w:cs="Arial"/>
                <w:b/>
                <w:bCs/>
                <w:sz w:val="16"/>
              </w:rPr>
              <w:t>Function Name</w:t>
            </w:r>
          </w:p>
        </w:tc>
        <w:tc>
          <w:tcPr>
            <w:tcW w:w="3712" w:type="dxa"/>
          </w:tcPr>
          <w:p w:rsidR="00D3207D" w:rsidRDefault="00D3207D" w:rsidP="001B2C3B">
            <w:pPr>
              <w:spacing w:before="60"/>
              <w:rPr>
                <w:rFonts w:ascii="Arial" w:hAnsi="Arial" w:cs="Arial"/>
                <w:sz w:val="16"/>
              </w:rPr>
            </w:pPr>
            <w:r w:rsidRPr="00D3207D">
              <w:rPr>
                <w:rFonts w:ascii="Arial" w:hAnsi="Arial" w:cs="Arial"/>
                <w:sz w:val="16"/>
              </w:rPr>
              <w:t>CalcCosAmpRec</w:t>
            </w:r>
          </w:p>
        </w:tc>
        <w:tc>
          <w:tcPr>
            <w:tcW w:w="1109" w:type="dxa"/>
            <w:shd w:val="pct30" w:color="FFFF00" w:fill="auto"/>
          </w:tcPr>
          <w:p w:rsidR="00D3207D" w:rsidRDefault="00D3207D" w:rsidP="001B2C3B">
            <w:pPr>
              <w:spacing w:before="60"/>
              <w:jc w:val="center"/>
              <w:rPr>
                <w:rFonts w:ascii="Arial" w:hAnsi="Arial" w:cs="Arial"/>
                <w:sz w:val="16"/>
              </w:rPr>
            </w:pPr>
            <w:r>
              <w:rPr>
                <w:rFonts w:ascii="Arial" w:hAnsi="Arial" w:cs="Arial"/>
                <w:sz w:val="16"/>
              </w:rPr>
              <w:t>Type</w:t>
            </w:r>
          </w:p>
        </w:tc>
        <w:tc>
          <w:tcPr>
            <w:tcW w:w="750" w:type="dxa"/>
            <w:shd w:val="pct30" w:color="FFFF00" w:fill="auto"/>
          </w:tcPr>
          <w:p w:rsidR="00D3207D" w:rsidRDefault="00D3207D" w:rsidP="001B2C3B">
            <w:pPr>
              <w:spacing w:before="60"/>
              <w:jc w:val="center"/>
              <w:rPr>
                <w:rFonts w:ascii="Arial" w:hAnsi="Arial" w:cs="Arial"/>
                <w:sz w:val="16"/>
              </w:rPr>
            </w:pPr>
            <w:r>
              <w:rPr>
                <w:rFonts w:ascii="Arial" w:hAnsi="Arial" w:cs="Arial"/>
                <w:sz w:val="16"/>
              </w:rPr>
              <w:t>Min</w:t>
            </w:r>
          </w:p>
        </w:tc>
        <w:tc>
          <w:tcPr>
            <w:tcW w:w="795" w:type="dxa"/>
            <w:shd w:val="pct30" w:color="FFFF00" w:fill="auto"/>
          </w:tcPr>
          <w:p w:rsidR="00D3207D" w:rsidRDefault="00D3207D" w:rsidP="001B2C3B">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D3207D" w:rsidRDefault="00D3207D" w:rsidP="001B2C3B">
            <w:pPr>
              <w:spacing w:before="60"/>
              <w:jc w:val="center"/>
              <w:rPr>
                <w:rFonts w:ascii="Arial" w:hAnsi="Arial" w:cs="Arial"/>
                <w:sz w:val="16"/>
              </w:rPr>
            </w:pPr>
            <w:r>
              <w:rPr>
                <w:rFonts w:ascii="Arial" w:hAnsi="Arial" w:cs="Arial"/>
                <w:sz w:val="16"/>
              </w:rPr>
              <w:t>UTP Tol.</w:t>
            </w:r>
          </w:p>
        </w:tc>
      </w:tr>
      <w:tr w:rsidR="00D3207D" w:rsidTr="0063398E">
        <w:tc>
          <w:tcPr>
            <w:tcW w:w="1973" w:type="dxa"/>
          </w:tcPr>
          <w:p w:rsidR="00D3207D" w:rsidRDefault="00D3207D" w:rsidP="001B2C3B">
            <w:pPr>
              <w:spacing w:before="60"/>
              <w:rPr>
                <w:rFonts w:ascii="Arial" w:hAnsi="Arial" w:cs="Arial"/>
                <w:b/>
                <w:bCs/>
                <w:sz w:val="16"/>
              </w:rPr>
            </w:pPr>
            <w:r>
              <w:rPr>
                <w:rFonts w:ascii="Arial" w:hAnsi="Arial" w:cs="Arial"/>
                <w:b/>
                <w:bCs/>
                <w:sz w:val="16"/>
              </w:rPr>
              <w:t xml:space="preserve">Arguments Passed </w:t>
            </w:r>
          </w:p>
        </w:tc>
        <w:tc>
          <w:tcPr>
            <w:tcW w:w="3712" w:type="dxa"/>
          </w:tcPr>
          <w:p w:rsidR="00D3207D" w:rsidRDefault="00D3207D" w:rsidP="001B2C3B">
            <w:pPr>
              <w:spacing w:before="60"/>
              <w:rPr>
                <w:rFonts w:ascii="Arial" w:hAnsi="Arial" w:cs="Arial"/>
                <w:sz w:val="16"/>
              </w:rPr>
            </w:pPr>
            <w:r w:rsidRPr="00D3207D">
              <w:rPr>
                <w:rFonts w:ascii="Arial" w:hAnsi="Arial" w:cs="Arial"/>
                <w:sz w:val="16"/>
              </w:rPr>
              <w:t>TotSinAmp_Volts_T_f32</w:t>
            </w:r>
          </w:p>
        </w:tc>
        <w:tc>
          <w:tcPr>
            <w:tcW w:w="1109" w:type="dxa"/>
          </w:tcPr>
          <w:p w:rsidR="00D3207D" w:rsidRDefault="00D3207D" w:rsidP="001B2C3B">
            <w:pPr>
              <w:spacing w:before="60"/>
              <w:rPr>
                <w:rFonts w:ascii="Arial" w:hAnsi="Arial" w:cs="Arial"/>
                <w:sz w:val="16"/>
              </w:rPr>
            </w:pPr>
            <w:r>
              <w:rPr>
                <w:rFonts w:ascii="Arial" w:hAnsi="Arial" w:cs="Arial"/>
                <w:sz w:val="16"/>
              </w:rPr>
              <w:t>float32</w:t>
            </w:r>
          </w:p>
        </w:tc>
        <w:tc>
          <w:tcPr>
            <w:tcW w:w="750" w:type="dxa"/>
          </w:tcPr>
          <w:p w:rsidR="00D3207D" w:rsidRDefault="00D3207D" w:rsidP="001B2C3B">
            <w:pPr>
              <w:spacing w:before="60"/>
              <w:rPr>
                <w:rFonts w:ascii="Arial" w:hAnsi="Arial" w:cs="Arial"/>
                <w:sz w:val="16"/>
              </w:rPr>
            </w:pPr>
            <w:r>
              <w:rPr>
                <w:rFonts w:ascii="Arial" w:hAnsi="Arial" w:cs="Arial"/>
                <w:sz w:val="16"/>
              </w:rPr>
              <w:t>0.5</w:t>
            </w:r>
          </w:p>
        </w:tc>
        <w:tc>
          <w:tcPr>
            <w:tcW w:w="795" w:type="dxa"/>
          </w:tcPr>
          <w:p w:rsidR="00D3207D" w:rsidRDefault="0063398E" w:rsidP="001B2C3B">
            <w:pPr>
              <w:spacing w:before="60"/>
              <w:rPr>
                <w:rFonts w:ascii="Arial" w:hAnsi="Arial" w:cs="Arial"/>
                <w:sz w:val="16"/>
              </w:rPr>
            </w:pPr>
            <w:ins w:id="311" w:author="rz3h1n" w:date="2013-06-26T16:34:00Z">
              <w:r>
                <w:rPr>
                  <w:rFonts w:ascii="Arial" w:hAnsi="Arial" w:cs="Arial"/>
                  <w:sz w:val="16"/>
                </w:rPr>
                <w:t>5</w:t>
              </w:r>
            </w:ins>
            <w:del w:id="312" w:author="rz3h1n" w:date="2013-06-26T16:34:00Z">
              <w:r w:rsidR="00D3207D" w:rsidDel="0063398E">
                <w:rPr>
                  <w:rFonts w:ascii="Arial" w:hAnsi="Arial" w:cs="Arial"/>
                  <w:sz w:val="16"/>
                </w:rPr>
                <w:delText>3</w:delText>
              </w:r>
            </w:del>
          </w:p>
        </w:tc>
        <w:tc>
          <w:tcPr>
            <w:tcW w:w="599" w:type="dxa"/>
            <w:shd w:val="pct15" w:color="auto" w:fill="auto"/>
          </w:tcPr>
          <w:p w:rsidR="00D3207D" w:rsidRDefault="00D3207D" w:rsidP="001B2C3B">
            <w:pPr>
              <w:spacing w:before="60"/>
              <w:rPr>
                <w:rFonts w:ascii="Arial" w:hAnsi="Arial" w:cs="Arial"/>
                <w:sz w:val="16"/>
              </w:rPr>
            </w:pPr>
          </w:p>
        </w:tc>
      </w:tr>
      <w:tr w:rsidR="00D3207D" w:rsidTr="0063398E">
        <w:tc>
          <w:tcPr>
            <w:tcW w:w="1973" w:type="dxa"/>
          </w:tcPr>
          <w:p w:rsidR="00D3207D" w:rsidRDefault="00D3207D" w:rsidP="001B2C3B">
            <w:pPr>
              <w:spacing w:before="60"/>
              <w:rPr>
                <w:rFonts w:ascii="Arial" w:hAnsi="Arial" w:cs="Arial"/>
                <w:b/>
                <w:bCs/>
                <w:sz w:val="16"/>
              </w:rPr>
            </w:pPr>
          </w:p>
        </w:tc>
        <w:tc>
          <w:tcPr>
            <w:tcW w:w="3712" w:type="dxa"/>
          </w:tcPr>
          <w:p w:rsidR="00D3207D" w:rsidRDefault="00D3207D" w:rsidP="001B2C3B">
            <w:pPr>
              <w:spacing w:before="60"/>
              <w:rPr>
                <w:rFonts w:ascii="Arial" w:hAnsi="Arial" w:cs="Arial"/>
                <w:sz w:val="16"/>
              </w:rPr>
            </w:pPr>
            <w:r w:rsidRPr="00D3207D">
              <w:rPr>
                <w:rFonts w:ascii="Arial" w:hAnsi="Arial" w:cs="Arial"/>
                <w:sz w:val="16"/>
              </w:rPr>
              <w:t>TotCosAmp_Volts_T_f32</w:t>
            </w:r>
          </w:p>
        </w:tc>
        <w:tc>
          <w:tcPr>
            <w:tcW w:w="1109" w:type="dxa"/>
          </w:tcPr>
          <w:p w:rsidR="00D3207D" w:rsidRDefault="00D3207D" w:rsidP="001B2C3B">
            <w:pPr>
              <w:spacing w:before="60"/>
              <w:rPr>
                <w:rFonts w:ascii="Arial" w:hAnsi="Arial" w:cs="Arial"/>
                <w:sz w:val="16"/>
              </w:rPr>
            </w:pPr>
            <w:r>
              <w:rPr>
                <w:rFonts w:ascii="Arial" w:hAnsi="Arial" w:cs="Arial"/>
                <w:sz w:val="16"/>
              </w:rPr>
              <w:t>float32</w:t>
            </w:r>
          </w:p>
        </w:tc>
        <w:tc>
          <w:tcPr>
            <w:tcW w:w="750" w:type="dxa"/>
          </w:tcPr>
          <w:p w:rsidR="00D3207D" w:rsidRDefault="00D3207D" w:rsidP="001B2C3B">
            <w:pPr>
              <w:spacing w:before="60"/>
              <w:rPr>
                <w:rFonts w:ascii="Arial" w:hAnsi="Arial" w:cs="Arial"/>
                <w:sz w:val="16"/>
              </w:rPr>
            </w:pPr>
            <w:r>
              <w:rPr>
                <w:rFonts w:ascii="Arial" w:hAnsi="Arial" w:cs="Arial"/>
                <w:sz w:val="16"/>
              </w:rPr>
              <w:t>0.5</w:t>
            </w:r>
          </w:p>
        </w:tc>
        <w:tc>
          <w:tcPr>
            <w:tcW w:w="795" w:type="dxa"/>
          </w:tcPr>
          <w:p w:rsidR="00D3207D" w:rsidRDefault="0063398E" w:rsidP="001B2C3B">
            <w:pPr>
              <w:spacing w:before="60"/>
              <w:rPr>
                <w:rFonts w:ascii="Arial" w:hAnsi="Arial" w:cs="Arial"/>
                <w:sz w:val="16"/>
              </w:rPr>
            </w:pPr>
            <w:ins w:id="313" w:author="rz3h1n" w:date="2013-06-26T16:34:00Z">
              <w:r>
                <w:rPr>
                  <w:rFonts w:ascii="Arial" w:hAnsi="Arial" w:cs="Arial"/>
                  <w:sz w:val="16"/>
                </w:rPr>
                <w:t>5</w:t>
              </w:r>
            </w:ins>
            <w:del w:id="314" w:author="rz3h1n" w:date="2013-06-26T16:34:00Z">
              <w:r w:rsidR="00D3207D" w:rsidDel="0063398E">
                <w:rPr>
                  <w:rFonts w:ascii="Arial" w:hAnsi="Arial" w:cs="Arial"/>
                  <w:sz w:val="16"/>
                </w:rPr>
                <w:delText>3</w:delText>
              </w:r>
            </w:del>
          </w:p>
        </w:tc>
        <w:tc>
          <w:tcPr>
            <w:tcW w:w="599" w:type="dxa"/>
            <w:shd w:val="pct15" w:color="auto" w:fill="auto"/>
          </w:tcPr>
          <w:p w:rsidR="00D3207D" w:rsidRDefault="00D3207D" w:rsidP="001B2C3B">
            <w:pPr>
              <w:spacing w:before="60"/>
              <w:rPr>
                <w:rFonts w:ascii="Arial" w:hAnsi="Arial" w:cs="Arial"/>
                <w:sz w:val="16"/>
              </w:rPr>
            </w:pPr>
          </w:p>
        </w:tc>
      </w:tr>
      <w:tr w:rsidR="00D3207D" w:rsidTr="0063398E">
        <w:tc>
          <w:tcPr>
            <w:tcW w:w="1973" w:type="dxa"/>
          </w:tcPr>
          <w:p w:rsidR="00D3207D" w:rsidRDefault="00D3207D" w:rsidP="001B2C3B">
            <w:pPr>
              <w:spacing w:before="60"/>
              <w:rPr>
                <w:rFonts w:ascii="Arial" w:hAnsi="Arial" w:cs="Arial"/>
                <w:b/>
                <w:bCs/>
                <w:sz w:val="16"/>
              </w:rPr>
            </w:pPr>
          </w:p>
        </w:tc>
        <w:tc>
          <w:tcPr>
            <w:tcW w:w="3712" w:type="dxa"/>
          </w:tcPr>
          <w:p w:rsidR="00D3207D" w:rsidRPr="00D3207D" w:rsidRDefault="00D3207D" w:rsidP="001B2C3B">
            <w:pPr>
              <w:spacing w:before="60"/>
              <w:rPr>
                <w:rFonts w:ascii="Arial" w:hAnsi="Arial" w:cs="Arial"/>
                <w:sz w:val="16"/>
              </w:rPr>
            </w:pPr>
            <w:r w:rsidRPr="00D3207D">
              <w:rPr>
                <w:rFonts w:ascii="Arial" w:hAnsi="Arial" w:cs="Arial"/>
                <w:sz w:val="16"/>
              </w:rPr>
              <w:t>SinRTAmpRec_Uls_T_f32</w:t>
            </w:r>
          </w:p>
        </w:tc>
        <w:tc>
          <w:tcPr>
            <w:tcW w:w="1109" w:type="dxa"/>
          </w:tcPr>
          <w:p w:rsidR="00D3207D" w:rsidRDefault="00D3207D" w:rsidP="001B2C3B">
            <w:pPr>
              <w:spacing w:before="60"/>
              <w:rPr>
                <w:rFonts w:ascii="Arial" w:hAnsi="Arial" w:cs="Arial"/>
                <w:sz w:val="16"/>
              </w:rPr>
            </w:pPr>
            <w:r>
              <w:rPr>
                <w:rFonts w:ascii="Arial" w:hAnsi="Arial" w:cs="Arial"/>
                <w:sz w:val="16"/>
              </w:rPr>
              <w:t>float32</w:t>
            </w:r>
          </w:p>
        </w:tc>
        <w:tc>
          <w:tcPr>
            <w:tcW w:w="750" w:type="dxa"/>
          </w:tcPr>
          <w:p w:rsidR="00D3207D" w:rsidRDefault="00D3207D" w:rsidP="001B2C3B">
            <w:pPr>
              <w:spacing w:before="60"/>
              <w:rPr>
                <w:rFonts w:ascii="Arial" w:hAnsi="Arial" w:cs="Arial"/>
                <w:sz w:val="16"/>
              </w:rPr>
            </w:pPr>
            <w:del w:id="315" w:author="rz3h1n" w:date="2013-06-26T16:34:00Z">
              <w:r w:rsidDel="0063398E">
                <w:rPr>
                  <w:rFonts w:ascii="Arial" w:hAnsi="Arial" w:cs="Arial"/>
                  <w:sz w:val="16"/>
                </w:rPr>
                <w:delText>0.69</w:delText>
              </w:r>
            </w:del>
            <w:ins w:id="316" w:author="rz3h1n" w:date="2013-06-26T16:34:00Z">
              <w:r w:rsidR="0063398E">
                <w:rPr>
                  <w:rFonts w:ascii="Arial" w:hAnsi="Arial" w:cs="Arial"/>
                  <w:sz w:val="16"/>
                </w:rPr>
                <w:t>0.2</w:t>
              </w:r>
            </w:ins>
          </w:p>
        </w:tc>
        <w:tc>
          <w:tcPr>
            <w:tcW w:w="795" w:type="dxa"/>
          </w:tcPr>
          <w:p w:rsidR="00D3207D" w:rsidRDefault="00D3207D" w:rsidP="0063398E">
            <w:pPr>
              <w:spacing w:before="60"/>
              <w:rPr>
                <w:rFonts w:ascii="Arial" w:hAnsi="Arial" w:cs="Arial"/>
                <w:sz w:val="16"/>
              </w:rPr>
            </w:pPr>
            <w:del w:id="317" w:author="rz3h1n" w:date="2013-06-26T16:34:00Z">
              <w:r w:rsidDel="0063398E">
                <w:rPr>
                  <w:rFonts w:ascii="Arial" w:hAnsi="Arial" w:cs="Arial"/>
                  <w:sz w:val="16"/>
                </w:rPr>
                <w:delText>1.25</w:delText>
              </w:r>
            </w:del>
            <w:ins w:id="318" w:author="rz3h1n" w:date="2013-06-26T16:34:00Z">
              <w:r w:rsidR="0063398E">
                <w:rPr>
                  <w:rFonts w:ascii="Arial" w:hAnsi="Arial" w:cs="Arial"/>
                  <w:sz w:val="16"/>
                </w:rPr>
                <w:t>3.3</w:t>
              </w:r>
            </w:ins>
          </w:p>
        </w:tc>
        <w:tc>
          <w:tcPr>
            <w:tcW w:w="599" w:type="dxa"/>
            <w:shd w:val="pct15" w:color="auto" w:fill="auto"/>
          </w:tcPr>
          <w:p w:rsidR="00D3207D" w:rsidRDefault="00D3207D" w:rsidP="001B2C3B">
            <w:pPr>
              <w:spacing w:before="60"/>
              <w:rPr>
                <w:rFonts w:ascii="Arial" w:hAnsi="Arial" w:cs="Arial"/>
                <w:sz w:val="16"/>
              </w:rPr>
            </w:pPr>
          </w:p>
        </w:tc>
      </w:tr>
      <w:tr w:rsidR="00D3207D" w:rsidTr="0063398E">
        <w:tc>
          <w:tcPr>
            <w:tcW w:w="1973" w:type="dxa"/>
          </w:tcPr>
          <w:p w:rsidR="00D3207D" w:rsidRDefault="00D3207D" w:rsidP="001B2C3B">
            <w:pPr>
              <w:spacing w:before="60"/>
              <w:rPr>
                <w:rFonts w:ascii="Arial" w:hAnsi="Arial" w:cs="Arial"/>
                <w:b/>
                <w:bCs/>
                <w:sz w:val="16"/>
              </w:rPr>
            </w:pPr>
          </w:p>
        </w:tc>
        <w:tc>
          <w:tcPr>
            <w:tcW w:w="3712" w:type="dxa"/>
          </w:tcPr>
          <w:p w:rsidR="00D3207D" w:rsidRPr="00D3207D" w:rsidRDefault="00D3207D" w:rsidP="001B2C3B">
            <w:pPr>
              <w:spacing w:before="60"/>
              <w:rPr>
                <w:rFonts w:ascii="Arial" w:hAnsi="Arial" w:cs="Arial"/>
                <w:sz w:val="16"/>
              </w:rPr>
            </w:pPr>
            <w:r w:rsidRPr="00D3207D">
              <w:rPr>
                <w:rFonts w:ascii="Arial" w:hAnsi="Arial" w:cs="Arial"/>
                <w:sz w:val="16"/>
              </w:rPr>
              <w:t>SinCosNomRatio_Uls_T_f32</w:t>
            </w:r>
          </w:p>
        </w:tc>
        <w:tc>
          <w:tcPr>
            <w:tcW w:w="1109" w:type="dxa"/>
          </w:tcPr>
          <w:p w:rsidR="00D3207D" w:rsidRDefault="00D3207D" w:rsidP="001B2C3B">
            <w:pPr>
              <w:spacing w:before="60"/>
              <w:rPr>
                <w:rFonts w:ascii="Arial" w:hAnsi="Arial" w:cs="Arial"/>
                <w:sz w:val="16"/>
              </w:rPr>
            </w:pPr>
            <w:r>
              <w:rPr>
                <w:rFonts w:ascii="Arial" w:hAnsi="Arial" w:cs="Arial"/>
                <w:sz w:val="16"/>
              </w:rPr>
              <w:t>float32</w:t>
            </w:r>
          </w:p>
        </w:tc>
        <w:tc>
          <w:tcPr>
            <w:tcW w:w="750" w:type="dxa"/>
          </w:tcPr>
          <w:p w:rsidR="00D3207D" w:rsidRDefault="00D3207D" w:rsidP="001B2C3B">
            <w:pPr>
              <w:spacing w:before="60"/>
              <w:rPr>
                <w:rFonts w:ascii="Arial" w:hAnsi="Arial" w:cs="Arial"/>
                <w:sz w:val="16"/>
              </w:rPr>
            </w:pPr>
            <w:del w:id="319" w:author="rz3h1n" w:date="2013-06-26T16:34:00Z">
              <w:r w:rsidRPr="00D3207D" w:rsidDel="0063398E">
                <w:rPr>
                  <w:rFonts w:ascii="Arial" w:hAnsi="Arial" w:cs="Arial"/>
                  <w:sz w:val="16"/>
                </w:rPr>
                <w:delText>0.552</w:delText>
              </w:r>
            </w:del>
            <w:ins w:id="320" w:author="rz3h1n" w:date="2013-06-26T16:34:00Z">
              <w:r w:rsidR="0063398E">
                <w:rPr>
                  <w:rFonts w:ascii="Arial" w:hAnsi="Arial" w:cs="Arial"/>
                  <w:sz w:val="16"/>
                </w:rPr>
                <w:t>1</w:t>
              </w:r>
            </w:ins>
          </w:p>
        </w:tc>
        <w:tc>
          <w:tcPr>
            <w:tcW w:w="795" w:type="dxa"/>
          </w:tcPr>
          <w:p w:rsidR="00D3207D" w:rsidRDefault="00D3207D" w:rsidP="0063398E">
            <w:pPr>
              <w:spacing w:before="60"/>
              <w:rPr>
                <w:rFonts w:ascii="Arial" w:hAnsi="Arial" w:cs="Arial"/>
                <w:sz w:val="16"/>
              </w:rPr>
            </w:pPr>
            <w:r w:rsidRPr="00D3207D">
              <w:rPr>
                <w:rFonts w:ascii="Arial" w:hAnsi="Arial" w:cs="Arial"/>
                <w:sz w:val="16"/>
              </w:rPr>
              <w:t>1</w:t>
            </w:r>
            <w:del w:id="321" w:author="rz3h1n" w:date="2013-06-26T16:34:00Z">
              <w:r w:rsidRPr="00D3207D" w:rsidDel="0063398E">
                <w:rPr>
                  <w:rFonts w:ascii="Arial" w:hAnsi="Arial" w:cs="Arial"/>
                  <w:sz w:val="16"/>
                </w:rPr>
                <w:delText>.8116</w:delText>
              </w:r>
            </w:del>
            <w:ins w:id="322" w:author="rz3h1n" w:date="2013-06-26T16:34:00Z">
              <w:r w:rsidR="0063398E">
                <w:rPr>
                  <w:rFonts w:ascii="Arial" w:hAnsi="Arial" w:cs="Arial"/>
                  <w:sz w:val="16"/>
                </w:rPr>
                <w:t>0</w:t>
              </w:r>
            </w:ins>
          </w:p>
        </w:tc>
        <w:tc>
          <w:tcPr>
            <w:tcW w:w="599" w:type="dxa"/>
            <w:shd w:val="pct15" w:color="auto" w:fill="auto"/>
          </w:tcPr>
          <w:p w:rsidR="00D3207D" w:rsidRDefault="00D3207D" w:rsidP="001B2C3B">
            <w:pPr>
              <w:spacing w:before="60"/>
              <w:rPr>
                <w:rFonts w:ascii="Arial" w:hAnsi="Arial" w:cs="Arial"/>
                <w:sz w:val="16"/>
              </w:rPr>
            </w:pPr>
          </w:p>
        </w:tc>
      </w:tr>
      <w:tr w:rsidR="0063398E" w:rsidTr="0063398E">
        <w:tc>
          <w:tcPr>
            <w:tcW w:w="1973" w:type="dxa"/>
          </w:tcPr>
          <w:p w:rsidR="0063398E" w:rsidRDefault="0063398E" w:rsidP="001B2C3B">
            <w:pPr>
              <w:spacing w:before="60"/>
              <w:rPr>
                <w:rFonts w:ascii="Arial" w:hAnsi="Arial" w:cs="Arial"/>
                <w:b/>
                <w:bCs/>
                <w:sz w:val="16"/>
              </w:rPr>
            </w:pPr>
          </w:p>
        </w:tc>
        <w:tc>
          <w:tcPr>
            <w:tcW w:w="3712" w:type="dxa"/>
          </w:tcPr>
          <w:p w:rsidR="0063398E" w:rsidRPr="00D3207D" w:rsidRDefault="0063398E" w:rsidP="001B2C3B">
            <w:pPr>
              <w:spacing w:before="60"/>
              <w:rPr>
                <w:rFonts w:ascii="Arial" w:hAnsi="Arial" w:cs="Arial"/>
                <w:sz w:val="16"/>
              </w:rPr>
            </w:pPr>
            <w:r w:rsidRPr="00D3207D">
              <w:rPr>
                <w:rFonts w:ascii="Arial" w:hAnsi="Arial" w:cs="Arial"/>
                <w:sz w:val="16"/>
              </w:rPr>
              <w:t>CosSinNomRatio_Uls_T_f32</w:t>
            </w:r>
          </w:p>
        </w:tc>
        <w:tc>
          <w:tcPr>
            <w:tcW w:w="1109" w:type="dxa"/>
          </w:tcPr>
          <w:p w:rsidR="0063398E" w:rsidRDefault="0063398E" w:rsidP="001B2C3B">
            <w:pPr>
              <w:spacing w:before="60"/>
              <w:rPr>
                <w:rFonts w:ascii="Arial" w:hAnsi="Arial" w:cs="Arial"/>
                <w:sz w:val="16"/>
              </w:rPr>
            </w:pPr>
            <w:r>
              <w:rPr>
                <w:rFonts w:ascii="Arial" w:hAnsi="Arial" w:cs="Arial"/>
                <w:sz w:val="16"/>
              </w:rPr>
              <w:t>float32</w:t>
            </w:r>
          </w:p>
        </w:tc>
        <w:tc>
          <w:tcPr>
            <w:tcW w:w="750" w:type="dxa"/>
          </w:tcPr>
          <w:p w:rsidR="0063398E" w:rsidRDefault="0063398E" w:rsidP="001B2C3B">
            <w:pPr>
              <w:spacing w:before="60"/>
              <w:rPr>
                <w:rFonts w:ascii="Arial" w:hAnsi="Arial" w:cs="Arial"/>
                <w:sz w:val="16"/>
              </w:rPr>
            </w:pPr>
            <w:ins w:id="323" w:author="rz3h1n" w:date="2013-06-26T16:35:00Z">
              <w:r>
                <w:rPr>
                  <w:rFonts w:ascii="Arial" w:hAnsi="Arial" w:cs="Arial"/>
                  <w:sz w:val="16"/>
                </w:rPr>
                <w:t>1</w:t>
              </w:r>
            </w:ins>
            <w:del w:id="324" w:author="rz3h1n" w:date="2013-06-26T16:35:00Z">
              <w:r w:rsidRPr="00D3207D" w:rsidDel="006F7892">
                <w:rPr>
                  <w:rFonts w:ascii="Arial" w:hAnsi="Arial" w:cs="Arial"/>
                  <w:sz w:val="16"/>
                </w:rPr>
                <w:delText>0.552</w:delText>
              </w:r>
            </w:del>
          </w:p>
        </w:tc>
        <w:tc>
          <w:tcPr>
            <w:tcW w:w="795" w:type="dxa"/>
          </w:tcPr>
          <w:p w:rsidR="0063398E" w:rsidRDefault="0063398E" w:rsidP="001B2C3B">
            <w:pPr>
              <w:spacing w:before="60"/>
              <w:rPr>
                <w:rFonts w:ascii="Arial" w:hAnsi="Arial" w:cs="Arial"/>
                <w:sz w:val="16"/>
              </w:rPr>
            </w:pPr>
            <w:ins w:id="325" w:author="rz3h1n" w:date="2013-06-26T16:35:00Z">
              <w:r w:rsidRPr="00D3207D">
                <w:rPr>
                  <w:rFonts w:ascii="Arial" w:hAnsi="Arial" w:cs="Arial"/>
                  <w:sz w:val="16"/>
                </w:rPr>
                <w:t>1</w:t>
              </w:r>
              <w:r>
                <w:rPr>
                  <w:rFonts w:ascii="Arial" w:hAnsi="Arial" w:cs="Arial"/>
                  <w:sz w:val="16"/>
                </w:rPr>
                <w:t>0</w:t>
              </w:r>
            </w:ins>
            <w:del w:id="326" w:author="rz3h1n" w:date="2013-06-26T16:35:00Z">
              <w:r w:rsidRPr="00D3207D" w:rsidDel="006F7892">
                <w:rPr>
                  <w:rFonts w:ascii="Arial" w:hAnsi="Arial" w:cs="Arial"/>
                  <w:sz w:val="16"/>
                </w:rPr>
                <w:delText>1.8116</w:delText>
              </w:r>
            </w:del>
          </w:p>
        </w:tc>
        <w:tc>
          <w:tcPr>
            <w:tcW w:w="599" w:type="dxa"/>
            <w:shd w:val="pct15" w:color="auto" w:fill="auto"/>
          </w:tcPr>
          <w:p w:rsidR="0063398E" w:rsidRDefault="0063398E" w:rsidP="001B2C3B">
            <w:pPr>
              <w:spacing w:before="60"/>
              <w:rPr>
                <w:rFonts w:ascii="Arial" w:hAnsi="Arial" w:cs="Arial"/>
                <w:sz w:val="16"/>
              </w:rPr>
            </w:pPr>
          </w:p>
        </w:tc>
      </w:tr>
      <w:tr w:rsidR="00D3207D" w:rsidTr="0063398E">
        <w:tc>
          <w:tcPr>
            <w:tcW w:w="1973" w:type="dxa"/>
          </w:tcPr>
          <w:p w:rsidR="00D3207D" w:rsidRDefault="00D3207D" w:rsidP="001B2C3B">
            <w:pPr>
              <w:spacing w:before="60"/>
              <w:rPr>
                <w:rFonts w:ascii="Arial" w:hAnsi="Arial" w:cs="Arial"/>
                <w:b/>
                <w:bCs/>
                <w:sz w:val="16"/>
              </w:rPr>
            </w:pPr>
          </w:p>
        </w:tc>
        <w:tc>
          <w:tcPr>
            <w:tcW w:w="3712" w:type="dxa"/>
          </w:tcPr>
          <w:p w:rsidR="00D3207D" w:rsidRPr="00D3207D" w:rsidRDefault="00D3207D" w:rsidP="001B2C3B">
            <w:pPr>
              <w:spacing w:before="60"/>
              <w:rPr>
                <w:rFonts w:ascii="Arial" w:hAnsi="Arial" w:cs="Arial"/>
                <w:sz w:val="16"/>
              </w:rPr>
            </w:pPr>
            <w:r w:rsidRPr="00D3207D">
              <w:rPr>
                <w:rFonts w:ascii="Arial" w:hAnsi="Arial" w:cs="Arial"/>
                <w:sz w:val="16"/>
              </w:rPr>
              <w:t>RTToNomLowLmt_Uls_T_f32</w:t>
            </w:r>
          </w:p>
        </w:tc>
        <w:tc>
          <w:tcPr>
            <w:tcW w:w="1109" w:type="dxa"/>
          </w:tcPr>
          <w:p w:rsidR="00D3207D" w:rsidRDefault="00D3207D" w:rsidP="001B2C3B">
            <w:pPr>
              <w:spacing w:before="60"/>
              <w:rPr>
                <w:rFonts w:ascii="Arial" w:hAnsi="Arial" w:cs="Arial"/>
                <w:sz w:val="16"/>
              </w:rPr>
            </w:pPr>
            <w:r>
              <w:rPr>
                <w:rFonts w:ascii="Arial" w:hAnsi="Arial" w:cs="Arial"/>
                <w:sz w:val="16"/>
              </w:rPr>
              <w:t>float32</w:t>
            </w:r>
          </w:p>
        </w:tc>
        <w:tc>
          <w:tcPr>
            <w:tcW w:w="750" w:type="dxa"/>
          </w:tcPr>
          <w:p w:rsidR="00D3207D" w:rsidRDefault="00D3207D" w:rsidP="001B2C3B">
            <w:pPr>
              <w:spacing w:before="60"/>
              <w:rPr>
                <w:rFonts w:ascii="Arial" w:hAnsi="Arial" w:cs="Arial"/>
                <w:sz w:val="16"/>
              </w:rPr>
            </w:pPr>
            <w:r>
              <w:rPr>
                <w:rFonts w:ascii="Arial" w:hAnsi="Arial" w:cs="Arial"/>
                <w:sz w:val="16"/>
              </w:rPr>
              <w:t>0.98</w:t>
            </w:r>
          </w:p>
        </w:tc>
        <w:tc>
          <w:tcPr>
            <w:tcW w:w="795" w:type="dxa"/>
          </w:tcPr>
          <w:p w:rsidR="00D3207D" w:rsidRDefault="00D3207D" w:rsidP="001B2C3B">
            <w:pPr>
              <w:spacing w:before="60"/>
              <w:rPr>
                <w:rFonts w:ascii="Arial" w:hAnsi="Arial" w:cs="Arial"/>
                <w:sz w:val="16"/>
              </w:rPr>
            </w:pPr>
            <w:r>
              <w:rPr>
                <w:rFonts w:ascii="Arial" w:hAnsi="Arial" w:cs="Arial"/>
                <w:sz w:val="16"/>
              </w:rPr>
              <w:t>1</w:t>
            </w:r>
          </w:p>
        </w:tc>
        <w:tc>
          <w:tcPr>
            <w:tcW w:w="599" w:type="dxa"/>
            <w:shd w:val="pct15" w:color="auto" w:fill="auto"/>
          </w:tcPr>
          <w:p w:rsidR="00D3207D" w:rsidRDefault="00D3207D" w:rsidP="001B2C3B">
            <w:pPr>
              <w:spacing w:before="60"/>
              <w:rPr>
                <w:rFonts w:ascii="Arial" w:hAnsi="Arial" w:cs="Arial"/>
                <w:sz w:val="16"/>
              </w:rPr>
            </w:pPr>
          </w:p>
        </w:tc>
      </w:tr>
      <w:tr w:rsidR="00D3207D" w:rsidTr="0063398E">
        <w:tc>
          <w:tcPr>
            <w:tcW w:w="1973" w:type="dxa"/>
          </w:tcPr>
          <w:p w:rsidR="00D3207D" w:rsidRDefault="00D3207D" w:rsidP="001B2C3B">
            <w:pPr>
              <w:spacing w:before="60"/>
              <w:rPr>
                <w:rFonts w:ascii="Arial" w:hAnsi="Arial" w:cs="Arial"/>
                <w:b/>
                <w:bCs/>
                <w:sz w:val="16"/>
              </w:rPr>
            </w:pPr>
          </w:p>
        </w:tc>
        <w:tc>
          <w:tcPr>
            <w:tcW w:w="3712" w:type="dxa"/>
          </w:tcPr>
          <w:p w:rsidR="00D3207D" w:rsidRPr="00D3207D" w:rsidRDefault="00D3207D" w:rsidP="001B2C3B">
            <w:pPr>
              <w:spacing w:before="60"/>
              <w:rPr>
                <w:rFonts w:ascii="Arial" w:hAnsi="Arial" w:cs="Arial"/>
                <w:sz w:val="16"/>
              </w:rPr>
            </w:pPr>
            <w:r w:rsidRPr="00D3207D">
              <w:rPr>
                <w:rFonts w:ascii="Arial" w:hAnsi="Arial" w:cs="Arial"/>
                <w:sz w:val="16"/>
              </w:rPr>
              <w:t>RTToNomHighLmt_Uls_T_f32</w:t>
            </w:r>
          </w:p>
        </w:tc>
        <w:tc>
          <w:tcPr>
            <w:tcW w:w="1109" w:type="dxa"/>
          </w:tcPr>
          <w:p w:rsidR="00D3207D" w:rsidRDefault="00D3207D" w:rsidP="001B2C3B">
            <w:pPr>
              <w:spacing w:before="60"/>
              <w:rPr>
                <w:rFonts w:ascii="Arial" w:hAnsi="Arial" w:cs="Arial"/>
                <w:sz w:val="16"/>
              </w:rPr>
            </w:pPr>
            <w:r>
              <w:rPr>
                <w:rFonts w:ascii="Arial" w:hAnsi="Arial" w:cs="Arial"/>
                <w:sz w:val="16"/>
              </w:rPr>
              <w:t>float32</w:t>
            </w:r>
          </w:p>
        </w:tc>
        <w:tc>
          <w:tcPr>
            <w:tcW w:w="750" w:type="dxa"/>
          </w:tcPr>
          <w:p w:rsidR="00D3207D" w:rsidRDefault="00D3207D" w:rsidP="001B2C3B">
            <w:pPr>
              <w:spacing w:before="60"/>
              <w:rPr>
                <w:rFonts w:ascii="Arial" w:hAnsi="Arial" w:cs="Arial"/>
                <w:sz w:val="16"/>
              </w:rPr>
            </w:pPr>
            <w:r>
              <w:rPr>
                <w:rFonts w:ascii="Arial" w:hAnsi="Arial" w:cs="Arial"/>
                <w:sz w:val="16"/>
              </w:rPr>
              <w:t>1</w:t>
            </w:r>
          </w:p>
        </w:tc>
        <w:tc>
          <w:tcPr>
            <w:tcW w:w="795" w:type="dxa"/>
          </w:tcPr>
          <w:p w:rsidR="00D3207D" w:rsidRDefault="00D3207D" w:rsidP="001B2C3B">
            <w:pPr>
              <w:spacing w:before="60"/>
              <w:rPr>
                <w:rFonts w:ascii="Arial" w:hAnsi="Arial" w:cs="Arial"/>
                <w:sz w:val="16"/>
              </w:rPr>
            </w:pPr>
            <w:r>
              <w:rPr>
                <w:rFonts w:ascii="Arial" w:hAnsi="Arial" w:cs="Arial"/>
                <w:sz w:val="16"/>
              </w:rPr>
              <w:t>1.02</w:t>
            </w:r>
          </w:p>
        </w:tc>
        <w:tc>
          <w:tcPr>
            <w:tcW w:w="599" w:type="dxa"/>
            <w:shd w:val="pct15" w:color="auto" w:fill="auto"/>
          </w:tcPr>
          <w:p w:rsidR="00D3207D" w:rsidRDefault="00D3207D" w:rsidP="001B2C3B">
            <w:pPr>
              <w:spacing w:before="60"/>
              <w:rPr>
                <w:rFonts w:ascii="Arial" w:hAnsi="Arial" w:cs="Arial"/>
                <w:sz w:val="16"/>
              </w:rPr>
            </w:pPr>
          </w:p>
        </w:tc>
      </w:tr>
      <w:tr w:rsidR="00D3207D" w:rsidTr="0063398E">
        <w:tc>
          <w:tcPr>
            <w:tcW w:w="1973" w:type="dxa"/>
          </w:tcPr>
          <w:p w:rsidR="00D3207D" w:rsidRDefault="00D3207D" w:rsidP="001B2C3B">
            <w:pPr>
              <w:spacing w:before="60"/>
              <w:rPr>
                <w:rFonts w:ascii="Arial" w:hAnsi="Arial" w:cs="Arial"/>
                <w:b/>
                <w:bCs/>
                <w:sz w:val="16"/>
              </w:rPr>
            </w:pPr>
            <w:r>
              <w:rPr>
                <w:rFonts w:ascii="Arial" w:hAnsi="Arial" w:cs="Arial"/>
                <w:b/>
                <w:bCs/>
                <w:sz w:val="16"/>
              </w:rPr>
              <w:t>Return Value</w:t>
            </w:r>
          </w:p>
        </w:tc>
        <w:tc>
          <w:tcPr>
            <w:tcW w:w="3712" w:type="dxa"/>
          </w:tcPr>
          <w:p w:rsidR="00D3207D" w:rsidRDefault="00D3207D" w:rsidP="001B2C3B">
            <w:pPr>
              <w:spacing w:before="60"/>
              <w:rPr>
                <w:rFonts w:ascii="Arial" w:hAnsi="Arial" w:cs="Arial"/>
                <w:sz w:val="16"/>
              </w:rPr>
            </w:pPr>
            <w:r w:rsidRPr="00D3207D">
              <w:rPr>
                <w:rFonts w:ascii="Arial" w:hAnsi="Arial" w:cs="Arial"/>
                <w:sz w:val="16"/>
              </w:rPr>
              <w:t>CosRTAmpRec_Uls_T_f32</w:t>
            </w:r>
          </w:p>
        </w:tc>
        <w:tc>
          <w:tcPr>
            <w:tcW w:w="1109" w:type="dxa"/>
          </w:tcPr>
          <w:p w:rsidR="00D3207D" w:rsidRDefault="00D3207D" w:rsidP="001B2C3B">
            <w:pPr>
              <w:spacing w:before="60"/>
              <w:rPr>
                <w:rFonts w:ascii="Arial" w:hAnsi="Arial" w:cs="Arial"/>
                <w:sz w:val="16"/>
              </w:rPr>
            </w:pPr>
            <w:r>
              <w:rPr>
                <w:rFonts w:ascii="Arial" w:hAnsi="Arial" w:cs="Arial"/>
                <w:sz w:val="16"/>
              </w:rPr>
              <w:t>float32</w:t>
            </w:r>
          </w:p>
        </w:tc>
        <w:tc>
          <w:tcPr>
            <w:tcW w:w="750" w:type="dxa"/>
          </w:tcPr>
          <w:p w:rsidR="00D3207D" w:rsidRDefault="00D3207D" w:rsidP="0063398E">
            <w:pPr>
              <w:spacing w:before="60"/>
              <w:rPr>
                <w:rFonts w:ascii="Arial" w:hAnsi="Arial" w:cs="Arial"/>
                <w:sz w:val="16"/>
              </w:rPr>
            </w:pPr>
            <w:del w:id="327" w:author="rz3h1n" w:date="2013-07-12T11:40:00Z">
              <w:r w:rsidRPr="00D3207D" w:rsidDel="003842AF">
                <w:rPr>
                  <w:rFonts w:ascii="Arial" w:hAnsi="Arial" w:cs="Arial"/>
                  <w:sz w:val="16"/>
                </w:rPr>
                <w:delText>0</w:delText>
              </w:r>
            </w:del>
            <w:ins w:id="328" w:author="rz3h1n" w:date="2013-07-12T11:40:00Z">
              <w:r w:rsidR="003842AF">
                <w:rPr>
                  <w:rFonts w:ascii="Arial" w:hAnsi="Arial" w:cs="Arial"/>
                  <w:sz w:val="16"/>
                </w:rPr>
                <w:t>1.96</w:t>
              </w:r>
            </w:ins>
            <w:r w:rsidRPr="00D3207D">
              <w:rPr>
                <w:rFonts w:ascii="Arial" w:hAnsi="Arial" w:cs="Arial"/>
                <w:sz w:val="16"/>
              </w:rPr>
              <w:t>.</w:t>
            </w:r>
            <w:del w:id="329" w:author="rz3h1n" w:date="2013-06-26T16:35:00Z">
              <w:r w:rsidRPr="00D3207D" w:rsidDel="0063398E">
                <w:rPr>
                  <w:rFonts w:ascii="Arial" w:hAnsi="Arial" w:cs="Arial"/>
                  <w:sz w:val="16"/>
                </w:rPr>
                <w:delText>373</w:delText>
              </w:r>
              <w:r w:rsidDel="0063398E">
                <w:rPr>
                  <w:rFonts w:ascii="Arial" w:hAnsi="Arial" w:cs="Arial"/>
                  <w:sz w:val="16"/>
                </w:rPr>
                <w:delText>3</w:delText>
              </w:r>
            </w:del>
          </w:p>
        </w:tc>
        <w:tc>
          <w:tcPr>
            <w:tcW w:w="795" w:type="dxa"/>
          </w:tcPr>
          <w:p w:rsidR="00D3207D" w:rsidRDefault="00D3207D" w:rsidP="001B2C3B">
            <w:pPr>
              <w:spacing w:before="60"/>
              <w:rPr>
                <w:rFonts w:ascii="Arial" w:hAnsi="Arial" w:cs="Arial"/>
                <w:sz w:val="16"/>
              </w:rPr>
            </w:pPr>
            <w:del w:id="330" w:author="rz3h1n" w:date="2013-06-26T16:35:00Z">
              <w:r w:rsidRPr="00D3207D" w:rsidDel="0063398E">
                <w:rPr>
                  <w:rFonts w:ascii="Arial" w:hAnsi="Arial" w:cs="Arial"/>
                  <w:sz w:val="16"/>
                </w:rPr>
                <w:delText>2.309</w:delText>
              </w:r>
              <w:r w:rsidDel="0063398E">
                <w:rPr>
                  <w:rFonts w:ascii="Arial" w:hAnsi="Arial" w:cs="Arial"/>
                  <w:sz w:val="16"/>
                </w:rPr>
                <w:delText>8</w:delText>
              </w:r>
            </w:del>
            <w:ins w:id="331" w:author="rz3h1n" w:date="2013-06-26T16:35:00Z">
              <w:r w:rsidR="0063398E">
                <w:rPr>
                  <w:rFonts w:ascii="Arial" w:hAnsi="Arial" w:cs="Arial"/>
                  <w:sz w:val="16"/>
                </w:rPr>
                <w:t>3</w:t>
              </w:r>
            </w:ins>
            <w:ins w:id="332" w:author="rz3h1n" w:date="2013-07-12T11:40:00Z">
              <w:r w:rsidR="003842AF">
                <w:rPr>
                  <w:rFonts w:ascii="Arial" w:hAnsi="Arial" w:cs="Arial"/>
                  <w:sz w:val="16"/>
                </w:rPr>
                <w:t>3.66</w:t>
              </w:r>
            </w:ins>
          </w:p>
        </w:tc>
        <w:tc>
          <w:tcPr>
            <w:tcW w:w="599" w:type="dxa"/>
          </w:tcPr>
          <w:p w:rsidR="00D3207D" w:rsidRDefault="00D3207D" w:rsidP="001B2C3B">
            <w:pPr>
              <w:spacing w:before="60"/>
              <w:rPr>
                <w:rFonts w:ascii="Arial" w:hAnsi="Arial" w:cs="Arial"/>
                <w:sz w:val="16"/>
              </w:rPr>
            </w:pPr>
            <w:r>
              <w:rPr>
                <w:rFonts w:ascii="Arial" w:hAnsi="Arial" w:cs="Arial"/>
                <w:sz w:val="16"/>
              </w:rPr>
              <w:t>2</w:t>
            </w:r>
            <w:r w:rsidRPr="00D3207D">
              <w:rPr>
                <w:rFonts w:ascii="Arial" w:hAnsi="Arial" w:cs="Arial"/>
                <w:sz w:val="16"/>
                <w:vertAlign w:val="superscript"/>
              </w:rPr>
              <w:t>-13</w:t>
            </w:r>
          </w:p>
        </w:tc>
      </w:tr>
    </w:tbl>
    <w:p w:rsidR="00D3207D" w:rsidRDefault="00D3207D" w:rsidP="00D3207D">
      <w:pPr>
        <w:pStyle w:val="Heading4"/>
      </w:pPr>
      <w:r>
        <w:t>Description</w:t>
      </w:r>
    </w:p>
    <w:p w:rsidR="00D3207D" w:rsidRDefault="00A85B2A" w:rsidP="00D3207D">
      <w:pPr>
        <w:jc w:val="center"/>
      </w:pPr>
      <w:r>
        <w:object w:dxaOrig="6175" w:dyaOrig="5455">
          <v:shape id="_x0000_i1029" type="#_x0000_t75" style="width:308.5pt;height:273pt" o:ole="">
            <v:imagedata r:id="rId17" o:title=""/>
          </v:shape>
          <o:OLEObject Type="Embed" ProgID="Visio.Drawing.11" ShapeID="_x0000_i1029" DrawAspect="Content" ObjectID="_1438604851" r:id="rId18"/>
        </w:object>
      </w:r>
    </w:p>
    <w:p w:rsidR="008B3E94" w:rsidRDefault="008B3E94">
      <w:pPr>
        <w:spacing w:after="0"/>
        <w:rPr>
          <w:rFonts w:ascii="Arial" w:hAnsi="Arial"/>
          <w:b/>
          <w:kern w:val="28"/>
          <w:sz w:val="28"/>
        </w:rPr>
      </w:pPr>
      <w:r>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D3207D" w:rsidRPr="004B5BE2" w:rsidDel="005E2A58" w:rsidTr="00880336">
        <w:trPr>
          <w:trHeight w:val="341"/>
          <w:del w:id="333" w:author="rz3h1n" w:date="2013-06-19T13:14:00Z"/>
        </w:trPr>
        <w:tc>
          <w:tcPr>
            <w:tcW w:w="4455" w:type="dxa"/>
            <w:vAlign w:val="center"/>
          </w:tcPr>
          <w:p w:rsidR="00D3207D" w:rsidRPr="00880336" w:rsidDel="005E2A58" w:rsidRDefault="00D3207D" w:rsidP="00880336">
            <w:pPr>
              <w:spacing w:before="100" w:beforeAutospacing="1" w:after="100" w:afterAutospacing="1"/>
              <w:rPr>
                <w:del w:id="334" w:author="rz3h1n" w:date="2013-06-19T13:14:00Z"/>
                <w:rFonts w:ascii="Arial" w:hAnsi="Arial" w:cs="Arial"/>
                <w:sz w:val="16"/>
                <w:szCs w:val="16"/>
              </w:rPr>
            </w:pPr>
            <w:del w:id="335" w:author="rz3h1n" w:date="2013-06-19T13:14:00Z">
              <w:r w:rsidRPr="00880336" w:rsidDel="005E2A58">
                <w:rPr>
                  <w:rFonts w:ascii="Arial" w:hAnsi="Arial" w:cs="Arial"/>
                  <w:sz w:val="16"/>
                  <w:szCs w:val="16"/>
                </w:rPr>
                <w:delText>Rte_InitValue_AlignedCumMtrPosMRF_Deg_f32</w:delText>
              </w:r>
            </w:del>
          </w:p>
        </w:tc>
        <w:tc>
          <w:tcPr>
            <w:tcW w:w="4455" w:type="dxa"/>
            <w:vAlign w:val="center"/>
          </w:tcPr>
          <w:p w:rsidR="00D3207D" w:rsidRPr="004B5BE2" w:rsidDel="005E2A58" w:rsidRDefault="00880336" w:rsidP="00880336">
            <w:pPr>
              <w:spacing w:before="100" w:beforeAutospacing="1" w:after="100" w:afterAutospacing="1"/>
              <w:rPr>
                <w:del w:id="336" w:author="rz3h1n" w:date="2013-06-19T13:14:00Z"/>
                <w:rFonts w:ascii="Arial" w:hAnsi="Arial" w:cs="Arial"/>
                <w:sz w:val="16"/>
                <w:szCs w:val="16"/>
              </w:rPr>
            </w:pPr>
            <w:del w:id="337" w:author="rz3h1n" w:date="2013-06-19T13:14:00Z">
              <w:r w:rsidDel="005E2A58">
                <w:rPr>
                  <w:rFonts w:ascii="Arial" w:hAnsi="Arial" w:cs="Arial"/>
                  <w:sz w:val="16"/>
                  <w:szCs w:val="16"/>
                </w:rPr>
                <w:delText>0</w:delText>
              </w:r>
            </w:del>
          </w:p>
        </w:tc>
      </w:tr>
      <w:tr w:rsidR="00D3207D" w:rsidRPr="004B5BE2" w:rsidTr="00880336">
        <w:trPr>
          <w:trHeight w:val="341"/>
        </w:trPr>
        <w:tc>
          <w:tcPr>
            <w:tcW w:w="4455" w:type="dxa"/>
            <w:vAlign w:val="center"/>
          </w:tcPr>
          <w:p w:rsidR="00D3207D" w:rsidRPr="00880336" w:rsidRDefault="00D3207D" w:rsidP="00880336">
            <w:pPr>
              <w:spacing w:before="100" w:beforeAutospacing="1" w:after="100" w:afterAutospacing="1"/>
              <w:rPr>
                <w:rFonts w:ascii="Arial" w:hAnsi="Arial" w:cs="Arial"/>
                <w:sz w:val="16"/>
                <w:szCs w:val="16"/>
              </w:rPr>
            </w:pPr>
            <w:r w:rsidRPr="00880336">
              <w:rPr>
                <w:rFonts w:ascii="Arial" w:hAnsi="Arial" w:cs="Arial"/>
                <w:sz w:val="16"/>
                <w:szCs w:val="16"/>
              </w:rPr>
              <w:t>Rte_InitValue_CorrectedMtrPos_Rev_f32</w:t>
            </w:r>
          </w:p>
        </w:tc>
        <w:tc>
          <w:tcPr>
            <w:tcW w:w="4455" w:type="dxa"/>
            <w:vAlign w:val="center"/>
          </w:tcPr>
          <w:p w:rsidR="00D3207D" w:rsidRPr="004B5BE2" w:rsidRDefault="00880336" w:rsidP="00880336">
            <w:pPr>
              <w:spacing w:before="100" w:beforeAutospacing="1" w:after="100" w:afterAutospacing="1"/>
              <w:rPr>
                <w:rFonts w:ascii="Arial" w:hAnsi="Arial" w:cs="Arial"/>
                <w:sz w:val="16"/>
                <w:szCs w:val="16"/>
              </w:rPr>
            </w:pPr>
            <w:r>
              <w:rPr>
                <w:rFonts w:ascii="Arial" w:hAnsi="Arial" w:cs="Arial"/>
                <w:sz w:val="16"/>
                <w:szCs w:val="16"/>
              </w:rPr>
              <w:t>0</w:t>
            </w:r>
          </w:p>
        </w:tc>
      </w:tr>
      <w:tr w:rsidR="00D3207D" w:rsidRPr="004B5BE2" w:rsidTr="00880336">
        <w:trPr>
          <w:trHeight w:val="341"/>
        </w:trPr>
        <w:tc>
          <w:tcPr>
            <w:tcW w:w="4455" w:type="dxa"/>
            <w:vAlign w:val="center"/>
          </w:tcPr>
          <w:p w:rsidR="00D3207D" w:rsidRPr="00880336" w:rsidRDefault="00D3207D" w:rsidP="00880336">
            <w:pPr>
              <w:spacing w:before="100" w:beforeAutospacing="1" w:after="100" w:afterAutospacing="1"/>
              <w:rPr>
                <w:rFonts w:ascii="Arial" w:hAnsi="Arial" w:cs="Arial"/>
                <w:sz w:val="16"/>
                <w:szCs w:val="16"/>
              </w:rPr>
            </w:pPr>
            <w:r w:rsidRPr="00880336">
              <w:rPr>
                <w:rFonts w:ascii="Arial" w:hAnsi="Arial" w:cs="Arial"/>
                <w:sz w:val="16"/>
                <w:szCs w:val="16"/>
              </w:rPr>
              <w:t>Rte_InitValue_Cos1RTAmpRec_Uls_f32</w:t>
            </w:r>
          </w:p>
        </w:tc>
        <w:tc>
          <w:tcPr>
            <w:tcW w:w="4455" w:type="dxa"/>
            <w:vAlign w:val="center"/>
          </w:tcPr>
          <w:p w:rsidR="00D3207D" w:rsidRPr="004B5BE2" w:rsidRDefault="00880336" w:rsidP="00880336">
            <w:pPr>
              <w:spacing w:before="100" w:beforeAutospacing="1" w:after="100" w:afterAutospacing="1"/>
              <w:rPr>
                <w:rFonts w:ascii="Arial" w:hAnsi="Arial" w:cs="Arial"/>
                <w:sz w:val="16"/>
                <w:szCs w:val="16"/>
              </w:rPr>
            </w:pPr>
            <w:r>
              <w:rPr>
                <w:rFonts w:ascii="Arial" w:hAnsi="Arial" w:cs="Arial"/>
                <w:sz w:val="16"/>
                <w:szCs w:val="16"/>
              </w:rPr>
              <w:t>0</w:t>
            </w:r>
          </w:p>
        </w:tc>
      </w:tr>
      <w:tr w:rsidR="00D3207D" w:rsidRPr="004B5BE2" w:rsidTr="00880336">
        <w:trPr>
          <w:trHeight w:val="341"/>
        </w:trPr>
        <w:tc>
          <w:tcPr>
            <w:tcW w:w="4455" w:type="dxa"/>
            <w:vAlign w:val="center"/>
          </w:tcPr>
          <w:p w:rsidR="00D3207D" w:rsidRPr="00880336" w:rsidRDefault="00D3207D" w:rsidP="00880336">
            <w:pPr>
              <w:spacing w:before="100" w:beforeAutospacing="1" w:after="100" w:afterAutospacing="1"/>
              <w:rPr>
                <w:rFonts w:ascii="Arial" w:hAnsi="Arial" w:cs="Arial"/>
                <w:sz w:val="16"/>
                <w:szCs w:val="16"/>
              </w:rPr>
            </w:pPr>
            <w:r w:rsidRPr="00880336">
              <w:rPr>
                <w:rFonts w:ascii="Arial" w:hAnsi="Arial" w:cs="Arial"/>
                <w:sz w:val="16"/>
                <w:szCs w:val="16"/>
              </w:rPr>
              <w:t>Rte_InitValue_Cos1RTOffset_Volt_f32</w:t>
            </w:r>
          </w:p>
        </w:tc>
        <w:tc>
          <w:tcPr>
            <w:tcW w:w="4455" w:type="dxa"/>
            <w:vAlign w:val="center"/>
          </w:tcPr>
          <w:p w:rsidR="00D3207D" w:rsidRPr="004B5BE2" w:rsidRDefault="00880336" w:rsidP="00880336">
            <w:pPr>
              <w:spacing w:before="100" w:beforeAutospacing="1" w:after="100" w:afterAutospacing="1"/>
              <w:rPr>
                <w:rFonts w:ascii="Arial" w:hAnsi="Arial" w:cs="Arial"/>
                <w:sz w:val="16"/>
                <w:szCs w:val="16"/>
              </w:rPr>
            </w:pPr>
            <w:r>
              <w:rPr>
                <w:rFonts w:ascii="Arial" w:hAnsi="Arial" w:cs="Arial"/>
                <w:sz w:val="16"/>
                <w:szCs w:val="16"/>
              </w:rPr>
              <w:t>0</w:t>
            </w:r>
          </w:p>
        </w:tc>
      </w:tr>
      <w:tr w:rsidR="00D3207D" w:rsidRPr="004B5BE2" w:rsidDel="005E2A58" w:rsidTr="00880336">
        <w:trPr>
          <w:trHeight w:val="341"/>
          <w:del w:id="338" w:author="rz3h1n" w:date="2013-06-19T13:14:00Z"/>
        </w:trPr>
        <w:tc>
          <w:tcPr>
            <w:tcW w:w="4455" w:type="dxa"/>
            <w:vAlign w:val="center"/>
          </w:tcPr>
          <w:p w:rsidR="00D3207D" w:rsidRPr="00880336" w:rsidDel="005E2A58" w:rsidRDefault="00D3207D" w:rsidP="00880336">
            <w:pPr>
              <w:spacing w:before="100" w:beforeAutospacing="1" w:after="100" w:afterAutospacing="1"/>
              <w:rPr>
                <w:del w:id="339" w:author="rz3h1n" w:date="2013-06-19T13:14:00Z"/>
                <w:rFonts w:ascii="Arial" w:hAnsi="Arial" w:cs="Arial"/>
                <w:sz w:val="16"/>
                <w:szCs w:val="16"/>
              </w:rPr>
            </w:pPr>
            <w:del w:id="340" w:author="rz3h1n" w:date="2013-06-19T13:14:00Z">
              <w:r w:rsidRPr="00880336" w:rsidDel="005E2A58">
                <w:rPr>
                  <w:rFonts w:ascii="Arial" w:hAnsi="Arial" w:cs="Arial"/>
                  <w:sz w:val="16"/>
                  <w:szCs w:val="16"/>
                </w:rPr>
                <w:delText>Rte_InitValue_Cos1Scaled_Volt_f32</w:delText>
              </w:r>
            </w:del>
          </w:p>
        </w:tc>
        <w:tc>
          <w:tcPr>
            <w:tcW w:w="4455" w:type="dxa"/>
            <w:vAlign w:val="center"/>
          </w:tcPr>
          <w:p w:rsidR="00D3207D" w:rsidRPr="004B5BE2" w:rsidDel="005E2A58" w:rsidRDefault="00880336" w:rsidP="00880336">
            <w:pPr>
              <w:spacing w:before="100" w:beforeAutospacing="1" w:after="100" w:afterAutospacing="1"/>
              <w:rPr>
                <w:del w:id="341" w:author="rz3h1n" w:date="2013-06-19T13:14:00Z"/>
                <w:rFonts w:ascii="Arial" w:hAnsi="Arial" w:cs="Arial"/>
                <w:sz w:val="16"/>
                <w:szCs w:val="16"/>
              </w:rPr>
            </w:pPr>
            <w:del w:id="342" w:author="rz3h1n" w:date="2013-06-19T13:14:00Z">
              <w:r w:rsidDel="005E2A58">
                <w:rPr>
                  <w:rFonts w:ascii="Arial" w:hAnsi="Arial" w:cs="Arial"/>
                  <w:sz w:val="16"/>
                  <w:szCs w:val="16"/>
                </w:rPr>
                <w:delText>0</w:delText>
              </w:r>
            </w:del>
          </w:p>
        </w:tc>
      </w:tr>
      <w:tr w:rsidR="00D3207D" w:rsidRPr="004B5BE2" w:rsidDel="005E2A58" w:rsidTr="00880336">
        <w:trPr>
          <w:trHeight w:val="341"/>
          <w:del w:id="343" w:author="rz3h1n" w:date="2013-06-19T13:14:00Z"/>
        </w:trPr>
        <w:tc>
          <w:tcPr>
            <w:tcW w:w="4455" w:type="dxa"/>
            <w:vAlign w:val="center"/>
          </w:tcPr>
          <w:p w:rsidR="00D3207D" w:rsidRPr="00880336" w:rsidDel="005E2A58" w:rsidRDefault="00D3207D" w:rsidP="00880336">
            <w:pPr>
              <w:spacing w:before="100" w:beforeAutospacing="1" w:after="100" w:afterAutospacing="1"/>
              <w:rPr>
                <w:del w:id="344" w:author="rz3h1n" w:date="2013-06-19T13:14:00Z"/>
                <w:rFonts w:ascii="Arial" w:hAnsi="Arial" w:cs="Arial"/>
                <w:sz w:val="16"/>
                <w:szCs w:val="16"/>
              </w:rPr>
            </w:pPr>
            <w:del w:id="345" w:author="rz3h1n" w:date="2013-06-19T13:14:00Z">
              <w:r w:rsidRPr="00880336" w:rsidDel="005E2A58">
                <w:rPr>
                  <w:rFonts w:ascii="Arial" w:hAnsi="Arial" w:cs="Arial"/>
                  <w:sz w:val="16"/>
                  <w:szCs w:val="16"/>
                </w:rPr>
                <w:delText>Rte_InitValue_CumMtrPosMRF_Deg_f32</w:delText>
              </w:r>
            </w:del>
          </w:p>
        </w:tc>
        <w:tc>
          <w:tcPr>
            <w:tcW w:w="4455" w:type="dxa"/>
            <w:vAlign w:val="center"/>
          </w:tcPr>
          <w:p w:rsidR="00D3207D" w:rsidRPr="004B5BE2" w:rsidDel="005E2A58" w:rsidRDefault="00880336" w:rsidP="00880336">
            <w:pPr>
              <w:spacing w:before="100" w:beforeAutospacing="1" w:after="100" w:afterAutospacing="1"/>
              <w:rPr>
                <w:del w:id="346" w:author="rz3h1n" w:date="2013-06-19T13:14:00Z"/>
                <w:rFonts w:ascii="Arial" w:hAnsi="Arial" w:cs="Arial"/>
                <w:sz w:val="16"/>
                <w:szCs w:val="16"/>
              </w:rPr>
            </w:pPr>
            <w:del w:id="347" w:author="rz3h1n" w:date="2013-06-19T13:14:00Z">
              <w:r w:rsidDel="005E2A58">
                <w:rPr>
                  <w:rFonts w:ascii="Arial" w:hAnsi="Arial" w:cs="Arial"/>
                  <w:sz w:val="16"/>
                  <w:szCs w:val="16"/>
                </w:rPr>
                <w:delText>0</w:delText>
              </w:r>
            </w:del>
          </w:p>
        </w:tc>
      </w:tr>
      <w:tr w:rsidR="00D3207D" w:rsidRPr="004B5BE2" w:rsidTr="00880336">
        <w:trPr>
          <w:trHeight w:val="341"/>
        </w:trPr>
        <w:tc>
          <w:tcPr>
            <w:tcW w:w="4455" w:type="dxa"/>
            <w:vAlign w:val="center"/>
          </w:tcPr>
          <w:p w:rsidR="00D3207D" w:rsidRPr="00880336" w:rsidRDefault="00D3207D" w:rsidP="00880336">
            <w:pPr>
              <w:spacing w:before="100" w:beforeAutospacing="1" w:after="100" w:afterAutospacing="1"/>
              <w:rPr>
                <w:rFonts w:ascii="Arial" w:hAnsi="Arial" w:cs="Arial"/>
                <w:sz w:val="16"/>
                <w:szCs w:val="16"/>
              </w:rPr>
            </w:pPr>
            <w:r w:rsidRPr="00880336">
              <w:rPr>
                <w:rFonts w:ascii="Arial" w:hAnsi="Arial" w:cs="Arial"/>
                <w:sz w:val="16"/>
                <w:szCs w:val="16"/>
              </w:rPr>
              <w:t>Rte_InitValue_DiagCorrectedMtrPos_Rev_f32</w:t>
            </w:r>
          </w:p>
        </w:tc>
        <w:tc>
          <w:tcPr>
            <w:tcW w:w="4455" w:type="dxa"/>
            <w:vAlign w:val="center"/>
          </w:tcPr>
          <w:p w:rsidR="00D3207D" w:rsidRPr="004B5BE2" w:rsidRDefault="00880336" w:rsidP="00880336">
            <w:pPr>
              <w:spacing w:before="100" w:beforeAutospacing="1" w:after="100" w:afterAutospacing="1"/>
              <w:rPr>
                <w:rFonts w:ascii="Arial" w:hAnsi="Arial" w:cs="Arial"/>
                <w:sz w:val="16"/>
                <w:szCs w:val="16"/>
              </w:rPr>
            </w:pPr>
            <w:r>
              <w:rPr>
                <w:rFonts w:ascii="Arial" w:hAnsi="Arial" w:cs="Arial"/>
                <w:sz w:val="16"/>
                <w:szCs w:val="16"/>
              </w:rPr>
              <w:t>0</w:t>
            </w:r>
          </w:p>
        </w:tc>
      </w:tr>
      <w:tr w:rsidR="00D3207D" w:rsidRPr="004B5BE2" w:rsidDel="005E2A58" w:rsidTr="00880336">
        <w:trPr>
          <w:trHeight w:val="341"/>
          <w:del w:id="348" w:author="rz3h1n" w:date="2013-06-19T13:15:00Z"/>
        </w:trPr>
        <w:tc>
          <w:tcPr>
            <w:tcW w:w="4455" w:type="dxa"/>
            <w:vAlign w:val="center"/>
          </w:tcPr>
          <w:p w:rsidR="00D3207D" w:rsidRPr="00880336" w:rsidDel="005E2A58" w:rsidRDefault="00D3207D" w:rsidP="00880336">
            <w:pPr>
              <w:spacing w:before="100" w:beforeAutospacing="1" w:after="100" w:afterAutospacing="1"/>
              <w:rPr>
                <w:del w:id="349" w:author="rz3h1n" w:date="2013-06-19T13:15:00Z"/>
                <w:rFonts w:ascii="Arial" w:hAnsi="Arial" w:cs="Arial"/>
                <w:sz w:val="16"/>
                <w:szCs w:val="16"/>
              </w:rPr>
            </w:pPr>
            <w:del w:id="350" w:author="rz3h1n" w:date="2013-06-19T13:15:00Z">
              <w:r w:rsidRPr="00880336" w:rsidDel="005E2A58">
                <w:rPr>
                  <w:rFonts w:ascii="Arial" w:hAnsi="Arial" w:cs="Arial"/>
                  <w:sz w:val="16"/>
                  <w:szCs w:val="16"/>
                </w:rPr>
                <w:delText>Rte_InitValue_EOLBEMF_Rev_f32</w:delText>
              </w:r>
            </w:del>
          </w:p>
        </w:tc>
        <w:tc>
          <w:tcPr>
            <w:tcW w:w="4455" w:type="dxa"/>
            <w:vAlign w:val="center"/>
          </w:tcPr>
          <w:p w:rsidR="00D3207D" w:rsidRPr="004B5BE2" w:rsidDel="005E2A58" w:rsidRDefault="00880336" w:rsidP="00880336">
            <w:pPr>
              <w:spacing w:before="100" w:beforeAutospacing="1" w:after="100" w:afterAutospacing="1"/>
              <w:rPr>
                <w:del w:id="351" w:author="rz3h1n" w:date="2013-06-19T13:15:00Z"/>
                <w:rFonts w:ascii="Arial" w:hAnsi="Arial" w:cs="Arial"/>
                <w:sz w:val="16"/>
                <w:szCs w:val="16"/>
              </w:rPr>
            </w:pPr>
            <w:del w:id="352" w:author="rz3h1n" w:date="2013-06-19T13:15:00Z">
              <w:r w:rsidDel="005E2A58">
                <w:rPr>
                  <w:rFonts w:ascii="Arial" w:hAnsi="Arial" w:cs="Arial"/>
                  <w:sz w:val="16"/>
                  <w:szCs w:val="16"/>
                </w:rPr>
                <w:delText>0</w:delText>
              </w:r>
            </w:del>
          </w:p>
        </w:tc>
      </w:tr>
      <w:tr w:rsidR="00D3207D" w:rsidRPr="004B5BE2" w:rsidTr="00880336">
        <w:trPr>
          <w:trHeight w:val="341"/>
        </w:trPr>
        <w:tc>
          <w:tcPr>
            <w:tcW w:w="4455" w:type="dxa"/>
            <w:vAlign w:val="center"/>
          </w:tcPr>
          <w:p w:rsidR="00D3207D" w:rsidRPr="00880336" w:rsidRDefault="00D3207D" w:rsidP="00880336">
            <w:pPr>
              <w:spacing w:before="100" w:beforeAutospacing="1" w:after="100" w:afterAutospacing="1"/>
              <w:rPr>
                <w:rFonts w:ascii="Arial" w:hAnsi="Arial" w:cs="Arial"/>
                <w:sz w:val="16"/>
                <w:szCs w:val="16"/>
              </w:rPr>
            </w:pPr>
            <w:r w:rsidRPr="00880336">
              <w:rPr>
                <w:rFonts w:ascii="Arial" w:hAnsi="Arial" w:cs="Arial"/>
                <w:sz w:val="16"/>
                <w:szCs w:val="16"/>
              </w:rPr>
              <w:t>Rte_InitValue_MechMtrPos_Rev_f32</w:t>
            </w:r>
          </w:p>
        </w:tc>
        <w:tc>
          <w:tcPr>
            <w:tcW w:w="4455" w:type="dxa"/>
            <w:vAlign w:val="center"/>
          </w:tcPr>
          <w:p w:rsidR="00D3207D" w:rsidRPr="004B5BE2" w:rsidRDefault="00880336" w:rsidP="00880336">
            <w:pPr>
              <w:spacing w:before="100" w:beforeAutospacing="1" w:after="100" w:afterAutospacing="1"/>
              <w:rPr>
                <w:rFonts w:ascii="Arial" w:hAnsi="Arial" w:cs="Arial"/>
                <w:sz w:val="16"/>
                <w:szCs w:val="16"/>
              </w:rPr>
            </w:pPr>
            <w:r>
              <w:rPr>
                <w:rFonts w:ascii="Arial" w:hAnsi="Arial" w:cs="Arial"/>
                <w:sz w:val="16"/>
                <w:szCs w:val="16"/>
              </w:rPr>
              <w:t>0</w:t>
            </w:r>
          </w:p>
        </w:tc>
      </w:tr>
      <w:tr w:rsidR="00D3207D" w:rsidRPr="004B5BE2" w:rsidTr="00880336">
        <w:trPr>
          <w:trHeight w:val="341"/>
        </w:trPr>
        <w:tc>
          <w:tcPr>
            <w:tcW w:w="4455" w:type="dxa"/>
            <w:vAlign w:val="center"/>
          </w:tcPr>
          <w:p w:rsidR="00D3207D" w:rsidRPr="00880336" w:rsidRDefault="00D3207D" w:rsidP="00880336">
            <w:pPr>
              <w:spacing w:before="100" w:beforeAutospacing="1" w:after="100" w:afterAutospacing="1"/>
              <w:rPr>
                <w:rFonts w:ascii="Arial" w:hAnsi="Arial" w:cs="Arial"/>
                <w:sz w:val="16"/>
                <w:szCs w:val="16"/>
              </w:rPr>
            </w:pPr>
            <w:r w:rsidRPr="00880336">
              <w:rPr>
                <w:rFonts w:ascii="Arial" w:hAnsi="Arial" w:cs="Arial"/>
                <w:sz w:val="16"/>
                <w:szCs w:val="16"/>
              </w:rPr>
              <w:t>Rte_InitValue_MotorVelMRF_MtrRadpS_f32</w:t>
            </w:r>
          </w:p>
        </w:tc>
        <w:tc>
          <w:tcPr>
            <w:tcW w:w="4455" w:type="dxa"/>
            <w:vAlign w:val="center"/>
          </w:tcPr>
          <w:p w:rsidR="00D3207D" w:rsidRPr="004B5BE2" w:rsidRDefault="00880336" w:rsidP="00880336">
            <w:pPr>
              <w:spacing w:before="100" w:beforeAutospacing="1" w:after="100" w:afterAutospacing="1"/>
              <w:rPr>
                <w:rFonts w:ascii="Arial" w:hAnsi="Arial" w:cs="Arial"/>
                <w:sz w:val="16"/>
                <w:szCs w:val="16"/>
              </w:rPr>
            </w:pPr>
            <w:r>
              <w:rPr>
                <w:rFonts w:ascii="Arial" w:hAnsi="Arial" w:cs="Arial"/>
                <w:sz w:val="16"/>
                <w:szCs w:val="16"/>
              </w:rPr>
              <w:t>0</w:t>
            </w:r>
          </w:p>
        </w:tc>
      </w:tr>
      <w:tr w:rsidR="00D3207D" w:rsidRPr="004B5BE2" w:rsidDel="005E2A58" w:rsidTr="00880336">
        <w:trPr>
          <w:trHeight w:val="341"/>
          <w:del w:id="353" w:author="rz3h1n" w:date="2013-06-19T13:15:00Z"/>
        </w:trPr>
        <w:tc>
          <w:tcPr>
            <w:tcW w:w="4455" w:type="dxa"/>
            <w:vAlign w:val="center"/>
          </w:tcPr>
          <w:p w:rsidR="00D3207D" w:rsidRPr="00880336" w:rsidDel="005E2A58" w:rsidRDefault="00D3207D" w:rsidP="00880336">
            <w:pPr>
              <w:spacing w:before="100" w:beforeAutospacing="1" w:after="100" w:afterAutospacing="1"/>
              <w:rPr>
                <w:del w:id="354" w:author="rz3h1n" w:date="2013-06-19T13:15:00Z"/>
                <w:rFonts w:ascii="Arial" w:hAnsi="Arial" w:cs="Arial"/>
                <w:sz w:val="16"/>
                <w:szCs w:val="16"/>
              </w:rPr>
            </w:pPr>
            <w:del w:id="355" w:author="rz3h1n" w:date="2013-06-19T13:15:00Z">
              <w:r w:rsidRPr="00880336" w:rsidDel="005E2A58">
                <w:rPr>
                  <w:rFonts w:ascii="Arial" w:hAnsi="Arial" w:cs="Arial"/>
                  <w:sz w:val="16"/>
                  <w:szCs w:val="16"/>
                </w:rPr>
                <w:delText>Rte_InitValue_MtrRevCntr_Cnt_s16</w:delText>
              </w:r>
            </w:del>
          </w:p>
        </w:tc>
        <w:tc>
          <w:tcPr>
            <w:tcW w:w="4455" w:type="dxa"/>
            <w:vAlign w:val="center"/>
          </w:tcPr>
          <w:p w:rsidR="00D3207D" w:rsidRPr="004B5BE2" w:rsidDel="005E2A58" w:rsidRDefault="00880336" w:rsidP="00880336">
            <w:pPr>
              <w:spacing w:before="100" w:beforeAutospacing="1" w:after="100" w:afterAutospacing="1"/>
              <w:rPr>
                <w:del w:id="356" w:author="rz3h1n" w:date="2013-06-19T13:15:00Z"/>
                <w:rFonts w:ascii="Arial" w:hAnsi="Arial" w:cs="Arial"/>
                <w:sz w:val="16"/>
                <w:szCs w:val="16"/>
              </w:rPr>
            </w:pPr>
            <w:del w:id="357" w:author="rz3h1n" w:date="2013-06-19T13:15:00Z">
              <w:r w:rsidDel="005E2A58">
                <w:rPr>
                  <w:rFonts w:ascii="Arial" w:hAnsi="Arial" w:cs="Arial"/>
                  <w:sz w:val="16"/>
                  <w:szCs w:val="16"/>
                </w:rPr>
                <w:delText>0</w:delText>
              </w:r>
            </w:del>
          </w:p>
        </w:tc>
      </w:tr>
      <w:tr w:rsidR="00D3207D" w:rsidRPr="004B5BE2" w:rsidDel="005E2A58" w:rsidTr="00880336">
        <w:trPr>
          <w:trHeight w:val="341"/>
          <w:del w:id="358" w:author="rz3h1n" w:date="2013-06-19T13:15:00Z"/>
        </w:trPr>
        <w:tc>
          <w:tcPr>
            <w:tcW w:w="4455" w:type="dxa"/>
            <w:vAlign w:val="center"/>
          </w:tcPr>
          <w:p w:rsidR="00D3207D" w:rsidRPr="001B2C3B" w:rsidDel="005E2A58" w:rsidRDefault="00D3207D" w:rsidP="00880336">
            <w:pPr>
              <w:spacing w:before="100" w:beforeAutospacing="1" w:after="100" w:afterAutospacing="1"/>
              <w:rPr>
                <w:del w:id="359" w:author="rz3h1n" w:date="2013-06-19T13:15:00Z"/>
                <w:rFonts w:ascii="Arial" w:hAnsi="Arial" w:cs="Arial"/>
                <w:sz w:val="16"/>
                <w:szCs w:val="16"/>
                <w:lang w:val="es-ES"/>
              </w:rPr>
            </w:pPr>
            <w:del w:id="360" w:author="rz3h1n" w:date="2013-06-19T13:15:00Z">
              <w:r w:rsidRPr="001B2C3B" w:rsidDel="005E2A58">
                <w:rPr>
                  <w:rFonts w:ascii="Arial" w:hAnsi="Arial" w:cs="Arial"/>
                  <w:sz w:val="16"/>
                  <w:szCs w:val="16"/>
                  <w:lang w:val="es-ES"/>
                </w:rPr>
                <w:delText>Rte_InitValue_Sin1RTAmpRec_Uls_f32</w:delText>
              </w:r>
            </w:del>
          </w:p>
        </w:tc>
        <w:tc>
          <w:tcPr>
            <w:tcW w:w="4455" w:type="dxa"/>
            <w:vAlign w:val="center"/>
          </w:tcPr>
          <w:p w:rsidR="00D3207D" w:rsidRPr="004B5BE2" w:rsidDel="005E2A58" w:rsidRDefault="00880336" w:rsidP="00880336">
            <w:pPr>
              <w:spacing w:before="100" w:beforeAutospacing="1" w:after="100" w:afterAutospacing="1"/>
              <w:rPr>
                <w:del w:id="361" w:author="rz3h1n" w:date="2013-06-19T13:15:00Z"/>
                <w:rFonts w:ascii="Arial" w:hAnsi="Arial" w:cs="Arial"/>
                <w:sz w:val="16"/>
                <w:szCs w:val="16"/>
              </w:rPr>
            </w:pPr>
            <w:del w:id="362" w:author="rz3h1n" w:date="2013-06-19T13:15:00Z">
              <w:r w:rsidDel="005E2A58">
                <w:rPr>
                  <w:rFonts w:ascii="Arial" w:hAnsi="Arial" w:cs="Arial"/>
                  <w:sz w:val="16"/>
                  <w:szCs w:val="16"/>
                </w:rPr>
                <w:delText>0</w:delText>
              </w:r>
            </w:del>
          </w:p>
        </w:tc>
      </w:tr>
      <w:tr w:rsidR="00D3207D" w:rsidRPr="004B5BE2" w:rsidTr="00880336">
        <w:trPr>
          <w:trHeight w:val="341"/>
        </w:trPr>
        <w:tc>
          <w:tcPr>
            <w:tcW w:w="4455" w:type="dxa"/>
            <w:vAlign w:val="center"/>
          </w:tcPr>
          <w:p w:rsidR="00D3207D" w:rsidRPr="00880336" w:rsidRDefault="00D3207D" w:rsidP="00880336">
            <w:pPr>
              <w:spacing w:before="100" w:beforeAutospacing="1" w:after="100" w:afterAutospacing="1"/>
              <w:rPr>
                <w:rFonts w:ascii="Arial" w:hAnsi="Arial" w:cs="Arial"/>
                <w:sz w:val="16"/>
                <w:szCs w:val="16"/>
              </w:rPr>
            </w:pPr>
            <w:r w:rsidRPr="00880336">
              <w:rPr>
                <w:rFonts w:ascii="Arial" w:hAnsi="Arial" w:cs="Arial"/>
                <w:sz w:val="16"/>
                <w:szCs w:val="16"/>
              </w:rPr>
              <w:t>Rte_InitValue_Sin1RTOffset_Volt_f32</w:t>
            </w:r>
          </w:p>
        </w:tc>
        <w:tc>
          <w:tcPr>
            <w:tcW w:w="4455" w:type="dxa"/>
            <w:vAlign w:val="center"/>
          </w:tcPr>
          <w:p w:rsidR="00D3207D" w:rsidRPr="004B5BE2" w:rsidRDefault="00880336" w:rsidP="00880336">
            <w:pPr>
              <w:spacing w:before="100" w:beforeAutospacing="1" w:after="100" w:afterAutospacing="1"/>
              <w:rPr>
                <w:rFonts w:ascii="Arial" w:hAnsi="Arial" w:cs="Arial"/>
                <w:sz w:val="16"/>
                <w:szCs w:val="16"/>
              </w:rPr>
            </w:pPr>
            <w:r>
              <w:rPr>
                <w:rFonts w:ascii="Arial" w:hAnsi="Arial" w:cs="Arial"/>
                <w:sz w:val="16"/>
                <w:szCs w:val="16"/>
              </w:rPr>
              <w:t>0</w:t>
            </w:r>
          </w:p>
        </w:tc>
      </w:tr>
      <w:tr w:rsidR="00D3207D" w:rsidRPr="004B5BE2" w:rsidDel="005E2A58" w:rsidTr="00880336">
        <w:trPr>
          <w:trHeight w:val="341"/>
          <w:del w:id="363" w:author="rz3h1n" w:date="2013-06-19T13:14:00Z"/>
        </w:trPr>
        <w:tc>
          <w:tcPr>
            <w:tcW w:w="4455" w:type="dxa"/>
            <w:vAlign w:val="center"/>
          </w:tcPr>
          <w:p w:rsidR="00D3207D" w:rsidRPr="00880336" w:rsidDel="005E2A58" w:rsidRDefault="00D3207D" w:rsidP="00880336">
            <w:pPr>
              <w:spacing w:before="100" w:beforeAutospacing="1" w:after="100" w:afterAutospacing="1"/>
              <w:rPr>
                <w:del w:id="364" w:author="rz3h1n" w:date="2013-06-19T13:14:00Z"/>
                <w:rFonts w:ascii="Arial" w:hAnsi="Arial" w:cs="Arial"/>
                <w:sz w:val="16"/>
                <w:szCs w:val="16"/>
              </w:rPr>
            </w:pPr>
            <w:del w:id="365" w:author="rz3h1n" w:date="2013-06-19T13:14:00Z">
              <w:r w:rsidRPr="00880336" w:rsidDel="005E2A58">
                <w:rPr>
                  <w:rFonts w:ascii="Arial" w:hAnsi="Arial" w:cs="Arial"/>
                  <w:sz w:val="16"/>
                  <w:szCs w:val="16"/>
                </w:rPr>
                <w:delText>Rte_InitValue_Sin1Scaled_Volt_f32</w:delText>
              </w:r>
            </w:del>
          </w:p>
        </w:tc>
        <w:tc>
          <w:tcPr>
            <w:tcW w:w="4455" w:type="dxa"/>
            <w:vAlign w:val="center"/>
          </w:tcPr>
          <w:p w:rsidR="00D3207D" w:rsidRPr="004B5BE2" w:rsidDel="005E2A58" w:rsidRDefault="00880336" w:rsidP="00880336">
            <w:pPr>
              <w:spacing w:before="100" w:beforeAutospacing="1" w:after="100" w:afterAutospacing="1"/>
              <w:rPr>
                <w:del w:id="366" w:author="rz3h1n" w:date="2013-06-19T13:14:00Z"/>
                <w:rFonts w:ascii="Arial" w:hAnsi="Arial" w:cs="Arial"/>
                <w:sz w:val="16"/>
                <w:szCs w:val="16"/>
              </w:rPr>
            </w:pPr>
            <w:del w:id="367" w:author="rz3h1n" w:date="2013-06-19T13:14:00Z">
              <w:r w:rsidDel="005E2A58">
                <w:rPr>
                  <w:rFonts w:ascii="Arial" w:hAnsi="Arial" w:cs="Arial"/>
                  <w:sz w:val="16"/>
                  <w:szCs w:val="16"/>
                </w:rPr>
                <w:delText>0</w:delText>
              </w:r>
            </w:del>
          </w:p>
        </w:tc>
      </w:tr>
      <w:tr w:rsidR="00D3207D" w:rsidRPr="004B5BE2" w:rsidDel="005E2A58" w:rsidTr="00880336">
        <w:trPr>
          <w:trHeight w:val="341"/>
          <w:del w:id="368" w:author="rz3h1n" w:date="2013-06-19T13:15:00Z"/>
        </w:trPr>
        <w:tc>
          <w:tcPr>
            <w:tcW w:w="4455" w:type="dxa"/>
            <w:vAlign w:val="center"/>
          </w:tcPr>
          <w:p w:rsidR="00D3207D" w:rsidRPr="00880336" w:rsidDel="005E2A58" w:rsidRDefault="00D3207D" w:rsidP="00880336">
            <w:pPr>
              <w:spacing w:before="100" w:beforeAutospacing="1" w:after="100" w:afterAutospacing="1"/>
              <w:rPr>
                <w:del w:id="369" w:author="rz3h1n" w:date="2013-06-19T13:15:00Z"/>
                <w:rFonts w:ascii="Arial" w:hAnsi="Arial" w:cs="Arial"/>
                <w:sz w:val="16"/>
                <w:szCs w:val="16"/>
              </w:rPr>
            </w:pPr>
            <w:del w:id="370" w:author="rz3h1n" w:date="2013-06-19T13:15:00Z">
              <w:r w:rsidRPr="00880336" w:rsidDel="005E2A58">
                <w:rPr>
                  <w:rFonts w:ascii="Arial" w:hAnsi="Arial" w:cs="Arial"/>
                  <w:sz w:val="16"/>
                  <w:szCs w:val="16"/>
                </w:rPr>
                <w:delText>Rte_InitValue_SysCCumMtrPosMRF_Deg_f32</w:delText>
              </w:r>
            </w:del>
          </w:p>
        </w:tc>
        <w:tc>
          <w:tcPr>
            <w:tcW w:w="4455" w:type="dxa"/>
            <w:vAlign w:val="center"/>
          </w:tcPr>
          <w:p w:rsidR="00D3207D" w:rsidRPr="004B5BE2" w:rsidDel="005E2A58" w:rsidRDefault="00880336" w:rsidP="00880336">
            <w:pPr>
              <w:spacing w:before="100" w:beforeAutospacing="1" w:after="100" w:afterAutospacing="1"/>
              <w:rPr>
                <w:del w:id="371" w:author="rz3h1n" w:date="2013-06-19T13:15:00Z"/>
                <w:rFonts w:ascii="Arial" w:hAnsi="Arial" w:cs="Arial"/>
                <w:sz w:val="16"/>
                <w:szCs w:val="16"/>
              </w:rPr>
            </w:pPr>
            <w:del w:id="372" w:author="rz3h1n" w:date="2013-06-19T13:15:00Z">
              <w:r w:rsidDel="005E2A58">
                <w:rPr>
                  <w:rFonts w:ascii="Arial" w:hAnsi="Arial" w:cs="Arial"/>
                  <w:sz w:val="16"/>
                  <w:szCs w:val="16"/>
                </w:rPr>
                <w:delText>0</w:delText>
              </w:r>
            </w:del>
          </w:p>
        </w:tc>
      </w:tr>
    </w:tbl>
    <w:p w:rsidR="002C03D8" w:rsidRPr="002C03D8" w:rsidRDefault="002C03D8" w:rsidP="002C03D8"/>
    <w:p w:rsidR="00880336" w:rsidRDefault="00880336">
      <w:pPr>
        <w:spacing w:after="0"/>
        <w:rPr>
          <w:rFonts w:ascii="Arial" w:hAnsi="Arial"/>
          <w:b/>
          <w:sz w:val="24"/>
        </w:rPr>
      </w:pPr>
      <w:r>
        <w:br w:type="page"/>
      </w:r>
    </w:p>
    <w:p w:rsidR="004A781C" w:rsidRDefault="004A781C">
      <w:pPr>
        <w:pStyle w:val="Heading2"/>
      </w:pPr>
      <w:r>
        <w:lastRenderedPageBreak/>
        <w:t>Initialization Functions</w:t>
      </w:r>
    </w:p>
    <w:p w:rsidR="004A781C" w:rsidRDefault="004A781C">
      <w:pPr>
        <w:pStyle w:val="Heading3"/>
      </w:pPr>
      <w:r>
        <w:t xml:space="preserve">Init: </w:t>
      </w:r>
      <w:fldSimple w:instr=" DOCPROPERTY &quot;Module Name&quot;  \* MERGEFORMAT ">
        <w:r w:rsidR="00191CD0">
          <w:t>MtrPos2</w:t>
        </w:r>
      </w:fldSimple>
      <w:r w:rsidR="00880336">
        <w:t>_Init1</w:t>
      </w:r>
    </w:p>
    <w:p w:rsidR="004A781C" w:rsidRDefault="004A781C">
      <w:pPr>
        <w:pStyle w:val="Heading4"/>
      </w:pPr>
      <w:r>
        <w:t>Design Rationale</w:t>
      </w:r>
    </w:p>
    <w:p w:rsidR="004A781C" w:rsidRDefault="00F141E2">
      <w:r>
        <w:t>None</w:t>
      </w:r>
    </w:p>
    <w:p w:rsidR="004A781C" w:rsidRDefault="00E01787">
      <w:pPr>
        <w:pStyle w:val="Heading4"/>
      </w:pPr>
      <w:r>
        <w:t>Calculate Ratios</w:t>
      </w:r>
    </w:p>
    <w:p w:rsidR="00880336" w:rsidRDefault="007F1FC4" w:rsidP="00880336">
      <w:pPr>
        <w:jc w:val="center"/>
      </w:pPr>
      <w:r>
        <w:object w:dxaOrig="5995" w:dyaOrig="4375">
          <v:shape id="_x0000_i1030" type="#_x0000_t75" style="width:300pt;height:219pt" o:ole="">
            <v:imagedata r:id="rId19" o:title=""/>
          </v:shape>
          <o:OLEObject Type="Embed" ProgID="Visio.Drawing.11" ShapeID="_x0000_i1030" DrawAspect="Content" ObjectID="_1438604852" r:id="rId20"/>
        </w:object>
      </w:r>
    </w:p>
    <w:p w:rsidR="00E01787" w:rsidRDefault="00E01787" w:rsidP="00E01787">
      <w:pPr>
        <w:pStyle w:val="Heading4"/>
      </w:pPr>
      <w:r>
        <w:t>Check Correction Terms</w:t>
      </w:r>
    </w:p>
    <w:p w:rsidR="00E01787" w:rsidRDefault="00937131" w:rsidP="00880336">
      <w:pPr>
        <w:jc w:val="center"/>
      </w:pPr>
      <w:r>
        <w:object w:dxaOrig="6175" w:dyaOrig="4745">
          <v:shape id="_x0000_i1031" type="#_x0000_t75" style="width:279pt;height:214pt" o:ole="">
            <v:imagedata r:id="rId21" o:title=""/>
          </v:shape>
          <o:OLEObject Type="Embed" ProgID="Visio.Drawing.11" ShapeID="_x0000_i1031" DrawAspect="Content" ObjectID="_1438604853" r:id="rId22"/>
        </w:object>
      </w:r>
    </w:p>
    <w:p w:rsidR="00E01787" w:rsidRDefault="00E01787" w:rsidP="00E01787">
      <w:pPr>
        <w:pStyle w:val="Heading4"/>
      </w:pPr>
      <w:r>
        <w:lastRenderedPageBreak/>
        <w:t>Calculate Limits and Initialize RT Offsets</w:t>
      </w:r>
    </w:p>
    <w:p w:rsidR="00E01787" w:rsidRDefault="007F1FC4" w:rsidP="00880336">
      <w:pPr>
        <w:jc w:val="center"/>
      </w:pPr>
      <w:r>
        <w:object w:dxaOrig="5455" w:dyaOrig="11765">
          <v:shape id="_x0000_i1032" type="#_x0000_t75" style="width:273pt;height:589pt" o:ole="">
            <v:imagedata r:id="rId23" o:title=""/>
          </v:shape>
          <o:OLEObject Type="Embed" ProgID="Visio.Drawing.11" ShapeID="_x0000_i1032" DrawAspect="Content" ObjectID="_1438604854" r:id="rId24"/>
        </w:object>
      </w:r>
    </w:p>
    <w:p w:rsidR="00E01787" w:rsidRDefault="00E01787" w:rsidP="00E01787">
      <w:pPr>
        <w:pStyle w:val="Heading4"/>
      </w:pPr>
      <w:r>
        <w:lastRenderedPageBreak/>
        <w:t>Initialize AmpRec</w:t>
      </w:r>
    </w:p>
    <w:p w:rsidR="00E01787" w:rsidRDefault="007F1FC4" w:rsidP="00880336">
      <w:pPr>
        <w:jc w:val="center"/>
      </w:pPr>
      <w:r>
        <w:object w:dxaOrig="5820" w:dyaOrig="12030">
          <v:shape id="_x0000_i1033" type="#_x0000_t75" style="width:278pt;height:8in" o:ole="">
            <v:imagedata r:id="rId25" o:title=""/>
          </v:shape>
          <o:OLEObject Type="Embed" ProgID="Visio.Drawing.11" ShapeID="_x0000_i1033" DrawAspect="Content" ObjectID="_1438604855" r:id="rId26"/>
        </w:object>
      </w:r>
    </w:p>
    <w:p w:rsidR="004A781C" w:rsidRDefault="004A781C">
      <w:pPr>
        <w:pStyle w:val="Heading2"/>
      </w:pPr>
      <w:r>
        <w:br w:type="page"/>
      </w:r>
      <w:r>
        <w:lastRenderedPageBreak/>
        <w:t>Periodic Functions</w:t>
      </w:r>
    </w:p>
    <w:p w:rsidR="004A781C" w:rsidRDefault="004A781C">
      <w:pPr>
        <w:pStyle w:val="Heading3"/>
      </w:pPr>
      <w:r>
        <w:t xml:space="preserve">Per: </w:t>
      </w:r>
      <w:fldSimple w:instr=" DOCPROPERTY &quot;Module Name&quot;  \* MERGEFORMAT ">
        <w:r w:rsidR="00191CD0">
          <w:t>MtrPos2</w:t>
        </w:r>
      </w:fldSimple>
      <w:r w:rsidR="00880336">
        <w:t>_Per1</w:t>
      </w:r>
    </w:p>
    <w:p w:rsidR="004A781C" w:rsidRDefault="004A781C">
      <w:pPr>
        <w:pStyle w:val="Heading4"/>
      </w:pPr>
      <w:bookmarkStart w:id="373" w:name="_Ref338771779"/>
      <w:r>
        <w:t>Design Rationale</w:t>
      </w:r>
      <w:bookmarkEnd w:id="373"/>
    </w:p>
    <w:p w:rsidR="004A781C" w:rsidRDefault="00785E29">
      <w:r>
        <w:t>This function should be run before MtrPos3_Per1, as the comparisons (in both the main and diverse paths) on the generated signals assume that this order will be followed.</w:t>
      </w:r>
    </w:p>
    <w:p w:rsidR="004A781C" w:rsidRDefault="004A781C">
      <w:pPr>
        <w:pStyle w:val="Heading4"/>
      </w:pPr>
      <w:r>
        <w:t>Program Flow Start</w:t>
      </w:r>
    </w:p>
    <w:p w:rsidR="004A781C" w:rsidRDefault="00880336">
      <w:r w:rsidRPr="00880336">
        <w:t>Rte_Call_MtrPos2_Per1_CP0_CheckpointReached()</w:t>
      </w:r>
    </w:p>
    <w:p w:rsidR="004A781C" w:rsidRDefault="004A781C">
      <w:pPr>
        <w:pStyle w:val="Heading4"/>
        <w:rPr>
          <w:ins w:id="374" w:author="rz3h1n" w:date="2013-06-13T16:57:00Z"/>
        </w:rPr>
      </w:pPr>
      <w:r>
        <w:t>Store Module Inputs to Local copies</w:t>
      </w:r>
    </w:p>
    <w:p w:rsidR="00BD3BC9" w:rsidRDefault="00BD3BC9" w:rsidP="00BD3BC9">
      <w:pPr>
        <w:rPr>
          <w:ins w:id="375" w:author="rz3h1n" w:date="2013-06-13T16:57:00Z"/>
        </w:rPr>
      </w:pPr>
      <w:ins w:id="376" w:author="rz3h1n" w:date="2013-06-13T16:57:00Z">
        <w:r w:rsidRPr="00BD3BC9">
          <w:t>CDD_Read_MtrPos_ActvDblBuf_Cnt_u08(&amp;IdleDblBuf_Cnt_T_u08)</w:t>
        </w:r>
      </w:ins>
    </w:p>
    <w:p w:rsidR="00BD3BC9" w:rsidRPr="00BD3BC9" w:rsidRDefault="00BD3BC9" w:rsidP="00BD3BC9">
      <w:pPr>
        <w:rPr>
          <w:ins w:id="377" w:author="rz3h1n" w:date="2013-06-13T16:57:00Z"/>
          <w:lang w:val="es-ES"/>
        </w:rPr>
      </w:pPr>
      <w:ins w:id="378" w:author="rz3h1n" w:date="2013-06-13T16:57:00Z">
        <w:r w:rsidRPr="00BD3BC9">
          <w:rPr>
            <w:lang w:val="es-ES"/>
          </w:rPr>
          <w:t>IdleDblBuf_Cnt_T_u08 =</w:t>
        </w:r>
        <w:r>
          <w:rPr>
            <w:lang w:val="es-ES"/>
          </w:rPr>
          <w:t xml:space="preserve"> (IdleDblBuf_Cnt_T_u08 &amp; 1u)^1u</w:t>
        </w:r>
      </w:ins>
    </w:p>
    <w:p w:rsidR="00BD3BC9" w:rsidRPr="00BD3BC9" w:rsidRDefault="00BD3BC9" w:rsidP="00BD3BC9">
      <w:pPr>
        <w:rPr>
          <w:lang w:val="es-ES"/>
        </w:rPr>
      </w:pPr>
    </w:p>
    <w:p w:rsidR="00BD3BC9" w:rsidRDefault="00880336" w:rsidP="00880336">
      <w:pPr>
        <w:ind w:right="-720"/>
        <w:rPr>
          <w:ins w:id="379" w:author="rz3h1n" w:date="2013-06-13T16:58:00Z"/>
          <w:sz w:val="18"/>
          <w:szCs w:val="18"/>
          <w:lang w:val="es-ES"/>
        </w:rPr>
      </w:pPr>
      <w:r w:rsidRPr="00BD3BC9">
        <w:rPr>
          <w:sz w:val="18"/>
          <w:szCs w:val="18"/>
          <w:lang w:val="es-ES"/>
        </w:rPr>
        <w:t xml:space="preserve">CorrectedMtrPos_Rev_T_f32 = </w:t>
      </w:r>
      <w:ins w:id="380" w:author="rz3h1n" w:date="2013-06-13T16:58:00Z">
        <w:r w:rsidR="00BD3BC9" w:rsidRPr="00BD3BC9">
          <w:rPr>
            <w:sz w:val="18"/>
            <w:szCs w:val="18"/>
            <w:lang w:val="es-ES"/>
          </w:rPr>
          <w:t>FPM_FixedToFloat_m(MtrPos_CorrectedMtrPos_Rev_M_u0p16[IdleDblBuf_Cnt_T_u08], u0p16_T)</w:t>
        </w:r>
      </w:ins>
    </w:p>
    <w:p w:rsidR="00880336" w:rsidRPr="00BD3BC9" w:rsidDel="00BD3BC9" w:rsidRDefault="00880336" w:rsidP="00880336">
      <w:pPr>
        <w:ind w:right="-720"/>
        <w:rPr>
          <w:del w:id="381" w:author="rz3h1n" w:date="2013-06-13T16:58:00Z"/>
          <w:sz w:val="18"/>
          <w:szCs w:val="18"/>
          <w:lang w:val="es-ES"/>
        </w:rPr>
      </w:pPr>
      <w:del w:id="382" w:author="rz3h1n" w:date="2013-06-13T16:58:00Z">
        <w:r w:rsidRPr="00BD3BC9" w:rsidDel="00BD3BC9">
          <w:rPr>
            <w:sz w:val="18"/>
            <w:szCs w:val="18"/>
            <w:lang w:val="es-ES"/>
          </w:rPr>
          <w:delText>Rte_IRead_MtrPos2_Per1_CorrectedMtrPos_Rev_f32()</w:delText>
        </w:r>
      </w:del>
    </w:p>
    <w:p w:rsidR="00BD3BC9" w:rsidRDefault="00880336" w:rsidP="00880336">
      <w:pPr>
        <w:ind w:right="-720"/>
        <w:rPr>
          <w:ins w:id="383" w:author="rz3h1n" w:date="2013-06-13T16:58:00Z"/>
          <w:sz w:val="18"/>
          <w:szCs w:val="18"/>
          <w:lang w:val="es-ES"/>
        </w:rPr>
      </w:pPr>
      <w:r w:rsidRPr="00BD3BC9">
        <w:rPr>
          <w:sz w:val="18"/>
          <w:szCs w:val="18"/>
          <w:lang w:val="es-ES"/>
        </w:rPr>
        <w:t xml:space="preserve">Cos1Scaled_Volt_T_f32 = </w:t>
      </w:r>
      <w:ins w:id="384" w:author="rz3h1n" w:date="2013-06-13T16:58:00Z">
        <w:r w:rsidR="00BD3BC9" w:rsidRPr="00BD3BC9">
          <w:rPr>
            <w:sz w:val="18"/>
            <w:szCs w:val="18"/>
            <w:lang w:val="es-ES"/>
          </w:rPr>
          <w:t>FPM_FixedToFloat_m(MtrPos_Cos1Scaled_Volts_M_u3p13[IdleDblBuf_Cnt_T_u08], u3p13_T)</w:t>
        </w:r>
      </w:ins>
    </w:p>
    <w:p w:rsidR="00880336" w:rsidRPr="00BD3BC9" w:rsidDel="00BD3BC9" w:rsidRDefault="00880336" w:rsidP="00880336">
      <w:pPr>
        <w:ind w:right="-720"/>
        <w:rPr>
          <w:del w:id="385" w:author="rz3h1n" w:date="2013-06-13T16:58:00Z"/>
          <w:sz w:val="18"/>
          <w:szCs w:val="18"/>
          <w:lang w:val="es-ES"/>
        </w:rPr>
      </w:pPr>
      <w:del w:id="386" w:author="rz3h1n" w:date="2013-06-13T16:58:00Z">
        <w:r w:rsidRPr="00BD3BC9" w:rsidDel="00BD3BC9">
          <w:rPr>
            <w:sz w:val="18"/>
            <w:szCs w:val="18"/>
            <w:lang w:val="es-ES"/>
          </w:rPr>
          <w:delText>Rte_IRead_MtrPos2_Per1_Cos1Scaled_Volt_f32()</w:delText>
        </w:r>
      </w:del>
    </w:p>
    <w:p w:rsidR="00BD3BC9" w:rsidRPr="00BD3BC9" w:rsidRDefault="00880336" w:rsidP="00880336">
      <w:pPr>
        <w:ind w:right="-720"/>
        <w:rPr>
          <w:ins w:id="387" w:author="rz3h1n" w:date="2013-06-13T16:59:00Z"/>
          <w:sz w:val="18"/>
          <w:szCs w:val="18"/>
          <w:lang w:val="es-ES"/>
        </w:rPr>
      </w:pPr>
      <w:r w:rsidRPr="00BD3BC9">
        <w:rPr>
          <w:sz w:val="18"/>
          <w:szCs w:val="18"/>
          <w:lang w:val="es-ES"/>
        </w:rPr>
        <w:t xml:space="preserve">DiagCorrectedMtrPos_Rev_T_f32 = </w:t>
      </w:r>
      <w:ins w:id="388" w:author="rz3h1n" w:date="2013-06-13T16:59:00Z">
        <w:r w:rsidR="00BD3BC9" w:rsidRPr="00BD3BC9">
          <w:rPr>
            <w:sz w:val="18"/>
            <w:szCs w:val="18"/>
            <w:lang w:val="es-ES"/>
          </w:rPr>
          <w:t>MtrPos3_DiagCorrectedMtrPos_Rev_M_f32</w:t>
        </w:r>
      </w:ins>
    </w:p>
    <w:p w:rsidR="00880336" w:rsidRPr="00880336" w:rsidDel="00BD3BC9" w:rsidRDefault="00880336" w:rsidP="00880336">
      <w:pPr>
        <w:ind w:right="-720"/>
        <w:rPr>
          <w:del w:id="389" w:author="rz3h1n" w:date="2013-06-13T16:59:00Z"/>
          <w:sz w:val="18"/>
          <w:szCs w:val="18"/>
        </w:rPr>
      </w:pPr>
      <w:del w:id="390" w:author="rz3h1n" w:date="2013-06-13T16:59:00Z">
        <w:r w:rsidRPr="00880336" w:rsidDel="00BD3BC9">
          <w:rPr>
            <w:sz w:val="18"/>
            <w:szCs w:val="18"/>
          </w:rPr>
          <w:delText>Rte_IRead_MtrPos2_Per1_DiagCo</w:delText>
        </w:r>
        <w:r w:rsidDel="00BD3BC9">
          <w:rPr>
            <w:sz w:val="18"/>
            <w:szCs w:val="18"/>
          </w:rPr>
          <w:delText>rrectedMtrPos_Rev_f32()</w:delText>
        </w:r>
      </w:del>
    </w:p>
    <w:p w:rsidR="00BD3BC9" w:rsidRDefault="00880336" w:rsidP="00880336">
      <w:pPr>
        <w:ind w:right="-720"/>
        <w:rPr>
          <w:ins w:id="391" w:author="rz3h1n" w:date="2013-06-13T16:59:00Z"/>
          <w:sz w:val="18"/>
          <w:szCs w:val="18"/>
        </w:rPr>
      </w:pPr>
      <w:r w:rsidRPr="00880336">
        <w:rPr>
          <w:sz w:val="18"/>
          <w:szCs w:val="18"/>
        </w:rPr>
        <w:t xml:space="preserve">MechMtrPos_Rev_T_f32 = </w:t>
      </w:r>
      <w:ins w:id="392" w:author="rz3h1n" w:date="2013-06-13T16:59:00Z">
        <w:r w:rsidR="00BD3BC9" w:rsidRPr="00BD3BC9">
          <w:rPr>
            <w:sz w:val="18"/>
            <w:szCs w:val="18"/>
          </w:rPr>
          <w:t>_FixedToFloat_m(MtrPos_MechMtrPos_Rev_M_u0p16[IdleDblBuf_Cnt_T_u08], u0p16_T)</w:t>
        </w:r>
      </w:ins>
    </w:p>
    <w:p w:rsidR="00880336" w:rsidRPr="00880336" w:rsidDel="00BD3BC9" w:rsidRDefault="00880336" w:rsidP="00880336">
      <w:pPr>
        <w:ind w:right="-720"/>
        <w:rPr>
          <w:del w:id="393" w:author="rz3h1n" w:date="2013-06-13T16:59:00Z"/>
          <w:sz w:val="18"/>
          <w:szCs w:val="18"/>
        </w:rPr>
      </w:pPr>
      <w:del w:id="394" w:author="rz3h1n" w:date="2013-06-13T16:59:00Z">
        <w:r w:rsidRPr="00880336" w:rsidDel="00BD3BC9">
          <w:rPr>
            <w:sz w:val="18"/>
            <w:szCs w:val="18"/>
          </w:rPr>
          <w:delText>Rte_IRead_Mt</w:delText>
        </w:r>
        <w:r w:rsidDel="00BD3BC9">
          <w:rPr>
            <w:sz w:val="18"/>
            <w:szCs w:val="18"/>
          </w:rPr>
          <w:delText>rPos2_Per1_MechMtrPos_Rev_f32()</w:delText>
        </w:r>
      </w:del>
    </w:p>
    <w:p w:rsidR="00880336" w:rsidRPr="00880336" w:rsidRDefault="00880336" w:rsidP="00880336">
      <w:pPr>
        <w:ind w:right="-720"/>
        <w:rPr>
          <w:sz w:val="18"/>
          <w:szCs w:val="18"/>
        </w:rPr>
      </w:pPr>
      <w:r w:rsidRPr="00880336">
        <w:rPr>
          <w:sz w:val="18"/>
          <w:szCs w:val="18"/>
        </w:rPr>
        <w:t>MotorVelMRF_MtrRadpS_T_f32 = Rte_IRead_MtrPos2_</w:t>
      </w:r>
      <w:r>
        <w:rPr>
          <w:sz w:val="18"/>
          <w:szCs w:val="18"/>
        </w:rPr>
        <w:t>Per1_MotorVelMRF_MtrRadpS_f32()</w:t>
      </w:r>
    </w:p>
    <w:p w:rsidR="00880336" w:rsidRPr="00880336" w:rsidDel="00BD3BC9" w:rsidRDefault="00880336" w:rsidP="00880336">
      <w:pPr>
        <w:ind w:right="-720"/>
        <w:rPr>
          <w:del w:id="395" w:author="rz3h1n" w:date="2013-06-13T17:00:00Z"/>
          <w:sz w:val="18"/>
          <w:szCs w:val="18"/>
        </w:rPr>
      </w:pPr>
      <w:del w:id="396" w:author="rz3h1n" w:date="2013-06-13T17:00:00Z">
        <w:r w:rsidRPr="00880336" w:rsidDel="00BD3BC9">
          <w:rPr>
            <w:sz w:val="18"/>
            <w:szCs w:val="18"/>
          </w:rPr>
          <w:delText>MtrRevCntr_Cnt_T_s16 = Rte_IRead_Mt</w:delText>
        </w:r>
        <w:r w:rsidDel="00BD3BC9">
          <w:rPr>
            <w:sz w:val="18"/>
            <w:szCs w:val="18"/>
          </w:rPr>
          <w:delText>rPos2_Per1_MtrRevCntr_Cnt_s16()</w:delText>
        </w:r>
      </w:del>
    </w:p>
    <w:p w:rsidR="00BD3BC9" w:rsidRPr="00BD3BC9" w:rsidRDefault="00880336" w:rsidP="00BD3BC9">
      <w:pPr>
        <w:ind w:right="-720"/>
        <w:rPr>
          <w:ins w:id="397" w:author="rz3h1n" w:date="2013-06-13T17:00:00Z"/>
          <w:sz w:val="18"/>
          <w:szCs w:val="18"/>
        </w:rPr>
      </w:pPr>
      <w:r w:rsidRPr="00880336">
        <w:rPr>
          <w:sz w:val="18"/>
          <w:szCs w:val="18"/>
        </w:rPr>
        <w:t xml:space="preserve">Sin1Scaled_Volt_T_f32 = </w:t>
      </w:r>
      <w:ins w:id="398" w:author="rz3h1n" w:date="2013-06-13T17:00:00Z">
        <w:r w:rsidR="00BD3BC9" w:rsidRPr="00BD3BC9">
          <w:rPr>
            <w:sz w:val="18"/>
            <w:szCs w:val="18"/>
          </w:rPr>
          <w:t>FPM_FixedToFloat_m(MtrPos_Sin1Scaled_Volts_M_u3p13[IdleDblBuf_Cnt_T_u08], u3p13_T)</w:t>
        </w:r>
      </w:ins>
    </w:p>
    <w:p w:rsidR="00880336" w:rsidRPr="00880336" w:rsidDel="00BD3BC9" w:rsidRDefault="00880336" w:rsidP="00880336">
      <w:pPr>
        <w:ind w:right="-720"/>
        <w:rPr>
          <w:del w:id="399" w:author="rz3h1n" w:date="2013-06-13T17:00:00Z"/>
          <w:sz w:val="18"/>
          <w:szCs w:val="18"/>
        </w:rPr>
      </w:pPr>
      <w:del w:id="400" w:author="rz3h1n" w:date="2013-06-13T17:00:00Z">
        <w:r w:rsidRPr="00880336" w:rsidDel="00BD3BC9">
          <w:rPr>
            <w:sz w:val="18"/>
            <w:szCs w:val="18"/>
          </w:rPr>
          <w:delText>Rte_IRead_Mtr</w:delText>
        </w:r>
        <w:r w:rsidDel="00BD3BC9">
          <w:rPr>
            <w:sz w:val="18"/>
            <w:szCs w:val="18"/>
          </w:rPr>
          <w:delText>Pos2_Per1_Sin1Scaled_Volt_f32()</w:delText>
        </w:r>
      </w:del>
    </w:p>
    <w:p w:rsidR="00880336" w:rsidRPr="00880336" w:rsidRDefault="00880336" w:rsidP="00880336">
      <w:pPr>
        <w:ind w:right="-720"/>
        <w:rPr>
          <w:sz w:val="18"/>
          <w:szCs w:val="18"/>
        </w:rPr>
      </w:pPr>
      <w:r w:rsidRPr="00880336">
        <w:rPr>
          <w:sz w:val="18"/>
          <w:szCs w:val="18"/>
        </w:rPr>
        <w:t>Rte_Call_NxtrDiagMgr_GetNTCFailed(NTC_Num_PriMSB_SinCo</w:t>
      </w:r>
      <w:r>
        <w:rPr>
          <w:sz w:val="18"/>
          <w:szCs w:val="18"/>
        </w:rPr>
        <w:t>sCorr, &amp;MtrPosFault1_Cnt_T_lgc)</w:t>
      </w:r>
    </w:p>
    <w:p w:rsidR="00880336" w:rsidRPr="00880336" w:rsidRDefault="00880336" w:rsidP="00880336">
      <w:pPr>
        <w:ind w:right="-720"/>
        <w:rPr>
          <w:sz w:val="18"/>
          <w:szCs w:val="18"/>
        </w:rPr>
      </w:pPr>
      <w:r w:rsidRPr="00880336">
        <w:rPr>
          <w:sz w:val="18"/>
          <w:szCs w:val="18"/>
        </w:rPr>
        <w:t>Rte_Call_NxtrDiagMgr_GetNTCFailed(NTC_Num_PriVsSec_SinCo</w:t>
      </w:r>
      <w:r>
        <w:rPr>
          <w:sz w:val="18"/>
          <w:szCs w:val="18"/>
        </w:rPr>
        <w:t>sCorr, &amp;MtrPosFault2_Cnt_T_lgc)</w:t>
      </w:r>
    </w:p>
    <w:p w:rsidR="00880336" w:rsidRPr="00880336" w:rsidRDefault="00880336" w:rsidP="00880336">
      <w:pPr>
        <w:ind w:right="-720"/>
        <w:rPr>
          <w:sz w:val="18"/>
          <w:szCs w:val="18"/>
        </w:rPr>
      </w:pPr>
      <w:r w:rsidRPr="00880336">
        <w:rPr>
          <w:sz w:val="18"/>
          <w:szCs w:val="18"/>
        </w:rPr>
        <w:t>Sin1Offset_Volts_T_f32 = FPM_FixedToFloat_m(</w:t>
      </w:r>
      <w:ins w:id="401" w:author="rz3h1n" w:date="2013-06-13T17:01:00Z">
        <w:r w:rsidR="00BD3BC9" w:rsidRPr="00BD3BC9">
          <w:rPr>
            <w:sz w:val="18"/>
            <w:szCs w:val="18"/>
          </w:rPr>
          <w:t>MtrPos_EOLDataPtr_Cnt_M_Str</w:t>
        </w:r>
      </w:ins>
      <w:del w:id="402" w:author="rz3h1n" w:date="2013-06-13T17:01:00Z">
        <w:r w:rsidRPr="00880336" w:rsidDel="00BD3BC9">
          <w:rPr>
            <w:sz w:val="18"/>
            <w:szCs w:val="18"/>
          </w:rPr>
          <w:delText>Rte_Pim_MtrPosSnsr_EOLData()</w:delText>
        </w:r>
      </w:del>
      <w:r w:rsidRPr="00880336">
        <w:rPr>
          <w:sz w:val="18"/>
          <w:szCs w:val="18"/>
        </w:rPr>
        <w:t>-&gt;S</w:t>
      </w:r>
      <w:r>
        <w:rPr>
          <w:sz w:val="18"/>
          <w:szCs w:val="18"/>
        </w:rPr>
        <w:t>in1Offset_Volts_u3p13, u3p13_T)</w:t>
      </w:r>
    </w:p>
    <w:p w:rsidR="00880336" w:rsidRPr="00880336" w:rsidRDefault="00880336" w:rsidP="00880336">
      <w:pPr>
        <w:ind w:right="-720"/>
        <w:rPr>
          <w:sz w:val="18"/>
          <w:szCs w:val="18"/>
        </w:rPr>
      </w:pPr>
      <w:r w:rsidRPr="00880336">
        <w:rPr>
          <w:sz w:val="18"/>
          <w:szCs w:val="18"/>
        </w:rPr>
        <w:t>Cos1Offset_Volts_T_f32 = FPM_FixedToFloat_m(</w:t>
      </w:r>
      <w:ins w:id="403" w:author="rz3h1n" w:date="2013-06-13T17:02:00Z">
        <w:r w:rsidR="00BD3BC9" w:rsidRPr="00BD3BC9">
          <w:rPr>
            <w:sz w:val="18"/>
            <w:szCs w:val="18"/>
          </w:rPr>
          <w:t>MtrPos_EOLDataPtr_Cnt_M_Str</w:t>
        </w:r>
      </w:ins>
      <w:del w:id="404" w:author="rz3h1n" w:date="2013-06-13T17:02:00Z">
        <w:r w:rsidRPr="00880336" w:rsidDel="00BD3BC9">
          <w:rPr>
            <w:sz w:val="18"/>
            <w:szCs w:val="18"/>
          </w:rPr>
          <w:delText>Rte_Pim_MtrPosSnsr_EOLData()</w:delText>
        </w:r>
      </w:del>
      <w:r w:rsidRPr="00880336">
        <w:rPr>
          <w:sz w:val="18"/>
          <w:szCs w:val="18"/>
        </w:rPr>
        <w:t>-&gt;C</w:t>
      </w:r>
      <w:r>
        <w:rPr>
          <w:sz w:val="18"/>
          <w:szCs w:val="18"/>
        </w:rPr>
        <w:t>os1Offset_Volts_u3p13, u3p13_T)</w:t>
      </w:r>
    </w:p>
    <w:p w:rsidR="004A781C" w:rsidRPr="00F141E2" w:rsidRDefault="00880336" w:rsidP="00880336">
      <w:pPr>
        <w:ind w:right="-720"/>
        <w:rPr>
          <w:sz w:val="18"/>
          <w:szCs w:val="18"/>
        </w:rPr>
      </w:pPr>
      <w:r w:rsidRPr="00880336">
        <w:rPr>
          <w:sz w:val="18"/>
          <w:szCs w:val="18"/>
        </w:rPr>
        <w:t>Sin1AmpRec_Uls_T_f32 = FPM_FixedToFloat_m(</w:t>
      </w:r>
      <w:ins w:id="405" w:author="rz3h1n" w:date="2013-06-13T17:02:00Z">
        <w:r w:rsidR="00BD3BC9" w:rsidRPr="00BD3BC9">
          <w:rPr>
            <w:sz w:val="18"/>
            <w:szCs w:val="18"/>
          </w:rPr>
          <w:t>MtrPos_EOLDataPtr_Cnt_M_Str</w:t>
        </w:r>
      </w:ins>
      <w:del w:id="406" w:author="rz3h1n" w:date="2013-06-13T17:02:00Z">
        <w:r w:rsidRPr="00880336" w:rsidDel="00BD3BC9">
          <w:rPr>
            <w:sz w:val="18"/>
            <w:szCs w:val="18"/>
          </w:rPr>
          <w:delText>Rte_Pim_MtrPosSnsr_EOLData()</w:delText>
        </w:r>
      </w:del>
      <w:r w:rsidRPr="00880336">
        <w:rPr>
          <w:sz w:val="18"/>
          <w:szCs w:val="18"/>
        </w:rPr>
        <w:t>-&gt;Sin1AmpRec_Uls_u3p13, u3p13_T)</w:t>
      </w:r>
    </w:p>
    <w:p w:rsidR="004A781C" w:rsidRDefault="00E01787">
      <w:pPr>
        <w:pStyle w:val="Heading4"/>
      </w:pPr>
      <w:r>
        <w:t>Motor Position Measurement</w:t>
      </w:r>
    </w:p>
    <w:p w:rsidR="004A781C" w:rsidRDefault="00E01787" w:rsidP="00F141E2">
      <w:pPr>
        <w:jc w:val="center"/>
      </w:pPr>
      <w:del w:id="407" w:author="rz3h1n" w:date="2013-06-13T17:28:00Z">
        <w:r w:rsidDel="0077490C">
          <w:object w:dxaOrig="5816" w:dyaOrig="6175">
            <v:shape id="_x0000_i1034" type="#_x0000_t75" style="width:290.5pt;height:308.5pt" o:ole="">
              <v:imagedata r:id="rId27" o:title=""/>
            </v:shape>
            <o:OLEObject Type="Embed" ProgID="Visio.Drawing.11" ShapeID="_x0000_i1034" DrawAspect="Content" ObjectID="_1438604856" r:id="rId28"/>
          </w:object>
        </w:r>
      </w:del>
    </w:p>
    <w:p w:rsidR="00E01787" w:rsidRDefault="00E01787" w:rsidP="00E01787">
      <w:pPr>
        <w:pStyle w:val="Heading4"/>
      </w:pPr>
      <w:r>
        <w:lastRenderedPageBreak/>
        <w:t>Run Time Learning</w:t>
      </w:r>
    </w:p>
    <w:p w:rsidR="00E01787" w:rsidRDefault="007F1FC4" w:rsidP="00F141E2">
      <w:pPr>
        <w:jc w:val="center"/>
      </w:pPr>
      <w:r>
        <w:object w:dxaOrig="8695" w:dyaOrig="19315">
          <v:shape id="_x0000_i1035" type="#_x0000_t75" style="width:260.5pt;height:577.5pt" o:ole="">
            <v:imagedata r:id="rId29" o:title=""/>
          </v:shape>
          <o:OLEObject Type="Embed" ProgID="Visio.Drawing.11" ShapeID="_x0000_i1035" DrawAspect="Content" ObjectID="_1438604857" r:id="rId30"/>
        </w:object>
      </w:r>
    </w:p>
    <w:p w:rsidR="00E01787" w:rsidRDefault="00E01787" w:rsidP="00E01787">
      <w:pPr>
        <w:pStyle w:val="Heading4"/>
      </w:pPr>
      <w:r>
        <w:lastRenderedPageBreak/>
        <w:t>Back EMF Diagnostic</w:t>
      </w:r>
    </w:p>
    <w:p w:rsidR="00E01787" w:rsidRDefault="00536005" w:rsidP="00F141E2">
      <w:pPr>
        <w:jc w:val="center"/>
      </w:pPr>
      <w:r>
        <w:object w:dxaOrig="6355" w:dyaOrig="4735">
          <v:shape id="_x0000_i1036" type="#_x0000_t75" style="width:318pt;height:236.5pt" o:ole="">
            <v:imagedata r:id="rId31" o:title=""/>
          </v:shape>
          <o:OLEObject Type="Embed" ProgID="Visio.Drawing.11" ShapeID="_x0000_i1036" DrawAspect="Content" ObjectID="_1438604858" r:id="rId32"/>
        </w:object>
      </w:r>
    </w:p>
    <w:p w:rsidR="00E01787" w:rsidRDefault="00E01787" w:rsidP="00E01787">
      <w:pPr>
        <w:pStyle w:val="Heading4"/>
      </w:pPr>
      <w:r>
        <w:lastRenderedPageBreak/>
        <w:t>Correlation Diagnostic</w:t>
      </w:r>
    </w:p>
    <w:p w:rsidR="00E01787" w:rsidRDefault="00536005" w:rsidP="00F141E2">
      <w:pPr>
        <w:jc w:val="center"/>
      </w:pPr>
      <w:r>
        <w:object w:dxaOrig="8091" w:dyaOrig="9415">
          <v:shape id="_x0000_i1037" type="#_x0000_t75" style="width:404pt;height:471pt" o:ole="">
            <v:imagedata r:id="rId33" o:title=""/>
          </v:shape>
          <o:OLEObject Type="Embed" ProgID="Visio.Drawing.11" ShapeID="_x0000_i1037" DrawAspect="Content" ObjectID="_1438604859" r:id="rId34"/>
        </w:object>
      </w:r>
    </w:p>
    <w:p w:rsidR="00E01787" w:rsidRDefault="00E01787" w:rsidP="00E01787">
      <w:pPr>
        <w:pStyle w:val="Heading4"/>
      </w:pPr>
      <w:r>
        <w:lastRenderedPageBreak/>
        <w:t>Validity Diagnostic</w:t>
      </w:r>
    </w:p>
    <w:p w:rsidR="00E01787" w:rsidRDefault="00ED107E" w:rsidP="00F141E2">
      <w:pPr>
        <w:jc w:val="center"/>
      </w:pPr>
      <w:r>
        <w:object w:dxaOrig="8270" w:dyaOrig="9235">
          <v:shape id="_x0000_i1038" type="#_x0000_t75" style="width:413.5pt;height:462pt" o:ole="">
            <v:imagedata r:id="rId35" o:title=""/>
          </v:shape>
          <o:OLEObject Type="Embed" ProgID="Visio.Drawing.11" ShapeID="_x0000_i1038" DrawAspect="Content" ObjectID="_1438604860" r:id="rId36"/>
        </w:object>
      </w:r>
    </w:p>
    <w:p w:rsidR="00E01787" w:rsidRDefault="00E01787">
      <w:pPr>
        <w:spacing w:after="0"/>
        <w:rPr>
          <w:rFonts w:ascii="Arial" w:hAnsi="Arial"/>
          <w:b/>
          <w:sz w:val="24"/>
        </w:rPr>
      </w:pPr>
      <w:r>
        <w:br w:type="page"/>
      </w:r>
    </w:p>
    <w:p w:rsidR="004A781C" w:rsidRDefault="004A781C">
      <w:pPr>
        <w:pStyle w:val="Heading4"/>
      </w:pPr>
      <w:r>
        <w:lastRenderedPageBreak/>
        <w:t>Store Local copy of outputs into Module Outputs</w:t>
      </w:r>
    </w:p>
    <w:p w:rsidR="00880336" w:rsidRPr="00880336" w:rsidRDefault="00ED107E" w:rsidP="00880336">
      <w:pPr>
        <w:rPr>
          <w:sz w:val="18"/>
          <w:szCs w:val="18"/>
        </w:rPr>
      </w:pPr>
      <w:ins w:id="408" w:author="rz3h1n" w:date="2013-06-13T17:24:00Z">
        <w:r>
          <w:rPr>
            <w:sz w:val="18"/>
            <w:szCs w:val="18"/>
          </w:rPr>
          <w:t>MtrPos2_</w:t>
        </w:r>
      </w:ins>
      <w:r w:rsidR="00880336" w:rsidRPr="00880336">
        <w:rPr>
          <w:sz w:val="18"/>
          <w:szCs w:val="18"/>
        </w:rPr>
        <w:t>PrevCorrectedMtrPos_Rev_M_</w:t>
      </w:r>
      <w:r w:rsidR="00880336">
        <w:rPr>
          <w:sz w:val="18"/>
          <w:szCs w:val="18"/>
        </w:rPr>
        <w:t>f32 = CorrectedMtrPos_Rev_T_f32</w:t>
      </w:r>
    </w:p>
    <w:p w:rsidR="00880336" w:rsidRPr="00880336" w:rsidRDefault="00880336" w:rsidP="00880336">
      <w:pPr>
        <w:rPr>
          <w:sz w:val="18"/>
          <w:szCs w:val="18"/>
        </w:rPr>
      </w:pPr>
      <w:del w:id="409" w:author="rz3h1n" w:date="2013-06-13T17:25:00Z">
        <w:r w:rsidRPr="00880336" w:rsidDel="00ED107E">
          <w:rPr>
            <w:sz w:val="18"/>
            <w:szCs w:val="18"/>
          </w:rPr>
          <w:delText>CorrelationDelta_Rev_D_f</w:delText>
        </w:r>
        <w:r w:rsidDel="00ED107E">
          <w:rPr>
            <w:sz w:val="18"/>
            <w:szCs w:val="18"/>
          </w:rPr>
          <w:delText>32</w:delText>
        </w:r>
      </w:del>
      <w:ins w:id="410" w:author="rz3h1n" w:date="2013-06-13T17:25:00Z">
        <w:r w:rsidR="00ED107E">
          <w:rPr>
            <w:sz w:val="18"/>
            <w:szCs w:val="18"/>
          </w:rPr>
          <w:t>MtrPos2_ErrorTerm_Rev_D_f32</w:t>
        </w:r>
      </w:ins>
      <w:r>
        <w:rPr>
          <w:sz w:val="18"/>
          <w:szCs w:val="18"/>
        </w:rPr>
        <w:t xml:space="preserve"> = CorrelationDelta_Rev_T_f32</w:t>
      </w:r>
    </w:p>
    <w:p w:rsidR="00880336" w:rsidRDefault="00880336" w:rsidP="00880336">
      <w:pPr>
        <w:rPr>
          <w:ins w:id="411" w:author="rz3h1n" w:date="2013-06-13T17:26:00Z"/>
          <w:sz w:val="18"/>
          <w:szCs w:val="18"/>
        </w:rPr>
      </w:pPr>
      <w:r w:rsidRPr="00880336">
        <w:rPr>
          <w:sz w:val="18"/>
          <w:szCs w:val="18"/>
        </w:rPr>
        <w:t>MtrPosValid</w:t>
      </w:r>
      <w:del w:id="412" w:author="rz3h1n" w:date="2013-06-13T17:25:00Z">
        <w:r w:rsidRPr="00880336" w:rsidDel="00ED107E">
          <w:rPr>
            <w:sz w:val="18"/>
            <w:szCs w:val="18"/>
          </w:rPr>
          <w:delText>Min</w:delText>
        </w:r>
      </w:del>
      <w:r w:rsidRPr="00880336">
        <w:rPr>
          <w:sz w:val="18"/>
          <w:szCs w:val="18"/>
        </w:rPr>
        <w:t>Err_VoltsSqrd_D_f3</w:t>
      </w:r>
      <w:r>
        <w:rPr>
          <w:sz w:val="18"/>
          <w:szCs w:val="18"/>
        </w:rPr>
        <w:t>2 = Valid</w:t>
      </w:r>
      <w:del w:id="413" w:author="rz3h1n" w:date="2013-06-13T17:25:00Z">
        <w:r w:rsidDel="00ED107E">
          <w:rPr>
            <w:sz w:val="18"/>
            <w:szCs w:val="18"/>
          </w:rPr>
          <w:delText>Min</w:delText>
        </w:r>
      </w:del>
      <w:r>
        <w:rPr>
          <w:sz w:val="18"/>
          <w:szCs w:val="18"/>
        </w:rPr>
        <w:t>Err_VoltsSqrd_T_f32</w:t>
      </w:r>
    </w:p>
    <w:p w:rsidR="00ED107E" w:rsidRDefault="00ED107E" w:rsidP="00880336">
      <w:pPr>
        <w:rPr>
          <w:ins w:id="414" w:author="rz3h1n" w:date="2013-06-13T17:26:00Z"/>
          <w:sz w:val="18"/>
          <w:szCs w:val="18"/>
        </w:rPr>
      </w:pPr>
    </w:p>
    <w:p w:rsidR="00ED107E" w:rsidRPr="00ED107E" w:rsidRDefault="00ED107E" w:rsidP="00ED107E">
      <w:pPr>
        <w:rPr>
          <w:ins w:id="415" w:author="rz3h1n" w:date="2013-06-13T17:26:00Z"/>
          <w:sz w:val="18"/>
          <w:szCs w:val="18"/>
        </w:rPr>
      </w:pPr>
      <w:ins w:id="416" w:author="rz3h1n" w:date="2013-06-13T17:26:00Z">
        <w:r w:rsidRPr="00ED107E">
          <w:rPr>
            <w:sz w:val="18"/>
            <w:szCs w:val="18"/>
          </w:rPr>
          <w:t>Rte_IWrite_MtrPos2_Per1_CorrectedMtrPos_Rev</w:t>
        </w:r>
        <w:r>
          <w:rPr>
            <w:sz w:val="18"/>
            <w:szCs w:val="18"/>
          </w:rPr>
          <w:t>_f32(CorrectedMtrPos_Rev_T_f32)</w:t>
        </w:r>
      </w:ins>
    </w:p>
    <w:p w:rsidR="00ED107E" w:rsidRPr="00ED107E" w:rsidRDefault="00ED107E" w:rsidP="00ED107E">
      <w:pPr>
        <w:rPr>
          <w:ins w:id="417" w:author="rz3h1n" w:date="2013-06-13T17:26:00Z"/>
          <w:sz w:val="18"/>
          <w:szCs w:val="18"/>
        </w:rPr>
      </w:pPr>
      <w:ins w:id="418" w:author="rz3h1n" w:date="2013-06-13T17:26:00Z">
        <w:r w:rsidRPr="00ED107E">
          <w:rPr>
            <w:sz w:val="18"/>
            <w:szCs w:val="18"/>
          </w:rPr>
          <w:t>Rte_IWrite_MtrPos2_Per1_SysCCorrectedMtrPos_Rev</w:t>
        </w:r>
        <w:r>
          <w:rPr>
            <w:sz w:val="18"/>
            <w:szCs w:val="18"/>
          </w:rPr>
          <w:t>_f32(CorrectedMtrPos_Rev_T_f32)</w:t>
        </w:r>
      </w:ins>
    </w:p>
    <w:p w:rsidR="00ED107E" w:rsidRPr="00ED107E" w:rsidRDefault="00ED107E" w:rsidP="00ED107E">
      <w:pPr>
        <w:rPr>
          <w:ins w:id="419" w:author="rz3h1n" w:date="2013-06-13T17:26:00Z"/>
          <w:sz w:val="18"/>
          <w:szCs w:val="18"/>
        </w:rPr>
      </w:pPr>
      <w:ins w:id="420" w:author="rz3h1n" w:date="2013-06-13T17:26:00Z">
        <w:r w:rsidRPr="00ED107E">
          <w:rPr>
            <w:sz w:val="18"/>
            <w:szCs w:val="18"/>
          </w:rPr>
          <w:t>Rte_IWrite_MtrPos2_Per1_MechMtrPos_Rev_f32(Mec</w:t>
        </w:r>
        <w:r>
          <w:rPr>
            <w:sz w:val="18"/>
            <w:szCs w:val="18"/>
          </w:rPr>
          <w:t>hMtrPos_Rev_T_f32)</w:t>
        </w:r>
      </w:ins>
    </w:p>
    <w:p w:rsidR="00ED107E" w:rsidRDefault="00ED107E" w:rsidP="00ED107E">
      <w:pPr>
        <w:rPr>
          <w:ins w:id="421" w:author="rz3h1n" w:date="2013-06-13T17:27:00Z"/>
          <w:sz w:val="18"/>
          <w:szCs w:val="18"/>
        </w:rPr>
      </w:pPr>
      <w:ins w:id="422" w:author="rz3h1n" w:date="2013-06-13T17:26:00Z">
        <w:r w:rsidRPr="00ED107E">
          <w:rPr>
            <w:sz w:val="18"/>
            <w:szCs w:val="18"/>
          </w:rPr>
          <w:t>Rte_IWrite_MtrPos2_Per1_SysCMechMtrPos_Rev_f32(MechMtrPos_Rev_T_f32)</w:t>
        </w:r>
      </w:ins>
    </w:p>
    <w:p w:rsidR="00ED107E" w:rsidRDefault="00ED107E" w:rsidP="00ED107E">
      <w:pPr>
        <w:rPr>
          <w:ins w:id="423" w:author="rz3h1n" w:date="2013-06-13T17:27:00Z"/>
          <w:sz w:val="18"/>
          <w:szCs w:val="18"/>
        </w:rPr>
      </w:pPr>
    </w:p>
    <w:p w:rsidR="00ED107E" w:rsidRPr="00ED107E" w:rsidRDefault="00ED107E" w:rsidP="00ED107E">
      <w:pPr>
        <w:rPr>
          <w:ins w:id="424" w:author="rz3h1n" w:date="2013-06-13T17:27:00Z"/>
          <w:sz w:val="18"/>
          <w:szCs w:val="18"/>
        </w:rPr>
      </w:pPr>
      <w:ins w:id="425" w:author="rz3h1n" w:date="2013-06-13T17:27:00Z">
        <w:r w:rsidRPr="00ED107E">
          <w:rPr>
            <w:sz w:val="18"/>
            <w:szCs w:val="18"/>
          </w:rPr>
          <w:t>Rte_IWrite_MtrPos2_Per1_CosTheta1_Volt_f32(FPM_FixedToFloat_m(MtrPos_Cos</w:t>
        </w:r>
        <w:r>
          <w:rPr>
            <w:sz w:val="18"/>
            <w:szCs w:val="18"/>
          </w:rPr>
          <w:t>Theta1_Volts_G_s2p13, s2p13_T))</w:t>
        </w:r>
      </w:ins>
    </w:p>
    <w:p w:rsidR="00ED107E" w:rsidRDefault="00ED107E" w:rsidP="00ED107E">
      <w:pPr>
        <w:rPr>
          <w:ins w:id="426" w:author="rz3h1n" w:date="2013-06-13T17:27:00Z"/>
          <w:sz w:val="18"/>
          <w:szCs w:val="18"/>
        </w:rPr>
      </w:pPr>
      <w:ins w:id="427" w:author="rz3h1n" w:date="2013-06-13T17:27:00Z">
        <w:r w:rsidRPr="00ED107E">
          <w:rPr>
            <w:sz w:val="18"/>
            <w:szCs w:val="18"/>
          </w:rPr>
          <w:t>Rte_IWrite_MtrPos2_Per1_SinTheta1_Volt_f32(FPM_FixedToFloat_m(MtrPos_SinTheta1_Volts_G_s2p13, s2p13_T))</w:t>
        </w:r>
      </w:ins>
    </w:p>
    <w:p w:rsidR="00ED107E" w:rsidRDefault="00ED107E" w:rsidP="00ED107E">
      <w:pPr>
        <w:rPr>
          <w:ins w:id="428" w:author="rz3h1n" w:date="2013-06-13T17:27:00Z"/>
          <w:sz w:val="18"/>
          <w:szCs w:val="18"/>
        </w:rPr>
      </w:pPr>
    </w:p>
    <w:p w:rsidR="00ED107E" w:rsidRPr="00ED107E" w:rsidRDefault="00ED107E" w:rsidP="00ED107E">
      <w:pPr>
        <w:rPr>
          <w:ins w:id="429" w:author="rz3h1n" w:date="2013-06-13T17:27:00Z"/>
          <w:sz w:val="18"/>
          <w:szCs w:val="18"/>
        </w:rPr>
      </w:pPr>
      <w:ins w:id="430" w:author="rz3h1n" w:date="2013-06-13T17:27:00Z">
        <w:r w:rsidRPr="00ED107E">
          <w:rPr>
            <w:sz w:val="18"/>
            <w:szCs w:val="18"/>
          </w:rPr>
          <w:t>IdleDblBuf_Cnt_T_u08 = (MtrPos2_L</w:t>
        </w:r>
        <w:r>
          <w:rPr>
            <w:sz w:val="18"/>
            <w:szCs w:val="18"/>
          </w:rPr>
          <w:t>earnedParamBfr_Cnt_M_u08 &amp; 1)^1</w:t>
        </w:r>
      </w:ins>
    </w:p>
    <w:p w:rsidR="00ED107E" w:rsidRPr="00ED107E" w:rsidRDefault="00ED107E" w:rsidP="00ED107E">
      <w:pPr>
        <w:rPr>
          <w:ins w:id="431" w:author="rz3h1n" w:date="2013-06-13T17:27:00Z"/>
          <w:sz w:val="18"/>
          <w:szCs w:val="18"/>
        </w:rPr>
      </w:pPr>
    </w:p>
    <w:p w:rsidR="00ED107E" w:rsidRPr="00ED107E" w:rsidRDefault="00ED107E" w:rsidP="00ED107E">
      <w:pPr>
        <w:rPr>
          <w:ins w:id="432" w:author="rz3h1n" w:date="2013-06-13T17:27:00Z"/>
          <w:sz w:val="18"/>
          <w:szCs w:val="18"/>
        </w:rPr>
      </w:pPr>
      <w:ins w:id="433" w:author="rz3h1n" w:date="2013-06-13T17:27:00Z">
        <w:r w:rsidRPr="00ED107E">
          <w:rPr>
            <w:sz w:val="18"/>
            <w:szCs w:val="18"/>
          </w:rPr>
          <w:t>MtrPos2_Cos1RTAmpRec_Uls_M_u3p13[IdleDblBuf_Cnt_T_u08] = FPM_FloatToFixed_m(MtrPos2_C</w:t>
        </w:r>
        <w:r>
          <w:rPr>
            <w:sz w:val="18"/>
            <w:szCs w:val="18"/>
          </w:rPr>
          <w:t>os1RTAmpRec_Uls_M_f32, u3p13_T)</w:t>
        </w:r>
      </w:ins>
    </w:p>
    <w:p w:rsidR="00ED107E" w:rsidRPr="00ED107E" w:rsidRDefault="00ED107E" w:rsidP="00ED107E">
      <w:pPr>
        <w:rPr>
          <w:ins w:id="434" w:author="rz3h1n" w:date="2013-06-13T17:27:00Z"/>
          <w:sz w:val="18"/>
          <w:szCs w:val="18"/>
        </w:rPr>
      </w:pPr>
      <w:ins w:id="435" w:author="rz3h1n" w:date="2013-06-13T17:27:00Z">
        <w:r w:rsidRPr="00ED107E">
          <w:rPr>
            <w:sz w:val="18"/>
            <w:szCs w:val="18"/>
          </w:rPr>
          <w:t>MtrPos2_Cos1RTOffset_Volts_M_u3p13[IdleDblBuf_Cnt_T_u08] = FPM_FloatToFixed_m(MtrPos2_Co</w:t>
        </w:r>
        <w:r>
          <w:rPr>
            <w:sz w:val="18"/>
            <w:szCs w:val="18"/>
          </w:rPr>
          <w:t>s1RTOffset_Volt_M_f32, u3p13_T)</w:t>
        </w:r>
      </w:ins>
    </w:p>
    <w:p w:rsidR="00ED107E" w:rsidRPr="00ED107E" w:rsidRDefault="00ED107E" w:rsidP="00ED107E">
      <w:pPr>
        <w:rPr>
          <w:ins w:id="436" w:author="rz3h1n" w:date="2013-06-13T17:27:00Z"/>
          <w:sz w:val="18"/>
          <w:szCs w:val="18"/>
        </w:rPr>
      </w:pPr>
      <w:ins w:id="437" w:author="rz3h1n" w:date="2013-06-13T17:27:00Z">
        <w:r w:rsidRPr="00ED107E">
          <w:rPr>
            <w:sz w:val="18"/>
            <w:szCs w:val="18"/>
          </w:rPr>
          <w:t>MtrPos2_Sin1RTAmpRec_Uls_M_u3p13[IdleDblBuf_Cnt_T_u08] = FPM_FloatToFixed_m(MtrPos2_S</w:t>
        </w:r>
        <w:r>
          <w:rPr>
            <w:sz w:val="18"/>
            <w:szCs w:val="18"/>
          </w:rPr>
          <w:t>in1RTAmpRec_Uls_M_f32, u3p13_T)</w:t>
        </w:r>
      </w:ins>
    </w:p>
    <w:p w:rsidR="00ED107E" w:rsidRDefault="00ED107E" w:rsidP="00ED107E">
      <w:pPr>
        <w:rPr>
          <w:ins w:id="438" w:author="rz3h1n" w:date="2013-06-13T17:28:00Z"/>
          <w:sz w:val="18"/>
          <w:szCs w:val="18"/>
        </w:rPr>
      </w:pPr>
      <w:ins w:id="439" w:author="rz3h1n" w:date="2013-06-13T17:27:00Z">
        <w:r w:rsidRPr="00ED107E">
          <w:rPr>
            <w:sz w:val="18"/>
            <w:szCs w:val="18"/>
          </w:rPr>
          <w:t>MtrPos2_Sin1RTOffset_Volts_M_u3p13[IdleDblBuf_Cnt_T_u08] = FPM_FloatToFixed_m(MtrPos2_Sin1RTOffset_Volt_M_f32, u3p13_T)</w:t>
        </w:r>
      </w:ins>
    </w:p>
    <w:p w:rsidR="00ED107E" w:rsidRDefault="00ED107E" w:rsidP="00ED107E">
      <w:pPr>
        <w:rPr>
          <w:ins w:id="440" w:author="rz3h1n" w:date="2013-06-13T17:28:00Z"/>
          <w:sz w:val="18"/>
          <w:szCs w:val="18"/>
        </w:rPr>
      </w:pPr>
    </w:p>
    <w:p w:rsidR="00ED107E" w:rsidRPr="00880336" w:rsidRDefault="00ED107E" w:rsidP="00ED107E">
      <w:pPr>
        <w:rPr>
          <w:sz w:val="18"/>
          <w:szCs w:val="18"/>
        </w:rPr>
      </w:pPr>
      <w:ins w:id="441" w:author="rz3h1n" w:date="2013-06-13T17:28:00Z">
        <w:r w:rsidRPr="00ED107E">
          <w:rPr>
            <w:sz w:val="18"/>
            <w:szCs w:val="18"/>
          </w:rPr>
          <w:t>MtrPos2_LearnedParamBfr_Cnt_M_u08 = IdleDblBuf_Cnt_T_u08</w:t>
        </w:r>
      </w:ins>
    </w:p>
    <w:p w:rsidR="00880336" w:rsidRPr="00880336" w:rsidDel="00ED107E" w:rsidRDefault="00880336" w:rsidP="00880336">
      <w:pPr>
        <w:rPr>
          <w:del w:id="442" w:author="rz3h1n" w:date="2013-06-13T17:25:00Z"/>
          <w:sz w:val="18"/>
          <w:szCs w:val="18"/>
        </w:rPr>
      </w:pPr>
      <w:del w:id="443" w:author="rz3h1n" w:date="2013-06-13T17:25:00Z">
        <w:r w:rsidRPr="00880336" w:rsidDel="00ED107E">
          <w:rPr>
            <w:sz w:val="18"/>
            <w:szCs w:val="18"/>
          </w:rPr>
          <w:delText>MtrPosValidMaxErr_VoltsSqrd_D_f3</w:delText>
        </w:r>
        <w:r w:rsidDel="00ED107E">
          <w:rPr>
            <w:sz w:val="18"/>
            <w:szCs w:val="18"/>
          </w:rPr>
          <w:delText>2 = ValidMaxErr_VoltsSqrd_T_f32</w:delText>
        </w:r>
      </w:del>
    </w:p>
    <w:p w:rsidR="00880336" w:rsidRPr="00880336" w:rsidDel="00ED107E" w:rsidRDefault="00880336" w:rsidP="00880336">
      <w:pPr>
        <w:rPr>
          <w:del w:id="444" w:author="rz3h1n" w:date="2013-06-13T17:26:00Z"/>
          <w:sz w:val="18"/>
          <w:szCs w:val="18"/>
        </w:rPr>
      </w:pPr>
      <w:del w:id="445" w:author="rz3h1n" w:date="2013-06-13T17:26:00Z">
        <w:r w:rsidRPr="00880336" w:rsidDel="00ED107E">
          <w:rPr>
            <w:sz w:val="18"/>
            <w:szCs w:val="18"/>
          </w:rPr>
          <w:delText>Rte_IWrite_MtrPos2_Per1_AlignedCumMtrPosMRF_Deg_f32</w:delText>
        </w:r>
        <w:r w:rsidDel="00ED107E">
          <w:rPr>
            <w:sz w:val="18"/>
            <w:szCs w:val="18"/>
          </w:rPr>
          <w:delText>(AlignedCumMtrPosMRF_Deg_T_f32)</w:delText>
        </w:r>
      </w:del>
    </w:p>
    <w:p w:rsidR="00880336" w:rsidRPr="00880336" w:rsidDel="00ED107E" w:rsidRDefault="00880336" w:rsidP="00880336">
      <w:pPr>
        <w:rPr>
          <w:del w:id="446" w:author="rz3h1n" w:date="2013-06-13T17:26:00Z"/>
          <w:sz w:val="18"/>
          <w:szCs w:val="18"/>
        </w:rPr>
      </w:pPr>
      <w:del w:id="447" w:author="rz3h1n" w:date="2013-06-13T17:26:00Z">
        <w:r w:rsidRPr="00880336" w:rsidDel="00ED107E">
          <w:rPr>
            <w:sz w:val="18"/>
            <w:szCs w:val="18"/>
          </w:rPr>
          <w:delText>Rte_IWrite_MtrPos2_Per1_CumMtrPosMRF_</w:delText>
        </w:r>
        <w:r w:rsidDel="00ED107E">
          <w:rPr>
            <w:sz w:val="18"/>
            <w:szCs w:val="18"/>
          </w:rPr>
          <w:delText>Deg_f32(CumMtrPosMRF_Deg_T_f32)</w:delText>
        </w:r>
      </w:del>
    </w:p>
    <w:p w:rsidR="00880336" w:rsidRPr="00880336" w:rsidDel="00ED107E" w:rsidRDefault="00880336" w:rsidP="00880336">
      <w:pPr>
        <w:rPr>
          <w:del w:id="448" w:author="rz3h1n" w:date="2013-06-13T17:26:00Z"/>
          <w:sz w:val="18"/>
          <w:szCs w:val="18"/>
        </w:rPr>
      </w:pPr>
      <w:del w:id="449" w:author="rz3h1n" w:date="2013-06-13T17:26:00Z">
        <w:r w:rsidRPr="00880336" w:rsidDel="00ED107E">
          <w:rPr>
            <w:sz w:val="18"/>
            <w:szCs w:val="18"/>
          </w:rPr>
          <w:delText>Rte_IWrite_MtrPos2_Per1_SysCCumMtrPosMRF_Deg_f32(CumMtrPos</w:delText>
        </w:r>
        <w:r w:rsidDel="00ED107E">
          <w:rPr>
            <w:sz w:val="18"/>
            <w:szCs w:val="18"/>
          </w:rPr>
          <w:delText>MRF_Deg_T_f32)</w:delText>
        </w:r>
      </w:del>
    </w:p>
    <w:p w:rsidR="00880336" w:rsidRPr="001B2C3B" w:rsidDel="00ED107E" w:rsidRDefault="00880336" w:rsidP="00880336">
      <w:pPr>
        <w:rPr>
          <w:del w:id="450" w:author="rz3h1n" w:date="2013-06-13T17:26:00Z"/>
          <w:sz w:val="18"/>
          <w:szCs w:val="18"/>
          <w:lang w:val="es-ES"/>
        </w:rPr>
      </w:pPr>
      <w:del w:id="451" w:author="rz3h1n" w:date="2013-06-13T17:26:00Z">
        <w:r w:rsidRPr="001B2C3B" w:rsidDel="00ED107E">
          <w:rPr>
            <w:sz w:val="18"/>
            <w:szCs w:val="18"/>
            <w:lang w:val="es-ES"/>
          </w:rPr>
          <w:delText>Rte_IWrite_MtrPos2_Per1_Cos1RTAmpRec_Uls_f32(Cos1RTAmpRec_Uls_M_f32)</w:delText>
        </w:r>
      </w:del>
    </w:p>
    <w:p w:rsidR="00880336" w:rsidRPr="00880336" w:rsidDel="00ED107E" w:rsidRDefault="00880336" w:rsidP="00880336">
      <w:pPr>
        <w:rPr>
          <w:del w:id="452" w:author="rz3h1n" w:date="2013-06-13T17:26:00Z"/>
          <w:sz w:val="18"/>
          <w:szCs w:val="18"/>
        </w:rPr>
      </w:pPr>
      <w:del w:id="453" w:author="rz3h1n" w:date="2013-06-13T17:26:00Z">
        <w:r w:rsidRPr="00880336" w:rsidDel="00ED107E">
          <w:rPr>
            <w:sz w:val="18"/>
            <w:szCs w:val="18"/>
          </w:rPr>
          <w:delText>Rte_IWrite_MtrPos2_Per1_Cos1RTOffset_Vo</w:delText>
        </w:r>
        <w:r w:rsidDel="00ED107E">
          <w:rPr>
            <w:sz w:val="18"/>
            <w:szCs w:val="18"/>
          </w:rPr>
          <w:delText>lt_f32(Cos1RTOffset_Volt_M_f32)</w:delText>
        </w:r>
      </w:del>
    </w:p>
    <w:p w:rsidR="00880336" w:rsidRPr="001B2C3B" w:rsidDel="00ED107E" w:rsidRDefault="00880336" w:rsidP="00880336">
      <w:pPr>
        <w:rPr>
          <w:del w:id="454" w:author="rz3h1n" w:date="2013-06-13T17:26:00Z"/>
          <w:sz w:val="18"/>
          <w:szCs w:val="18"/>
          <w:lang w:val="es-ES"/>
        </w:rPr>
      </w:pPr>
      <w:del w:id="455" w:author="rz3h1n" w:date="2013-06-13T17:26:00Z">
        <w:r w:rsidRPr="001B2C3B" w:rsidDel="00ED107E">
          <w:rPr>
            <w:sz w:val="18"/>
            <w:szCs w:val="18"/>
            <w:lang w:val="es-ES"/>
          </w:rPr>
          <w:delText>Rte_IWrite_MtrPos2_Per1_Sin1RTAmpRec_Uls_f32(Sin1RTAmpRec_Uls_M_f32)</w:delText>
        </w:r>
      </w:del>
    </w:p>
    <w:p w:rsidR="004A781C" w:rsidRPr="00F141E2" w:rsidDel="00ED107E" w:rsidRDefault="00880336" w:rsidP="00880336">
      <w:pPr>
        <w:rPr>
          <w:del w:id="456" w:author="rz3h1n" w:date="2013-06-13T17:26:00Z"/>
          <w:sz w:val="18"/>
          <w:szCs w:val="18"/>
        </w:rPr>
      </w:pPr>
      <w:del w:id="457" w:author="rz3h1n" w:date="2013-06-13T17:26:00Z">
        <w:r w:rsidRPr="00880336" w:rsidDel="00ED107E">
          <w:rPr>
            <w:sz w:val="18"/>
            <w:szCs w:val="18"/>
          </w:rPr>
          <w:delText>Rte_IWrite_MtrPos2_Per1_Sin1RTOffset_Volt_f32(Sin1RTOffset_Volt_M_f32)</w:delText>
        </w:r>
      </w:del>
    </w:p>
    <w:p w:rsidR="004A781C" w:rsidRDefault="004A781C">
      <w:pPr>
        <w:pStyle w:val="Heading4"/>
      </w:pPr>
      <w:r>
        <w:t>Program Flow End</w:t>
      </w:r>
    </w:p>
    <w:p w:rsidR="004A781C" w:rsidRDefault="00880336">
      <w:r w:rsidRPr="00880336">
        <w:t>Rte_Call_MtrPos2_Per1_CP1_CheckpointReached()</w:t>
      </w:r>
    </w:p>
    <w:p w:rsidR="004A781C" w:rsidRDefault="004A781C"/>
    <w:p w:rsidR="004A781C" w:rsidRDefault="004A781C"/>
    <w:p w:rsidR="004A781C" w:rsidRDefault="004A781C">
      <w:pPr>
        <w:pStyle w:val="Heading2"/>
      </w:pPr>
      <w:r>
        <w:br w:type="page"/>
      </w:r>
      <w:r>
        <w:lastRenderedPageBreak/>
        <w:t>Fault Recovery Functions</w:t>
      </w:r>
    </w:p>
    <w:p w:rsidR="00F141E2" w:rsidRDefault="00F141E2"/>
    <w:p w:rsidR="004A781C" w:rsidRDefault="00F141E2">
      <w:r>
        <w:t>None</w:t>
      </w:r>
    </w:p>
    <w:p w:rsidR="00F141E2" w:rsidRDefault="00F141E2"/>
    <w:p w:rsidR="004A781C" w:rsidRDefault="004A781C">
      <w:pPr>
        <w:pStyle w:val="Heading2"/>
      </w:pPr>
      <w:r>
        <w:t>Shutdown Functions</w:t>
      </w:r>
    </w:p>
    <w:p w:rsidR="00F141E2" w:rsidRDefault="00F141E2"/>
    <w:p w:rsidR="004A781C" w:rsidRDefault="00F141E2">
      <w:r>
        <w:t>None</w:t>
      </w:r>
    </w:p>
    <w:p w:rsidR="00F141E2" w:rsidRDefault="00F141E2"/>
    <w:p w:rsidR="004A781C" w:rsidRDefault="004A781C">
      <w:pPr>
        <w:pStyle w:val="Heading2"/>
      </w:pPr>
      <w:r>
        <w:t>Interrupt Functions</w:t>
      </w:r>
    </w:p>
    <w:p w:rsidR="00F141E2" w:rsidRDefault="00F141E2"/>
    <w:p w:rsidR="004A781C" w:rsidRDefault="00F141E2">
      <w:r>
        <w:t>None</w:t>
      </w:r>
    </w:p>
    <w:p w:rsidR="00F141E2" w:rsidRDefault="00F141E2">
      <w:pPr>
        <w:spacing w:after="0"/>
      </w:pPr>
      <w:r>
        <w:br w:type="page"/>
      </w:r>
    </w:p>
    <w:p w:rsidR="004A781C" w:rsidRDefault="004A781C">
      <w:pPr>
        <w:pStyle w:val="Heading2"/>
      </w:pPr>
      <w:r>
        <w:lastRenderedPageBreak/>
        <w:t>Serial Communication Functions</w:t>
      </w:r>
    </w:p>
    <w:p w:rsidR="00880336" w:rsidRDefault="00880336" w:rsidP="00880336">
      <w:pPr>
        <w:pStyle w:val="Heading3"/>
      </w:pPr>
      <w:r>
        <w:t xml:space="preserve">SCom: </w:t>
      </w:r>
      <w:fldSimple w:instr=" DOCPROPERTY &quot;Module Name&quot;  \* MERGEFORMAT ">
        <w:r>
          <w:t>MtrPos2</w:t>
        </w:r>
      </w:fldSimple>
      <w:r>
        <w:t>_SCom_</w:t>
      </w:r>
      <w:r w:rsidRPr="00880336">
        <w:t>ReadEOLMtrCals</w:t>
      </w:r>
    </w:p>
    <w:tbl>
      <w:tblPr>
        <w:tblW w:w="50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64"/>
        <w:gridCol w:w="2270"/>
      </w:tblGrid>
      <w:tr w:rsidR="00880336" w:rsidTr="00880336">
        <w:trPr>
          <w:jc w:val="center"/>
        </w:trPr>
        <w:tc>
          <w:tcPr>
            <w:tcW w:w="2764" w:type="dxa"/>
            <w:tcBorders>
              <w:top w:val="nil"/>
              <w:left w:val="nil"/>
            </w:tcBorders>
          </w:tcPr>
          <w:p w:rsidR="00880336" w:rsidRDefault="00880336" w:rsidP="001B2C3B">
            <w:pPr>
              <w:spacing w:before="60"/>
              <w:rPr>
                <w:rFonts w:ascii="Arial" w:hAnsi="Arial" w:cs="Arial"/>
                <w:sz w:val="16"/>
              </w:rPr>
            </w:pPr>
            <w:r>
              <w:rPr>
                <w:rFonts w:ascii="Arial" w:hAnsi="Arial" w:cs="Arial"/>
                <w:b/>
                <w:bCs/>
                <w:sz w:val="16"/>
              </w:rPr>
              <w:t>Arguments Passed</w:t>
            </w:r>
          </w:p>
        </w:tc>
        <w:tc>
          <w:tcPr>
            <w:tcW w:w="2270" w:type="dxa"/>
            <w:shd w:val="pct30" w:color="FFFF00" w:fill="auto"/>
          </w:tcPr>
          <w:p w:rsidR="00880336" w:rsidRDefault="00880336" w:rsidP="001B2C3B">
            <w:pPr>
              <w:spacing w:before="60"/>
              <w:jc w:val="center"/>
              <w:rPr>
                <w:rFonts w:ascii="Arial" w:hAnsi="Arial" w:cs="Arial"/>
                <w:sz w:val="16"/>
              </w:rPr>
            </w:pPr>
            <w:r>
              <w:rPr>
                <w:rFonts w:ascii="Arial" w:hAnsi="Arial" w:cs="Arial"/>
                <w:sz w:val="16"/>
              </w:rPr>
              <w:t>Type</w:t>
            </w:r>
          </w:p>
        </w:tc>
      </w:tr>
      <w:tr w:rsidR="00880336" w:rsidTr="00880336">
        <w:trPr>
          <w:jc w:val="center"/>
        </w:trPr>
        <w:tc>
          <w:tcPr>
            <w:tcW w:w="2764" w:type="dxa"/>
          </w:tcPr>
          <w:p w:rsidR="00880336" w:rsidRDefault="00880336" w:rsidP="001B2C3B">
            <w:pPr>
              <w:spacing w:before="60"/>
              <w:rPr>
                <w:rFonts w:ascii="Arial" w:hAnsi="Arial" w:cs="Arial"/>
                <w:sz w:val="16"/>
              </w:rPr>
            </w:pPr>
            <w:r w:rsidRPr="00880336">
              <w:rPr>
                <w:rFonts w:ascii="Arial" w:hAnsi="Arial" w:cs="Arial"/>
                <w:sz w:val="16"/>
              </w:rPr>
              <w:t>MtrCalDataPtr</w:t>
            </w:r>
          </w:p>
        </w:tc>
        <w:tc>
          <w:tcPr>
            <w:tcW w:w="2270" w:type="dxa"/>
          </w:tcPr>
          <w:p w:rsidR="00880336" w:rsidRDefault="00880336" w:rsidP="001B2C3B">
            <w:pPr>
              <w:spacing w:before="60"/>
              <w:rPr>
                <w:rFonts w:ascii="Arial" w:hAnsi="Arial" w:cs="Arial"/>
                <w:sz w:val="16"/>
              </w:rPr>
            </w:pPr>
            <w:r w:rsidRPr="00880336">
              <w:rPr>
                <w:rFonts w:ascii="Arial" w:hAnsi="Arial" w:cs="Arial"/>
                <w:sz w:val="16"/>
              </w:rPr>
              <w:t>MtrPosCal_DataType</w:t>
            </w:r>
            <w:r>
              <w:rPr>
                <w:rFonts w:ascii="Arial" w:hAnsi="Arial" w:cs="Arial"/>
                <w:sz w:val="16"/>
              </w:rPr>
              <w:t xml:space="preserve"> *</w:t>
            </w:r>
          </w:p>
        </w:tc>
      </w:tr>
    </w:tbl>
    <w:p w:rsidR="00880336" w:rsidRDefault="00880336" w:rsidP="00880336">
      <w:pPr>
        <w:pStyle w:val="Heading4"/>
      </w:pPr>
      <w:r>
        <w:t>Design Rationale</w:t>
      </w:r>
    </w:p>
    <w:p w:rsidR="00880336" w:rsidRDefault="00880336" w:rsidP="00880336">
      <w:r>
        <w:t>None</w:t>
      </w:r>
    </w:p>
    <w:p w:rsidR="00880336" w:rsidRDefault="00880336" w:rsidP="00880336">
      <w:pPr>
        <w:pStyle w:val="Heading4"/>
      </w:pPr>
      <w:r>
        <w:t>Program Flow Start</w:t>
      </w:r>
    </w:p>
    <w:p w:rsidR="00880336" w:rsidRDefault="00880336" w:rsidP="00880336">
      <w:r>
        <w:t>N/A</w:t>
      </w:r>
    </w:p>
    <w:p w:rsidR="00880336" w:rsidRDefault="00880336" w:rsidP="00880336">
      <w:pPr>
        <w:pStyle w:val="Heading4"/>
      </w:pPr>
      <w:r>
        <w:t>Store Module Inputs to Local copies</w:t>
      </w:r>
    </w:p>
    <w:p w:rsidR="00880336" w:rsidRPr="00F141E2" w:rsidRDefault="00880336" w:rsidP="00880336">
      <w:pPr>
        <w:rPr>
          <w:sz w:val="18"/>
          <w:szCs w:val="18"/>
        </w:rPr>
      </w:pPr>
      <w:r w:rsidRPr="00F141E2">
        <w:rPr>
          <w:sz w:val="18"/>
          <w:szCs w:val="18"/>
        </w:rPr>
        <w:t>None</w:t>
      </w:r>
    </w:p>
    <w:p w:rsidR="00880336" w:rsidRDefault="00880336" w:rsidP="00880336">
      <w:pPr>
        <w:pStyle w:val="Heading4"/>
      </w:pPr>
      <w:r>
        <w:t>Processing of function</w:t>
      </w:r>
    </w:p>
    <w:p w:rsidR="00880336" w:rsidRDefault="00E01787" w:rsidP="00880336">
      <w:pPr>
        <w:jc w:val="center"/>
      </w:pPr>
      <w:r>
        <w:object w:dxaOrig="3656" w:dyaOrig="1856">
          <v:shape id="_x0000_i1039" type="#_x0000_t75" style="width:183pt;height:92.5pt" o:ole="">
            <v:imagedata r:id="rId37" o:title=""/>
          </v:shape>
          <o:OLEObject Type="Embed" ProgID="Visio.Drawing.11" ShapeID="_x0000_i1039" DrawAspect="Content" ObjectID="_1438604861" r:id="rId38"/>
        </w:object>
      </w:r>
    </w:p>
    <w:p w:rsidR="00880336" w:rsidRDefault="00880336" w:rsidP="00880336">
      <w:pPr>
        <w:pStyle w:val="Heading4"/>
      </w:pPr>
      <w:r>
        <w:t>Store Local copy of outputs into Module Outputs</w:t>
      </w:r>
    </w:p>
    <w:p w:rsidR="00880336" w:rsidRPr="00F141E2" w:rsidRDefault="00880336" w:rsidP="00880336">
      <w:pPr>
        <w:rPr>
          <w:sz w:val="18"/>
          <w:szCs w:val="18"/>
        </w:rPr>
      </w:pPr>
      <w:r w:rsidRPr="00F141E2">
        <w:rPr>
          <w:sz w:val="18"/>
          <w:szCs w:val="18"/>
        </w:rPr>
        <w:t>None</w:t>
      </w:r>
    </w:p>
    <w:p w:rsidR="00880336" w:rsidRDefault="00880336" w:rsidP="00880336">
      <w:pPr>
        <w:pStyle w:val="Heading4"/>
      </w:pPr>
      <w:r>
        <w:t>Program Flow End</w:t>
      </w:r>
    </w:p>
    <w:p w:rsidR="00880336" w:rsidRDefault="00880336" w:rsidP="00880336">
      <w:r>
        <w:t>N/A</w:t>
      </w:r>
    </w:p>
    <w:p w:rsidR="00880336" w:rsidRDefault="00880336" w:rsidP="00880336"/>
    <w:p w:rsidR="00880336" w:rsidRDefault="00880336">
      <w:pPr>
        <w:spacing w:after="0"/>
        <w:rPr>
          <w:rFonts w:ascii="Arial" w:hAnsi="Arial"/>
          <w:b/>
          <w:sz w:val="24"/>
        </w:rPr>
      </w:pPr>
      <w:r>
        <w:br w:type="page"/>
      </w:r>
    </w:p>
    <w:p w:rsidR="00880336" w:rsidRDefault="00880336" w:rsidP="00880336">
      <w:pPr>
        <w:pStyle w:val="Heading3"/>
      </w:pPr>
      <w:r>
        <w:lastRenderedPageBreak/>
        <w:t xml:space="preserve">SCom: </w:t>
      </w:r>
      <w:fldSimple w:instr=" DOCPROPERTY &quot;Module Name&quot;  \* MERGEFORMAT ">
        <w:r>
          <w:t>MtrPos2</w:t>
        </w:r>
      </w:fldSimple>
      <w:r>
        <w:t>_SCom_</w:t>
      </w:r>
      <w:r w:rsidRPr="00880336">
        <w:t>SetEOLMtrCals</w:t>
      </w:r>
    </w:p>
    <w:tbl>
      <w:tblPr>
        <w:tblW w:w="50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64"/>
        <w:gridCol w:w="2270"/>
      </w:tblGrid>
      <w:tr w:rsidR="00880336" w:rsidTr="001B2C3B">
        <w:trPr>
          <w:jc w:val="center"/>
        </w:trPr>
        <w:tc>
          <w:tcPr>
            <w:tcW w:w="2764" w:type="dxa"/>
            <w:tcBorders>
              <w:top w:val="nil"/>
              <w:left w:val="nil"/>
            </w:tcBorders>
          </w:tcPr>
          <w:p w:rsidR="00880336" w:rsidRDefault="00880336" w:rsidP="001B2C3B">
            <w:pPr>
              <w:spacing w:before="60"/>
              <w:rPr>
                <w:rFonts w:ascii="Arial" w:hAnsi="Arial" w:cs="Arial"/>
                <w:sz w:val="16"/>
              </w:rPr>
            </w:pPr>
            <w:r>
              <w:rPr>
                <w:rFonts w:ascii="Arial" w:hAnsi="Arial" w:cs="Arial"/>
                <w:b/>
                <w:bCs/>
                <w:sz w:val="16"/>
              </w:rPr>
              <w:t>Arguments Passed</w:t>
            </w:r>
          </w:p>
        </w:tc>
        <w:tc>
          <w:tcPr>
            <w:tcW w:w="2270" w:type="dxa"/>
            <w:shd w:val="pct30" w:color="FFFF00" w:fill="auto"/>
          </w:tcPr>
          <w:p w:rsidR="00880336" w:rsidRDefault="00880336" w:rsidP="001B2C3B">
            <w:pPr>
              <w:spacing w:before="60"/>
              <w:jc w:val="center"/>
              <w:rPr>
                <w:rFonts w:ascii="Arial" w:hAnsi="Arial" w:cs="Arial"/>
                <w:sz w:val="16"/>
              </w:rPr>
            </w:pPr>
            <w:r>
              <w:rPr>
                <w:rFonts w:ascii="Arial" w:hAnsi="Arial" w:cs="Arial"/>
                <w:sz w:val="16"/>
              </w:rPr>
              <w:t>Type</w:t>
            </w:r>
          </w:p>
        </w:tc>
      </w:tr>
      <w:tr w:rsidR="00880336" w:rsidTr="001B2C3B">
        <w:trPr>
          <w:jc w:val="center"/>
        </w:trPr>
        <w:tc>
          <w:tcPr>
            <w:tcW w:w="2764" w:type="dxa"/>
          </w:tcPr>
          <w:p w:rsidR="00880336" w:rsidRDefault="00880336" w:rsidP="001B2C3B">
            <w:pPr>
              <w:spacing w:before="60"/>
              <w:rPr>
                <w:rFonts w:ascii="Arial" w:hAnsi="Arial" w:cs="Arial"/>
                <w:sz w:val="16"/>
              </w:rPr>
            </w:pPr>
            <w:r w:rsidRPr="00880336">
              <w:rPr>
                <w:rFonts w:ascii="Arial" w:hAnsi="Arial" w:cs="Arial"/>
                <w:sz w:val="16"/>
              </w:rPr>
              <w:t>MtrCalDataPtr</w:t>
            </w:r>
          </w:p>
        </w:tc>
        <w:tc>
          <w:tcPr>
            <w:tcW w:w="2270" w:type="dxa"/>
          </w:tcPr>
          <w:p w:rsidR="00880336" w:rsidRDefault="00880336" w:rsidP="001B2C3B">
            <w:pPr>
              <w:spacing w:before="60"/>
              <w:rPr>
                <w:rFonts w:ascii="Arial" w:hAnsi="Arial" w:cs="Arial"/>
                <w:sz w:val="16"/>
              </w:rPr>
            </w:pPr>
            <w:r w:rsidRPr="00880336">
              <w:rPr>
                <w:rFonts w:ascii="Arial" w:hAnsi="Arial" w:cs="Arial"/>
                <w:sz w:val="16"/>
              </w:rPr>
              <w:t>MtrPosCal_DataType</w:t>
            </w:r>
            <w:r>
              <w:rPr>
                <w:rFonts w:ascii="Arial" w:hAnsi="Arial" w:cs="Arial"/>
                <w:sz w:val="16"/>
              </w:rPr>
              <w:t xml:space="preserve"> *</w:t>
            </w:r>
          </w:p>
        </w:tc>
      </w:tr>
    </w:tbl>
    <w:p w:rsidR="00880336" w:rsidRDefault="00880336" w:rsidP="00880336">
      <w:pPr>
        <w:pStyle w:val="Heading4"/>
      </w:pPr>
      <w:r>
        <w:t>Design Rationale</w:t>
      </w:r>
    </w:p>
    <w:p w:rsidR="00880336" w:rsidRDefault="00880336" w:rsidP="00880336">
      <w:r>
        <w:t>None</w:t>
      </w:r>
    </w:p>
    <w:p w:rsidR="00880336" w:rsidRDefault="00880336" w:rsidP="00880336">
      <w:pPr>
        <w:pStyle w:val="Heading4"/>
      </w:pPr>
      <w:r>
        <w:t>Program Flow Start</w:t>
      </w:r>
    </w:p>
    <w:p w:rsidR="00880336" w:rsidRDefault="00880336" w:rsidP="00880336">
      <w:r>
        <w:t>N/A</w:t>
      </w:r>
    </w:p>
    <w:p w:rsidR="00880336" w:rsidRDefault="00880336" w:rsidP="00880336">
      <w:pPr>
        <w:pStyle w:val="Heading4"/>
      </w:pPr>
      <w:r>
        <w:t>Store Module Inputs to Local copies</w:t>
      </w:r>
    </w:p>
    <w:p w:rsidR="00880336" w:rsidRPr="00F141E2" w:rsidRDefault="00880336" w:rsidP="00880336">
      <w:pPr>
        <w:rPr>
          <w:sz w:val="18"/>
          <w:szCs w:val="18"/>
        </w:rPr>
      </w:pPr>
      <w:r w:rsidRPr="00F141E2">
        <w:rPr>
          <w:sz w:val="18"/>
          <w:szCs w:val="18"/>
        </w:rPr>
        <w:t>None</w:t>
      </w:r>
    </w:p>
    <w:p w:rsidR="00880336" w:rsidRDefault="00880336" w:rsidP="00880336">
      <w:pPr>
        <w:pStyle w:val="Heading4"/>
      </w:pPr>
      <w:r>
        <w:t>Processing of function</w:t>
      </w:r>
    </w:p>
    <w:p w:rsidR="00880336" w:rsidRDefault="00E01787" w:rsidP="00880336">
      <w:pPr>
        <w:jc w:val="center"/>
      </w:pPr>
      <w:r>
        <w:object w:dxaOrig="5456" w:dyaOrig="3295">
          <v:shape id="_x0000_i1040" type="#_x0000_t75" style="width:273pt;height:164.5pt" o:ole="">
            <v:imagedata r:id="rId39" o:title=""/>
          </v:shape>
          <o:OLEObject Type="Embed" ProgID="Visio.Drawing.11" ShapeID="_x0000_i1040" DrawAspect="Content" ObjectID="_1438604862" r:id="rId40"/>
        </w:object>
      </w:r>
    </w:p>
    <w:p w:rsidR="00880336" w:rsidRDefault="00880336" w:rsidP="00880336">
      <w:pPr>
        <w:pStyle w:val="Heading4"/>
      </w:pPr>
      <w:r>
        <w:t>Store Local copy of outputs into Module Outputs</w:t>
      </w:r>
    </w:p>
    <w:p w:rsidR="00880336" w:rsidRPr="00F141E2" w:rsidRDefault="00880336" w:rsidP="00880336">
      <w:pPr>
        <w:rPr>
          <w:sz w:val="18"/>
          <w:szCs w:val="18"/>
        </w:rPr>
      </w:pPr>
      <w:r w:rsidRPr="00880336">
        <w:rPr>
          <w:sz w:val="18"/>
          <w:szCs w:val="18"/>
        </w:rPr>
        <w:t>Rte_IWrite_MtrPos2_SCom_SetEOLMtrCals_EOLBEMF_Rev_f32(FPM_FixedToFloat_m(Rte_Pim_MtrPosSnsr_EOLData()-&gt;BEMFCal_Rev_u0p16, u0p16_T))</w:t>
      </w:r>
    </w:p>
    <w:p w:rsidR="00880336" w:rsidRDefault="00880336" w:rsidP="00880336">
      <w:pPr>
        <w:pStyle w:val="Heading4"/>
      </w:pPr>
      <w:r>
        <w:t>Program Flow End</w:t>
      </w:r>
    </w:p>
    <w:p w:rsidR="00880336" w:rsidRDefault="00880336" w:rsidP="00880336">
      <w:r>
        <w:t>N/A</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DF57A7">
      <w:r>
        <w:t xml:space="preserve">See section </w:t>
      </w:r>
      <w:r w:rsidR="00474134">
        <w:fldChar w:fldCharType="begin"/>
      </w:r>
      <w:r>
        <w:instrText xml:space="preserve"> REF _Ref338771779 \r \h </w:instrText>
      </w:r>
      <w:r w:rsidR="00474134">
        <w:fldChar w:fldCharType="separate"/>
      </w:r>
      <w:r>
        <w:t>6.3.1.1</w:t>
      </w:r>
      <w:r w:rsidR="00474134">
        <w:fldChar w:fldCharType="end"/>
      </w:r>
      <w:r>
        <w:t xml:space="preserve"> for details on task ordering.</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880336" w:rsidRPr="00381542" w:rsidTr="00B54697">
        <w:tc>
          <w:tcPr>
            <w:tcW w:w="3168" w:type="dxa"/>
            <w:tcBorders>
              <w:top w:val="single" w:sz="6" w:space="0" w:color="auto"/>
              <w:left w:val="single" w:sz="6" w:space="0" w:color="auto"/>
              <w:bottom w:val="single" w:sz="6" w:space="0" w:color="auto"/>
              <w:right w:val="single" w:sz="6" w:space="0" w:color="auto"/>
            </w:tcBorders>
          </w:tcPr>
          <w:p w:rsidR="00880336" w:rsidRPr="00880336" w:rsidRDefault="00880336" w:rsidP="00F957FA">
            <w:pPr>
              <w:spacing w:before="60"/>
              <w:rPr>
                <w:rFonts w:ascii="Arial" w:hAnsi="Arial" w:cs="Arial"/>
                <w:sz w:val="16"/>
                <w:szCs w:val="16"/>
              </w:rPr>
            </w:pPr>
            <w:r w:rsidRPr="00880336">
              <w:rPr>
                <w:rFonts w:ascii="Arial" w:hAnsi="Arial" w:cs="Arial"/>
                <w:sz w:val="16"/>
                <w:szCs w:val="16"/>
              </w:rPr>
              <w:t>MtrPos2_Init1</w:t>
            </w:r>
          </w:p>
        </w:tc>
        <w:tc>
          <w:tcPr>
            <w:tcW w:w="2070" w:type="dxa"/>
            <w:tcBorders>
              <w:top w:val="single" w:sz="6" w:space="0" w:color="auto"/>
              <w:left w:val="single" w:sz="6" w:space="0" w:color="auto"/>
              <w:bottom w:val="single" w:sz="6" w:space="0" w:color="auto"/>
              <w:right w:val="single" w:sz="6" w:space="0" w:color="auto"/>
            </w:tcBorders>
          </w:tcPr>
          <w:p w:rsidR="00880336" w:rsidRPr="00381542" w:rsidRDefault="00880336" w:rsidP="00F957FA">
            <w:pPr>
              <w:spacing w:before="60"/>
              <w:rPr>
                <w:rFonts w:ascii="Arial" w:hAnsi="Arial" w:cs="Arial"/>
                <w:sz w:val="16"/>
                <w:szCs w:val="16"/>
              </w:rPr>
            </w:pPr>
            <w:r>
              <w:rPr>
                <w:rFonts w:ascii="Arial" w:hAnsi="Arial" w:cs="Arial"/>
                <w:sz w:val="16"/>
                <w:szCs w:val="16"/>
              </w:rPr>
              <w:t>On Event</w:t>
            </w:r>
          </w:p>
        </w:tc>
        <w:tc>
          <w:tcPr>
            <w:tcW w:w="3690" w:type="dxa"/>
            <w:tcBorders>
              <w:top w:val="single" w:sz="6" w:space="0" w:color="auto"/>
              <w:left w:val="single" w:sz="6" w:space="0" w:color="auto"/>
              <w:bottom w:val="single" w:sz="6" w:space="0" w:color="auto"/>
              <w:right w:val="single" w:sz="6" w:space="0" w:color="auto"/>
            </w:tcBorders>
          </w:tcPr>
          <w:p w:rsidR="00880336" w:rsidRPr="00381542" w:rsidRDefault="00880336" w:rsidP="00F957FA">
            <w:pPr>
              <w:spacing w:before="60"/>
              <w:rPr>
                <w:rFonts w:ascii="Arial" w:hAnsi="Arial" w:cs="Arial"/>
                <w:sz w:val="16"/>
                <w:szCs w:val="16"/>
              </w:rPr>
            </w:pPr>
            <w:r>
              <w:rPr>
                <w:rFonts w:ascii="Arial" w:hAnsi="Arial" w:cs="Arial"/>
                <w:sz w:val="16"/>
                <w:szCs w:val="16"/>
              </w:rPr>
              <w:t>On Init</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880336" w:rsidP="00F957FA">
            <w:pPr>
              <w:spacing w:before="60"/>
              <w:rPr>
                <w:rFonts w:ascii="Arial" w:hAnsi="Arial" w:cs="Arial"/>
                <w:sz w:val="16"/>
                <w:szCs w:val="16"/>
              </w:rPr>
            </w:pPr>
            <w:r w:rsidRPr="00880336">
              <w:rPr>
                <w:rFonts w:ascii="Arial" w:hAnsi="Arial" w:cs="Arial"/>
                <w:sz w:val="16"/>
                <w:szCs w:val="16"/>
              </w:rPr>
              <w:t>MtrPos2_Per1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880336" w:rsidP="00F957FA">
            <w:pPr>
              <w:spacing w:before="60"/>
              <w:rPr>
                <w:rFonts w:ascii="Arial" w:hAnsi="Arial" w:cs="Arial"/>
                <w:sz w:val="16"/>
                <w:szCs w:val="16"/>
              </w:rPr>
            </w:pPr>
            <w:r>
              <w:rPr>
                <w:rFonts w:ascii="Arial" w:hAnsi="Arial" w:cs="Arial"/>
                <w:sz w:val="16"/>
                <w:szCs w:val="16"/>
              </w:rPr>
              <w:t>2 ms</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880336" w:rsidP="00F957FA">
            <w:pPr>
              <w:spacing w:before="60"/>
              <w:rPr>
                <w:rFonts w:ascii="Arial" w:hAnsi="Arial" w:cs="Arial"/>
                <w:sz w:val="16"/>
                <w:szCs w:val="16"/>
              </w:rPr>
            </w:pPr>
            <w:r>
              <w:rPr>
                <w:rFonts w:ascii="Arial" w:hAnsi="Arial" w:cs="Arial"/>
                <w:sz w:val="16"/>
                <w:szCs w:val="16"/>
              </w:rPr>
              <w:t>ALL</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Sub-Module called by (Serial Comm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880336" w:rsidP="00F141E2">
            <w:pPr>
              <w:spacing w:before="60"/>
              <w:rPr>
                <w:rFonts w:ascii="Arial" w:hAnsi="Arial" w:cs="Arial"/>
                <w:sz w:val="16"/>
              </w:rPr>
            </w:pPr>
            <w:r w:rsidRPr="00880336">
              <w:rPr>
                <w:rFonts w:ascii="Arial" w:hAnsi="Arial" w:cs="Arial"/>
                <w:sz w:val="16"/>
              </w:rPr>
              <w:t>MtrPos2_SCom_ReadEOLMtrCals</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r w:rsidR="00880336" w:rsidTr="00F957FA">
        <w:tc>
          <w:tcPr>
            <w:tcW w:w="3618" w:type="dxa"/>
            <w:tcBorders>
              <w:top w:val="single" w:sz="6" w:space="0" w:color="auto"/>
              <w:left w:val="single" w:sz="6" w:space="0" w:color="auto"/>
              <w:bottom w:val="single" w:sz="6" w:space="0" w:color="auto"/>
              <w:right w:val="single" w:sz="6" w:space="0" w:color="auto"/>
            </w:tcBorders>
          </w:tcPr>
          <w:p w:rsidR="00880336" w:rsidRPr="00880336" w:rsidRDefault="00880336" w:rsidP="00F141E2">
            <w:pPr>
              <w:spacing w:before="60"/>
              <w:rPr>
                <w:rFonts w:ascii="Arial" w:hAnsi="Arial" w:cs="Arial"/>
                <w:sz w:val="16"/>
              </w:rPr>
            </w:pPr>
            <w:r w:rsidRPr="00880336">
              <w:rPr>
                <w:rFonts w:ascii="Arial" w:hAnsi="Arial" w:cs="Arial"/>
                <w:sz w:val="16"/>
              </w:rPr>
              <w:t>MtrPos2_SCom_SetEOLMtrCals</w:t>
            </w:r>
          </w:p>
        </w:tc>
        <w:tc>
          <w:tcPr>
            <w:tcW w:w="5310" w:type="dxa"/>
            <w:tcBorders>
              <w:top w:val="single" w:sz="6" w:space="0" w:color="auto"/>
              <w:left w:val="single" w:sz="6" w:space="0" w:color="auto"/>
              <w:bottom w:val="single" w:sz="6" w:space="0" w:color="auto"/>
              <w:right w:val="single" w:sz="6" w:space="0" w:color="auto"/>
            </w:tcBorders>
          </w:tcPr>
          <w:p w:rsidR="00880336" w:rsidRDefault="00880336"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RPr="0063452C" w:rsidTr="00BF364D">
        <w:tc>
          <w:tcPr>
            <w:tcW w:w="4464" w:type="dxa"/>
            <w:tcBorders>
              <w:top w:val="single" w:sz="6" w:space="0" w:color="auto"/>
              <w:left w:val="single" w:sz="6" w:space="0" w:color="auto"/>
              <w:bottom w:val="single" w:sz="6" w:space="0" w:color="auto"/>
              <w:right w:val="single" w:sz="6" w:space="0" w:color="auto"/>
            </w:tcBorders>
          </w:tcPr>
          <w:p w:rsidR="004A781C" w:rsidRDefault="00880336">
            <w:pPr>
              <w:spacing w:before="60"/>
              <w:rPr>
                <w:rFonts w:ascii="Arial" w:hAnsi="Arial" w:cs="Arial"/>
                <w:sz w:val="16"/>
              </w:rPr>
            </w:pPr>
            <w:r w:rsidRPr="00880336">
              <w:rPr>
                <w:rFonts w:ascii="Arial" w:hAnsi="Arial" w:cs="Arial"/>
                <w:sz w:val="16"/>
              </w:rPr>
              <w:t>MtrPos2_Init1</w:t>
            </w:r>
          </w:p>
        </w:tc>
        <w:tc>
          <w:tcPr>
            <w:tcW w:w="4464" w:type="dxa"/>
            <w:tcBorders>
              <w:top w:val="single" w:sz="6" w:space="0" w:color="auto"/>
              <w:left w:val="single" w:sz="6" w:space="0" w:color="auto"/>
              <w:bottom w:val="single" w:sz="6" w:space="0" w:color="auto"/>
              <w:right w:val="single" w:sz="6" w:space="0" w:color="auto"/>
            </w:tcBorders>
          </w:tcPr>
          <w:p w:rsidR="004A781C" w:rsidRPr="001B2C3B" w:rsidRDefault="00880336">
            <w:pPr>
              <w:spacing w:before="60"/>
              <w:rPr>
                <w:rFonts w:ascii="Arial" w:hAnsi="Arial" w:cs="Arial"/>
                <w:sz w:val="16"/>
                <w:lang w:val="fr-FR"/>
              </w:rPr>
            </w:pPr>
            <w:r w:rsidRPr="001B2C3B">
              <w:rPr>
                <w:rFonts w:ascii="Arial" w:hAnsi="Arial" w:cs="Arial"/>
                <w:sz w:val="16"/>
                <w:lang w:val="fr-FR"/>
              </w:rPr>
              <w:t>RTE_START_SEC_SA_MTRPOS2_APPL_CODE</w:t>
            </w:r>
          </w:p>
        </w:tc>
      </w:tr>
      <w:tr w:rsidR="00880336" w:rsidRPr="0063452C" w:rsidTr="00BF364D">
        <w:tc>
          <w:tcPr>
            <w:tcW w:w="4464" w:type="dxa"/>
            <w:tcBorders>
              <w:top w:val="single" w:sz="6" w:space="0" w:color="auto"/>
              <w:left w:val="single" w:sz="6" w:space="0" w:color="auto"/>
              <w:bottom w:val="single" w:sz="6" w:space="0" w:color="auto"/>
              <w:right w:val="single" w:sz="6" w:space="0" w:color="auto"/>
            </w:tcBorders>
          </w:tcPr>
          <w:p w:rsidR="00880336" w:rsidRDefault="00880336">
            <w:pPr>
              <w:spacing w:before="60"/>
              <w:rPr>
                <w:rFonts w:ascii="Arial" w:hAnsi="Arial" w:cs="Arial"/>
                <w:sz w:val="16"/>
              </w:rPr>
            </w:pPr>
            <w:r w:rsidRPr="00880336">
              <w:rPr>
                <w:rFonts w:ascii="Arial" w:hAnsi="Arial" w:cs="Arial"/>
                <w:sz w:val="16"/>
              </w:rPr>
              <w:t>MtrPos2_Per1</w:t>
            </w:r>
          </w:p>
        </w:tc>
        <w:tc>
          <w:tcPr>
            <w:tcW w:w="4464" w:type="dxa"/>
            <w:tcBorders>
              <w:top w:val="single" w:sz="6" w:space="0" w:color="auto"/>
              <w:left w:val="single" w:sz="6" w:space="0" w:color="auto"/>
              <w:bottom w:val="single" w:sz="6" w:space="0" w:color="auto"/>
              <w:right w:val="single" w:sz="6" w:space="0" w:color="auto"/>
            </w:tcBorders>
          </w:tcPr>
          <w:p w:rsidR="00880336" w:rsidRPr="001B2C3B" w:rsidRDefault="00880336">
            <w:pPr>
              <w:spacing w:before="60"/>
              <w:rPr>
                <w:rFonts w:ascii="Arial" w:hAnsi="Arial" w:cs="Arial"/>
                <w:sz w:val="16"/>
                <w:lang w:val="fr-FR"/>
              </w:rPr>
            </w:pPr>
            <w:r w:rsidRPr="001B2C3B">
              <w:rPr>
                <w:rFonts w:ascii="Arial" w:hAnsi="Arial" w:cs="Arial"/>
                <w:sz w:val="16"/>
                <w:lang w:val="fr-FR"/>
              </w:rPr>
              <w:t>RTE_START_SEC_SA_MTRPOS2_APPL_CODE</w:t>
            </w:r>
          </w:p>
        </w:tc>
      </w:tr>
    </w:tbl>
    <w:p w:rsidR="00BF364D" w:rsidRPr="001B2C3B" w:rsidRDefault="00BF364D" w:rsidP="00BF364D">
      <w:pPr>
        <w:pStyle w:val="Heading2"/>
        <w:numPr>
          <w:ilvl w:val="0"/>
          <w:numId w:val="0"/>
        </w:numPr>
        <w:ind w:left="576"/>
        <w:rPr>
          <w:lang w:val="fr-FR"/>
        </w:rPr>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F"/>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A87A4D">
            <w:pPr>
              <w:spacing w:before="60"/>
              <w:rPr>
                <w:rFonts w:ascii="Arial" w:hAnsi="Arial" w:cs="Arial"/>
                <w:sz w:val="16"/>
              </w:rPr>
            </w:pPr>
            <w:r w:rsidRPr="00A87A4D">
              <w:rPr>
                <w:rFonts w:ascii="Arial" w:hAnsi="Arial" w:cs="Arial"/>
                <w:sz w:val="16"/>
              </w:rPr>
              <w:t>OffsetInit</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r w:rsidR="00A87A4D" w:rsidTr="00BF364D">
        <w:tc>
          <w:tcPr>
            <w:tcW w:w="4464" w:type="dxa"/>
            <w:tcBorders>
              <w:top w:val="single" w:sz="6" w:space="0" w:color="auto"/>
              <w:left w:val="single" w:sz="6" w:space="0" w:color="auto"/>
              <w:bottom w:val="single" w:sz="6" w:space="0" w:color="auto"/>
              <w:right w:val="single" w:sz="6" w:space="0" w:color="auto"/>
            </w:tcBorders>
          </w:tcPr>
          <w:p w:rsidR="00A87A4D" w:rsidRPr="00A87A4D" w:rsidRDefault="00A87A4D">
            <w:pPr>
              <w:spacing w:before="60"/>
              <w:rPr>
                <w:rFonts w:ascii="Arial" w:hAnsi="Arial" w:cs="Arial"/>
                <w:sz w:val="16"/>
              </w:rPr>
            </w:pPr>
            <w:r w:rsidRPr="00A87A4D">
              <w:rPr>
                <w:rFonts w:ascii="Arial" w:hAnsi="Arial" w:cs="Arial"/>
                <w:sz w:val="16"/>
              </w:rPr>
              <w:t>RunTimeFilter</w:t>
            </w:r>
          </w:p>
        </w:tc>
        <w:tc>
          <w:tcPr>
            <w:tcW w:w="4464" w:type="dxa"/>
            <w:tcBorders>
              <w:top w:val="single" w:sz="6" w:space="0" w:color="auto"/>
              <w:left w:val="single" w:sz="6" w:space="0" w:color="auto"/>
              <w:bottom w:val="single" w:sz="6" w:space="0" w:color="auto"/>
              <w:right w:val="single" w:sz="6" w:space="0" w:color="auto"/>
            </w:tcBorders>
          </w:tcPr>
          <w:p w:rsidR="00A87A4D" w:rsidRDefault="00A87A4D">
            <w:pPr>
              <w:spacing w:before="60"/>
              <w:rPr>
                <w:rFonts w:ascii="Arial" w:hAnsi="Arial" w:cs="Arial"/>
                <w:sz w:val="16"/>
              </w:rPr>
            </w:pPr>
          </w:p>
        </w:tc>
      </w:tr>
      <w:tr w:rsidR="00A87A4D" w:rsidTr="00BF364D">
        <w:tc>
          <w:tcPr>
            <w:tcW w:w="4464" w:type="dxa"/>
            <w:tcBorders>
              <w:top w:val="single" w:sz="6" w:space="0" w:color="auto"/>
              <w:left w:val="single" w:sz="6" w:space="0" w:color="auto"/>
              <w:bottom w:val="single" w:sz="6" w:space="0" w:color="auto"/>
              <w:right w:val="single" w:sz="6" w:space="0" w:color="auto"/>
            </w:tcBorders>
          </w:tcPr>
          <w:p w:rsidR="00A87A4D" w:rsidRPr="00A87A4D" w:rsidRDefault="00A87A4D">
            <w:pPr>
              <w:spacing w:before="60"/>
              <w:rPr>
                <w:rFonts w:ascii="Arial" w:hAnsi="Arial" w:cs="Arial"/>
                <w:sz w:val="16"/>
              </w:rPr>
            </w:pPr>
            <w:r w:rsidRPr="00A87A4D">
              <w:rPr>
                <w:rFonts w:ascii="Arial" w:hAnsi="Arial" w:cs="Arial"/>
                <w:sz w:val="16"/>
              </w:rPr>
              <w:t>CalcOffsetFromMinMax</w:t>
            </w:r>
          </w:p>
        </w:tc>
        <w:tc>
          <w:tcPr>
            <w:tcW w:w="4464" w:type="dxa"/>
            <w:tcBorders>
              <w:top w:val="single" w:sz="6" w:space="0" w:color="auto"/>
              <w:left w:val="single" w:sz="6" w:space="0" w:color="auto"/>
              <w:bottom w:val="single" w:sz="6" w:space="0" w:color="auto"/>
              <w:right w:val="single" w:sz="6" w:space="0" w:color="auto"/>
            </w:tcBorders>
          </w:tcPr>
          <w:p w:rsidR="00A87A4D" w:rsidRDefault="00A87A4D">
            <w:pPr>
              <w:spacing w:before="60"/>
              <w:rPr>
                <w:rFonts w:ascii="Arial" w:hAnsi="Arial" w:cs="Arial"/>
                <w:sz w:val="16"/>
              </w:rPr>
            </w:pPr>
          </w:p>
        </w:tc>
      </w:tr>
      <w:tr w:rsidR="00A87A4D" w:rsidTr="00BF364D">
        <w:tc>
          <w:tcPr>
            <w:tcW w:w="4464" w:type="dxa"/>
            <w:tcBorders>
              <w:top w:val="single" w:sz="6" w:space="0" w:color="auto"/>
              <w:left w:val="single" w:sz="6" w:space="0" w:color="auto"/>
              <w:bottom w:val="single" w:sz="6" w:space="0" w:color="auto"/>
              <w:right w:val="single" w:sz="6" w:space="0" w:color="auto"/>
            </w:tcBorders>
          </w:tcPr>
          <w:p w:rsidR="00A87A4D" w:rsidRPr="00A87A4D" w:rsidRDefault="00A87A4D">
            <w:pPr>
              <w:spacing w:before="60"/>
              <w:rPr>
                <w:rFonts w:ascii="Arial" w:hAnsi="Arial" w:cs="Arial"/>
                <w:sz w:val="16"/>
              </w:rPr>
            </w:pPr>
            <w:r w:rsidRPr="00A87A4D">
              <w:rPr>
                <w:rFonts w:ascii="Arial" w:hAnsi="Arial" w:cs="Arial"/>
                <w:sz w:val="16"/>
              </w:rPr>
              <w:t>CalcSinAmpRec</w:t>
            </w:r>
          </w:p>
        </w:tc>
        <w:tc>
          <w:tcPr>
            <w:tcW w:w="4464" w:type="dxa"/>
            <w:tcBorders>
              <w:top w:val="single" w:sz="6" w:space="0" w:color="auto"/>
              <w:left w:val="single" w:sz="6" w:space="0" w:color="auto"/>
              <w:bottom w:val="single" w:sz="6" w:space="0" w:color="auto"/>
              <w:right w:val="single" w:sz="6" w:space="0" w:color="auto"/>
            </w:tcBorders>
          </w:tcPr>
          <w:p w:rsidR="00A87A4D" w:rsidRDefault="00A87A4D">
            <w:pPr>
              <w:spacing w:before="60"/>
              <w:rPr>
                <w:rFonts w:ascii="Arial" w:hAnsi="Arial" w:cs="Arial"/>
                <w:sz w:val="16"/>
              </w:rPr>
            </w:pPr>
          </w:p>
        </w:tc>
      </w:tr>
      <w:tr w:rsidR="00A87A4D" w:rsidTr="00BF364D">
        <w:tc>
          <w:tcPr>
            <w:tcW w:w="4464" w:type="dxa"/>
            <w:tcBorders>
              <w:top w:val="single" w:sz="6" w:space="0" w:color="auto"/>
              <w:left w:val="single" w:sz="6" w:space="0" w:color="auto"/>
              <w:bottom w:val="single" w:sz="6" w:space="0" w:color="auto"/>
              <w:right w:val="single" w:sz="6" w:space="0" w:color="auto"/>
            </w:tcBorders>
          </w:tcPr>
          <w:p w:rsidR="00A87A4D" w:rsidRPr="00A87A4D" w:rsidRDefault="00A87A4D">
            <w:pPr>
              <w:spacing w:before="60"/>
              <w:rPr>
                <w:rFonts w:ascii="Arial" w:hAnsi="Arial" w:cs="Arial"/>
                <w:sz w:val="16"/>
              </w:rPr>
            </w:pPr>
            <w:r w:rsidRPr="00A87A4D">
              <w:rPr>
                <w:rFonts w:ascii="Arial" w:hAnsi="Arial" w:cs="Arial"/>
                <w:sz w:val="16"/>
              </w:rPr>
              <w:t>CalcCosAmpRec</w:t>
            </w:r>
          </w:p>
        </w:tc>
        <w:tc>
          <w:tcPr>
            <w:tcW w:w="4464" w:type="dxa"/>
            <w:tcBorders>
              <w:top w:val="single" w:sz="6" w:space="0" w:color="auto"/>
              <w:left w:val="single" w:sz="6" w:space="0" w:color="auto"/>
              <w:bottom w:val="single" w:sz="6" w:space="0" w:color="auto"/>
              <w:right w:val="single" w:sz="6" w:space="0" w:color="auto"/>
            </w:tcBorders>
          </w:tcPr>
          <w:p w:rsidR="00A87A4D" w:rsidRDefault="00A87A4D">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Known Issues / Limitations With Design</w:t>
      </w:r>
    </w:p>
    <w:p w:rsidR="004A781C" w:rsidRDefault="00F141E2">
      <w:pPr>
        <w:numPr>
          <w:ilvl w:val="0"/>
          <w:numId w:val="6"/>
        </w:numPr>
      </w:pPr>
      <w:r>
        <w:t>INLINE functions defined in GlobalMacro.h are not unit tested.</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F141E2">
            <w:pPr>
              <w:spacing w:before="60"/>
              <w:rPr>
                <w:rFonts w:ascii="Arial" w:hAnsi="Arial" w:cs="Arial"/>
                <w:sz w:val="16"/>
              </w:rPr>
            </w:pPr>
            <w:r>
              <w:rPr>
                <w:rFonts w:ascii="Arial" w:hAnsi="Arial" w:cs="Arial"/>
                <w:sz w:val="16"/>
              </w:rPr>
              <w:t>1.0</w:t>
            </w:r>
          </w:p>
        </w:tc>
        <w:tc>
          <w:tcPr>
            <w:tcW w:w="6210" w:type="dxa"/>
          </w:tcPr>
          <w:p w:rsidR="004A781C" w:rsidRDefault="00F141E2">
            <w:pPr>
              <w:spacing w:before="60"/>
              <w:rPr>
                <w:rFonts w:ascii="Arial" w:hAnsi="Arial" w:cs="Arial"/>
                <w:sz w:val="16"/>
              </w:rPr>
            </w:pPr>
            <w:r>
              <w:rPr>
                <w:rFonts w:ascii="Arial" w:hAnsi="Arial" w:cs="Arial"/>
                <w:sz w:val="16"/>
              </w:rPr>
              <w:t>Initial Version</w:t>
            </w:r>
          </w:p>
        </w:tc>
        <w:tc>
          <w:tcPr>
            <w:tcW w:w="1080" w:type="dxa"/>
          </w:tcPr>
          <w:p w:rsidR="004A781C" w:rsidRDefault="00A87A4D">
            <w:pPr>
              <w:spacing w:before="60"/>
              <w:rPr>
                <w:rFonts w:ascii="Arial" w:hAnsi="Arial" w:cs="Arial"/>
                <w:sz w:val="16"/>
              </w:rPr>
            </w:pPr>
            <w:r>
              <w:rPr>
                <w:rFonts w:ascii="Arial" w:hAnsi="Arial" w:cs="Arial"/>
                <w:sz w:val="16"/>
              </w:rPr>
              <w:t>23-Oct-12</w:t>
            </w:r>
          </w:p>
        </w:tc>
        <w:tc>
          <w:tcPr>
            <w:tcW w:w="1105" w:type="dxa"/>
          </w:tcPr>
          <w:p w:rsidR="004A781C" w:rsidRDefault="00A87A4D">
            <w:pPr>
              <w:spacing w:before="60"/>
              <w:rPr>
                <w:rFonts w:ascii="Arial" w:hAnsi="Arial" w:cs="Arial"/>
                <w:sz w:val="16"/>
              </w:rPr>
            </w:pPr>
            <w:r>
              <w:rPr>
                <w:rFonts w:ascii="Arial" w:hAnsi="Arial" w:cs="Arial"/>
                <w:sz w:val="16"/>
              </w:rPr>
              <w:t>OT</w:t>
            </w:r>
          </w:p>
        </w:tc>
      </w:tr>
      <w:tr w:rsidR="00613EE0">
        <w:tc>
          <w:tcPr>
            <w:tcW w:w="616" w:type="dxa"/>
          </w:tcPr>
          <w:p w:rsidR="00613EE0" w:rsidRDefault="00613EE0">
            <w:pPr>
              <w:spacing w:before="60"/>
              <w:rPr>
                <w:rFonts w:ascii="Arial" w:hAnsi="Arial" w:cs="Arial"/>
                <w:sz w:val="16"/>
              </w:rPr>
            </w:pPr>
            <w:r>
              <w:rPr>
                <w:rFonts w:ascii="Arial" w:hAnsi="Arial" w:cs="Arial"/>
                <w:sz w:val="16"/>
              </w:rPr>
              <w:t>2</w:t>
            </w:r>
          </w:p>
        </w:tc>
        <w:tc>
          <w:tcPr>
            <w:tcW w:w="662" w:type="dxa"/>
          </w:tcPr>
          <w:p w:rsidR="00613EE0" w:rsidRDefault="00613EE0">
            <w:pPr>
              <w:spacing w:before="60"/>
              <w:rPr>
                <w:rFonts w:ascii="Arial" w:hAnsi="Arial" w:cs="Arial"/>
                <w:sz w:val="16"/>
              </w:rPr>
            </w:pPr>
            <w:r>
              <w:rPr>
                <w:rFonts w:ascii="Arial" w:hAnsi="Arial" w:cs="Arial"/>
                <w:sz w:val="16"/>
              </w:rPr>
              <w:t>2.0</w:t>
            </w:r>
          </w:p>
        </w:tc>
        <w:tc>
          <w:tcPr>
            <w:tcW w:w="6210" w:type="dxa"/>
          </w:tcPr>
          <w:p w:rsidR="00613EE0" w:rsidRDefault="00613EE0">
            <w:pPr>
              <w:spacing w:before="60"/>
              <w:rPr>
                <w:rFonts w:ascii="Arial" w:hAnsi="Arial" w:cs="Arial"/>
                <w:sz w:val="16"/>
              </w:rPr>
            </w:pPr>
            <w:r>
              <w:rPr>
                <w:rFonts w:ascii="Arial" w:hAnsi="Arial" w:cs="Arial"/>
                <w:sz w:val="16"/>
              </w:rPr>
              <w:t>UTP updates</w:t>
            </w:r>
          </w:p>
        </w:tc>
        <w:tc>
          <w:tcPr>
            <w:tcW w:w="1080" w:type="dxa"/>
          </w:tcPr>
          <w:p w:rsidR="00613EE0" w:rsidRDefault="00613EE0">
            <w:pPr>
              <w:spacing w:before="60"/>
              <w:rPr>
                <w:rFonts w:ascii="Arial" w:hAnsi="Arial" w:cs="Arial"/>
                <w:sz w:val="16"/>
              </w:rPr>
            </w:pPr>
            <w:r>
              <w:rPr>
                <w:rFonts w:ascii="Arial" w:hAnsi="Arial" w:cs="Arial"/>
                <w:sz w:val="16"/>
              </w:rPr>
              <w:t>18-Dec-12</w:t>
            </w:r>
          </w:p>
        </w:tc>
        <w:tc>
          <w:tcPr>
            <w:tcW w:w="1105" w:type="dxa"/>
          </w:tcPr>
          <w:p w:rsidR="00613EE0" w:rsidRDefault="00613EE0">
            <w:pPr>
              <w:spacing w:before="60"/>
              <w:rPr>
                <w:rFonts w:ascii="Arial" w:hAnsi="Arial" w:cs="Arial"/>
                <w:sz w:val="16"/>
              </w:rPr>
            </w:pPr>
            <w:r>
              <w:rPr>
                <w:rFonts w:ascii="Arial" w:hAnsi="Arial" w:cs="Arial"/>
                <w:sz w:val="16"/>
              </w:rPr>
              <w:t>OT</w:t>
            </w:r>
          </w:p>
        </w:tc>
      </w:tr>
      <w:tr w:rsidR="00E60FA3">
        <w:trPr>
          <w:ins w:id="458" w:author="rz3h1n" w:date="2013-06-13T17:42:00Z"/>
        </w:trPr>
        <w:tc>
          <w:tcPr>
            <w:tcW w:w="616" w:type="dxa"/>
          </w:tcPr>
          <w:p w:rsidR="00E60FA3" w:rsidRDefault="00E60FA3">
            <w:pPr>
              <w:spacing w:before="60"/>
              <w:rPr>
                <w:ins w:id="459" w:author="rz3h1n" w:date="2013-06-13T17:42:00Z"/>
                <w:rFonts w:ascii="Arial" w:hAnsi="Arial" w:cs="Arial"/>
                <w:sz w:val="16"/>
              </w:rPr>
            </w:pPr>
            <w:ins w:id="460" w:author="rz3h1n" w:date="2013-06-13T17:42:00Z">
              <w:r>
                <w:rPr>
                  <w:rFonts w:ascii="Arial" w:hAnsi="Arial" w:cs="Arial"/>
                  <w:sz w:val="16"/>
                </w:rPr>
                <w:t>3</w:t>
              </w:r>
            </w:ins>
          </w:p>
        </w:tc>
        <w:tc>
          <w:tcPr>
            <w:tcW w:w="662" w:type="dxa"/>
          </w:tcPr>
          <w:p w:rsidR="00E60FA3" w:rsidRDefault="00E60FA3">
            <w:pPr>
              <w:spacing w:before="60"/>
              <w:rPr>
                <w:ins w:id="461" w:author="rz3h1n" w:date="2013-06-13T17:42:00Z"/>
                <w:rFonts w:ascii="Arial" w:hAnsi="Arial" w:cs="Arial"/>
                <w:sz w:val="16"/>
              </w:rPr>
            </w:pPr>
            <w:ins w:id="462" w:author="rz3h1n" w:date="2013-06-13T17:42:00Z">
              <w:r>
                <w:rPr>
                  <w:rFonts w:ascii="Arial" w:hAnsi="Arial" w:cs="Arial"/>
                  <w:sz w:val="16"/>
                </w:rPr>
                <w:t>3.0</w:t>
              </w:r>
            </w:ins>
          </w:p>
        </w:tc>
        <w:tc>
          <w:tcPr>
            <w:tcW w:w="6210" w:type="dxa"/>
          </w:tcPr>
          <w:p w:rsidR="00E60FA3" w:rsidRDefault="00E60FA3">
            <w:pPr>
              <w:spacing w:before="60"/>
              <w:rPr>
                <w:ins w:id="463" w:author="rz3h1n" w:date="2013-06-13T17:42:00Z"/>
                <w:rFonts w:ascii="Arial" w:hAnsi="Arial" w:cs="Arial"/>
                <w:sz w:val="16"/>
              </w:rPr>
            </w:pPr>
            <w:ins w:id="464" w:author="rz3h1n" w:date="2013-06-13T17:42:00Z">
              <w:r>
                <w:rPr>
                  <w:rFonts w:ascii="Arial" w:hAnsi="Arial" w:cs="Arial"/>
                  <w:sz w:val="16"/>
                </w:rPr>
                <w:t>MDD Catchup for SRC Ver 4</w:t>
              </w:r>
            </w:ins>
          </w:p>
        </w:tc>
        <w:tc>
          <w:tcPr>
            <w:tcW w:w="1080" w:type="dxa"/>
          </w:tcPr>
          <w:p w:rsidR="00E60FA3" w:rsidRDefault="00E60FA3">
            <w:pPr>
              <w:spacing w:before="60"/>
              <w:rPr>
                <w:ins w:id="465" w:author="rz3h1n" w:date="2013-06-13T17:42:00Z"/>
                <w:rFonts w:ascii="Arial" w:hAnsi="Arial" w:cs="Arial"/>
                <w:sz w:val="16"/>
              </w:rPr>
            </w:pPr>
            <w:ins w:id="466" w:author="rz3h1n" w:date="2013-06-13T17:42:00Z">
              <w:r>
                <w:rPr>
                  <w:rFonts w:ascii="Arial" w:hAnsi="Arial" w:cs="Arial"/>
                  <w:sz w:val="16"/>
                </w:rPr>
                <w:t>13-June-13</w:t>
              </w:r>
            </w:ins>
          </w:p>
        </w:tc>
        <w:tc>
          <w:tcPr>
            <w:tcW w:w="1105" w:type="dxa"/>
          </w:tcPr>
          <w:p w:rsidR="00E60FA3" w:rsidRDefault="00E60FA3">
            <w:pPr>
              <w:spacing w:before="60"/>
              <w:rPr>
                <w:ins w:id="467" w:author="rz3h1n" w:date="2013-06-13T17:42:00Z"/>
                <w:rFonts w:ascii="Arial" w:hAnsi="Arial" w:cs="Arial"/>
                <w:sz w:val="16"/>
              </w:rPr>
            </w:pPr>
            <w:ins w:id="468" w:author="rz3h1n" w:date="2013-06-13T17:42:00Z">
              <w:r>
                <w:rPr>
                  <w:rFonts w:ascii="Arial" w:hAnsi="Arial" w:cs="Arial"/>
                  <w:sz w:val="16"/>
                </w:rPr>
                <w:t>NRAR</w:t>
              </w:r>
            </w:ins>
          </w:p>
        </w:tc>
      </w:tr>
    </w:tbl>
    <w:p w:rsidR="00107819" w:rsidRDefault="00107819"/>
    <w:sectPr w:rsidR="00107819" w:rsidSect="00937013">
      <w:headerReference w:type="default" r:id="rId41"/>
      <w:footerReference w:type="default" r:id="rId42"/>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0552" w:rsidRDefault="00590552">
      <w:r>
        <w:separator/>
      </w:r>
    </w:p>
  </w:endnote>
  <w:endnote w:type="continuationSeparator" w:id="0">
    <w:p w:rsidR="00590552" w:rsidRDefault="0059055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52C" w:rsidRDefault="0063452C">
    <w:pPr>
      <w:pStyle w:val="Footer"/>
    </w:pPr>
    <w:r>
      <w:rPr>
        <w:snapToGrid w:val="0"/>
      </w:rPr>
      <w:tab/>
    </w:r>
    <w:fldSimple w:instr=" DOCPROPERTY &quot;Company&quot;  \* MERGEFORMAT ">
      <w:r w:rsidRPr="00191CD0">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0552" w:rsidRDefault="00590552">
      <w:r>
        <w:separator/>
      </w:r>
    </w:p>
  </w:footnote>
  <w:footnote w:type="continuationSeparator" w:id="0">
    <w:p w:rsidR="00590552" w:rsidRDefault="0059055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52C" w:rsidRDefault="0063452C">
    <w:pPr>
      <w:pStyle w:val="Header"/>
      <w:pBdr>
        <w:bottom w:val="single" w:sz="4" w:space="1" w:color="auto"/>
      </w:pBdr>
      <w:jc w:val="center"/>
      <w:rPr>
        <w:b/>
      </w:rPr>
    </w:pPr>
    <w:r>
      <w:rPr>
        <w:b/>
      </w:rPr>
      <w:t>SOFTWARE MODULE DESIGN SPECIFICATION</w:t>
    </w:r>
  </w:p>
  <w:tbl>
    <w:tblPr>
      <w:tblW w:w="0" w:type="auto"/>
      <w:tblInd w:w="18" w:type="dxa"/>
      <w:tblLayout w:type="fixed"/>
      <w:tblLook w:val="0000"/>
    </w:tblPr>
    <w:tblGrid>
      <w:gridCol w:w="990"/>
      <w:gridCol w:w="1530"/>
      <w:gridCol w:w="1260"/>
      <w:gridCol w:w="2610"/>
      <w:gridCol w:w="1170"/>
      <w:gridCol w:w="1350"/>
    </w:tblGrid>
    <w:tr w:rsidR="0063452C">
      <w:trPr>
        <w:cantSplit/>
      </w:trPr>
      <w:tc>
        <w:tcPr>
          <w:tcW w:w="990" w:type="dxa"/>
        </w:tcPr>
        <w:p w:rsidR="0063452C" w:rsidRDefault="0063452C">
          <w:pPr>
            <w:pStyle w:val="Header"/>
          </w:pPr>
          <w:r>
            <w:t>Title:</w:t>
          </w:r>
        </w:p>
      </w:tc>
      <w:tc>
        <w:tcPr>
          <w:tcW w:w="5400" w:type="dxa"/>
          <w:gridSpan w:val="3"/>
          <w:vMerge w:val="restart"/>
        </w:tcPr>
        <w:p w:rsidR="0063452C" w:rsidRDefault="0063452C">
          <w:pPr>
            <w:pStyle w:val="Header"/>
          </w:pPr>
          <w:fldSimple w:instr=" DOCPROPERTY &quot;Document Title&quot;  \* MERGEFORMAT ">
            <w:r>
              <w:t>Motor Position 2</w:t>
            </w:r>
          </w:fldSimple>
        </w:p>
        <w:p w:rsidR="0063452C" w:rsidRDefault="0063452C" w:rsidP="001A574F">
          <w:pPr>
            <w:pStyle w:val="Header"/>
            <w:tabs>
              <w:tab w:val="clear" w:pos="4320"/>
              <w:tab w:val="clear" w:pos="8640"/>
              <w:tab w:val="center" w:pos="2592"/>
            </w:tabs>
          </w:pPr>
          <w:fldSimple w:instr=" DOCPROPERTY &quot;Product Line&quot;  \* MERGEFORMAT ">
            <w:r>
              <w:t>Gen II+ EPS EA3</w:t>
            </w:r>
          </w:fldSimple>
          <w:r>
            <w:tab/>
          </w:r>
        </w:p>
      </w:tc>
      <w:tc>
        <w:tcPr>
          <w:tcW w:w="1170" w:type="dxa"/>
        </w:tcPr>
        <w:p w:rsidR="0063452C" w:rsidRDefault="0063452C">
          <w:pPr>
            <w:pStyle w:val="Header"/>
          </w:pPr>
          <w:r>
            <w:t>Revision:</w:t>
          </w:r>
        </w:p>
      </w:tc>
      <w:tc>
        <w:tcPr>
          <w:tcW w:w="1350" w:type="dxa"/>
        </w:tcPr>
        <w:p w:rsidR="0063452C" w:rsidRDefault="0063452C">
          <w:pPr>
            <w:pStyle w:val="Header"/>
          </w:pPr>
          <w:fldSimple w:instr=" DOCPROPERTY &quot;MDDRevNum&quot; \* MERGEFORMAT ">
            <w:ins w:id="469" w:author="rz3h1n" w:date="2013-06-13T15:35:00Z">
              <w:r>
                <w:t>3</w:t>
              </w:r>
            </w:ins>
            <w:del w:id="470" w:author="rz3h1n" w:date="2013-06-13T15:35:00Z">
              <w:r w:rsidDel="001B2C3B">
                <w:delText>2</w:delText>
              </w:r>
            </w:del>
            <w:r>
              <w:t>.0</w:t>
            </w:r>
          </w:fldSimple>
        </w:p>
      </w:tc>
    </w:tr>
    <w:tr w:rsidR="0063452C">
      <w:trPr>
        <w:cantSplit/>
      </w:trPr>
      <w:tc>
        <w:tcPr>
          <w:tcW w:w="990" w:type="dxa"/>
        </w:tcPr>
        <w:p w:rsidR="0063452C" w:rsidRDefault="0063452C">
          <w:pPr>
            <w:pStyle w:val="Header"/>
          </w:pPr>
          <w:r>
            <w:t xml:space="preserve">Product:     </w:t>
          </w:r>
        </w:p>
      </w:tc>
      <w:tc>
        <w:tcPr>
          <w:tcW w:w="5400" w:type="dxa"/>
          <w:gridSpan w:val="3"/>
          <w:vMerge/>
        </w:tcPr>
        <w:p w:rsidR="0063452C" w:rsidRDefault="0063452C">
          <w:pPr>
            <w:pStyle w:val="Header"/>
            <w:jc w:val="center"/>
          </w:pPr>
        </w:p>
      </w:tc>
      <w:tc>
        <w:tcPr>
          <w:tcW w:w="1170" w:type="dxa"/>
        </w:tcPr>
        <w:p w:rsidR="0063452C" w:rsidRDefault="0063452C">
          <w:pPr>
            <w:pStyle w:val="Header"/>
          </w:pPr>
          <w:r>
            <w:t>Rev. Date:</w:t>
          </w:r>
        </w:p>
      </w:tc>
      <w:tc>
        <w:tcPr>
          <w:tcW w:w="1350" w:type="dxa"/>
        </w:tcPr>
        <w:p w:rsidR="0063452C" w:rsidRDefault="0063452C" w:rsidP="001B2C3B">
          <w:pPr>
            <w:pStyle w:val="Header"/>
          </w:pPr>
          <w:fldSimple w:instr=" SAVEDATE \@ &quot;d-MMM-yy&quot; \* MERGEFORMAT ">
            <w:ins w:id="471" w:author="rz3h1n" w:date="2013-08-21T14:32:00Z">
              <w:r>
                <w:rPr>
                  <w:noProof/>
                </w:rPr>
                <w:t>21-Aug-13</w:t>
              </w:r>
            </w:ins>
            <w:del w:id="472" w:author="rz3h1n" w:date="2013-06-13T15:35:00Z">
              <w:r w:rsidDel="001B2C3B">
                <w:rPr>
                  <w:noProof/>
                </w:rPr>
                <w:delText>18-Dec</w:delText>
              </w:r>
            </w:del>
            <w:del w:id="473" w:author="rz3h1n" w:date="2013-06-14T13:31:00Z">
              <w:r w:rsidDel="00A4084A">
                <w:rPr>
                  <w:noProof/>
                </w:rPr>
                <w:delText>-1</w:delText>
              </w:r>
            </w:del>
            <w:del w:id="474" w:author="rz3h1n" w:date="2013-06-13T15:35:00Z">
              <w:r w:rsidDel="001B2C3B">
                <w:rPr>
                  <w:noProof/>
                </w:rPr>
                <w:delText>2</w:delText>
              </w:r>
            </w:del>
          </w:fldSimple>
          <w:ins w:id="475" w:author="rz3h1n" w:date="2013-06-13T15:35:00Z">
            <w:r>
              <w:t>3</w:t>
            </w:r>
          </w:ins>
        </w:p>
      </w:tc>
    </w:tr>
    <w:tr w:rsidR="0063452C">
      <w:trPr>
        <w:cantSplit/>
      </w:trPr>
      <w:tc>
        <w:tcPr>
          <w:tcW w:w="990" w:type="dxa"/>
        </w:tcPr>
        <w:p w:rsidR="0063452C" w:rsidRDefault="0063452C">
          <w:pPr>
            <w:pStyle w:val="Header"/>
          </w:pPr>
          <w:r>
            <w:t>Group:</w:t>
          </w:r>
        </w:p>
      </w:tc>
      <w:tc>
        <w:tcPr>
          <w:tcW w:w="1530" w:type="dxa"/>
        </w:tcPr>
        <w:p w:rsidR="0063452C" w:rsidRDefault="0063452C">
          <w:pPr>
            <w:pStyle w:val="Header"/>
          </w:pPr>
          <w:r>
            <w:t>ESG</w:t>
          </w:r>
        </w:p>
      </w:tc>
      <w:tc>
        <w:tcPr>
          <w:tcW w:w="1260" w:type="dxa"/>
        </w:tcPr>
        <w:p w:rsidR="0063452C" w:rsidRDefault="0063452C">
          <w:pPr>
            <w:pStyle w:val="Header"/>
          </w:pPr>
          <w:r>
            <w:t>Originator:</w:t>
          </w:r>
        </w:p>
      </w:tc>
      <w:tc>
        <w:tcPr>
          <w:tcW w:w="2610" w:type="dxa"/>
        </w:tcPr>
        <w:p w:rsidR="0063452C" w:rsidRDefault="0063452C" w:rsidP="001B2C3B">
          <w:pPr>
            <w:pStyle w:val="Header"/>
          </w:pPr>
          <w:fldSimple w:instr=" USERNAME  \* MERGEFORMAT ">
            <w:ins w:id="476" w:author="rz3h1n" w:date="2013-06-13T15:36:00Z">
              <w:r>
                <w:rPr>
                  <w:noProof/>
                </w:rPr>
                <w:t>Niveditha Reddy</w:t>
              </w:r>
            </w:ins>
            <w:del w:id="477" w:author="rz3h1n" w:date="2013-06-13T15:36:00Z">
              <w:r w:rsidDel="001B2C3B">
                <w:rPr>
                  <w:noProof/>
                </w:rPr>
                <w:delText xml:space="preserve">Owen </w:delText>
              </w:r>
            </w:del>
            <w:del w:id="478" w:author="rz3h1n" w:date="2013-06-13T15:35:00Z">
              <w:r w:rsidDel="001B2C3B">
                <w:rPr>
                  <w:noProof/>
                </w:rPr>
                <w:delText>Tosh</w:delText>
              </w:r>
            </w:del>
            <w:r>
              <w:rPr>
                <w:noProof/>
              </w:rPr>
              <w:t xml:space="preserve"> (</w:t>
            </w:r>
            <w:del w:id="479" w:author="rz3h1n" w:date="2013-06-13T15:35:00Z">
              <w:r w:rsidDel="001B2C3B">
                <w:rPr>
                  <w:noProof/>
                </w:rPr>
                <w:delText>nzx5jd</w:delText>
              </w:r>
            </w:del>
            <w:ins w:id="480" w:author="rz3h1n" w:date="2013-06-13T15:35:00Z">
              <w:r>
                <w:rPr>
                  <w:noProof/>
                </w:rPr>
                <w:t>rz3h1n</w:t>
              </w:r>
            </w:ins>
            <w:r>
              <w:rPr>
                <w:noProof/>
              </w:rPr>
              <w:t>)</w:t>
            </w:r>
          </w:fldSimple>
        </w:p>
      </w:tc>
      <w:tc>
        <w:tcPr>
          <w:tcW w:w="1170" w:type="dxa"/>
        </w:tcPr>
        <w:p w:rsidR="0063452C" w:rsidRDefault="0063452C">
          <w:pPr>
            <w:pStyle w:val="Header"/>
          </w:pPr>
          <w:r>
            <w:t>Page:</w:t>
          </w:r>
        </w:p>
      </w:tc>
      <w:tc>
        <w:tcPr>
          <w:tcW w:w="1350" w:type="dxa"/>
        </w:tcPr>
        <w:p w:rsidR="0063452C" w:rsidRDefault="0063452C">
          <w:pPr>
            <w:pStyle w:val="Header"/>
          </w:pPr>
          <w:r>
            <w:rPr>
              <w:rStyle w:val="PageNumber"/>
            </w:rPr>
            <w:fldChar w:fldCharType="begin"/>
          </w:r>
          <w:r>
            <w:rPr>
              <w:rStyle w:val="PageNumber"/>
            </w:rPr>
            <w:instrText xml:space="preserve"> PAGE </w:instrText>
          </w:r>
          <w:r>
            <w:rPr>
              <w:rStyle w:val="PageNumber"/>
            </w:rPr>
            <w:fldChar w:fldCharType="separate"/>
          </w:r>
          <w:r w:rsidR="00984EC2">
            <w:rPr>
              <w:rStyle w:val="PageNumber"/>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984EC2">
            <w:rPr>
              <w:rStyle w:val="PageNumber"/>
            </w:rPr>
            <w:t>32</w:t>
          </w:r>
          <w:r>
            <w:rPr>
              <w:rStyle w:val="PageNumber"/>
            </w:rPr>
            <w:fldChar w:fldCharType="end"/>
          </w:r>
        </w:p>
      </w:tc>
    </w:tr>
  </w:tbl>
  <w:p w:rsidR="0063452C" w:rsidRDefault="0063452C">
    <w:pPr>
      <w:pStyle w:val="Header"/>
      <w:pBdr>
        <w:top w:val="single" w:sz="4" w:space="1" w:color="auto"/>
      </w:pBdr>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proofState w:spelling="clean" w:grammar="clean"/>
  <w:attachedTemplate r:id="rId1"/>
  <w:trackRevisions/>
  <w:doNotTrackFormatting/>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941EC8"/>
    <w:rsid w:val="00005E1B"/>
    <w:rsid w:val="00035667"/>
    <w:rsid w:val="00045B50"/>
    <w:rsid w:val="0007005E"/>
    <w:rsid w:val="00075606"/>
    <w:rsid w:val="00084B1A"/>
    <w:rsid w:val="000A1A56"/>
    <w:rsid w:val="00107819"/>
    <w:rsid w:val="0013504B"/>
    <w:rsid w:val="00160107"/>
    <w:rsid w:val="00191CD0"/>
    <w:rsid w:val="001A279B"/>
    <w:rsid w:val="001A574F"/>
    <w:rsid w:val="001A78FF"/>
    <w:rsid w:val="001B2C3B"/>
    <w:rsid w:val="001B60DF"/>
    <w:rsid w:val="001C50B2"/>
    <w:rsid w:val="001E3003"/>
    <w:rsid w:val="001F09B2"/>
    <w:rsid w:val="0020722A"/>
    <w:rsid w:val="00210507"/>
    <w:rsid w:val="00236FDA"/>
    <w:rsid w:val="00251AC0"/>
    <w:rsid w:val="002826F5"/>
    <w:rsid w:val="002C03D8"/>
    <w:rsid w:val="003011BD"/>
    <w:rsid w:val="00313DA7"/>
    <w:rsid w:val="00315335"/>
    <w:rsid w:val="00341DD0"/>
    <w:rsid w:val="003651FB"/>
    <w:rsid w:val="003842AF"/>
    <w:rsid w:val="003B7645"/>
    <w:rsid w:val="003C4D3F"/>
    <w:rsid w:val="00405C49"/>
    <w:rsid w:val="00450D87"/>
    <w:rsid w:val="00457E29"/>
    <w:rsid w:val="004633DD"/>
    <w:rsid w:val="00474134"/>
    <w:rsid w:val="00486102"/>
    <w:rsid w:val="004A781C"/>
    <w:rsid w:val="00536005"/>
    <w:rsid w:val="00553C39"/>
    <w:rsid w:val="00590552"/>
    <w:rsid w:val="005D5FE4"/>
    <w:rsid w:val="005D783D"/>
    <w:rsid w:val="005E2A58"/>
    <w:rsid w:val="005E584E"/>
    <w:rsid w:val="005E79DB"/>
    <w:rsid w:val="00613EE0"/>
    <w:rsid w:val="00616853"/>
    <w:rsid w:val="0062032E"/>
    <w:rsid w:val="0063398E"/>
    <w:rsid w:val="0063452C"/>
    <w:rsid w:val="00674ADF"/>
    <w:rsid w:val="006A06DB"/>
    <w:rsid w:val="006D33CC"/>
    <w:rsid w:val="006F01A3"/>
    <w:rsid w:val="00706174"/>
    <w:rsid w:val="00714D7C"/>
    <w:rsid w:val="00724538"/>
    <w:rsid w:val="0077490C"/>
    <w:rsid w:val="00784EF7"/>
    <w:rsid w:val="00785E29"/>
    <w:rsid w:val="007A69AC"/>
    <w:rsid w:val="007E2015"/>
    <w:rsid w:val="007E355F"/>
    <w:rsid w:val="007F1FC4"/>
    <w:rsid w:val="008242F0"/>
    <w:rsid w:val="008276BD"/>
    <w:rsid w:val="008535B2"/>
    <w:rsid w:val="00860CD8"/>
    <w:rsid w:val="00880336"/>
    <w:rsid w:val="008B3E94"/>
    <w:rsid w:val="008F6DBB"/>
    <w:rsid w:val="008F7D39"/>
    <w:rsid w:val="00937013"/>
    <w:rsid w:val="00937131"/>
    <w:rsid w:val="00941EC8"/>
    <w:rsid w:val="00955F6A"/>
    <w:rsid w:val="00957470"/>
    <w:rsid w:val="009607EB"/>
    <w:rsid w:val="00960E56"/>
    <w:rsid w:val="00984EC2"/>
    <w:rsid w:val="009B20B2"/>
    <w:rsid w:val="009E39C7"/>
    <w:rsid w:val="009E6E47"/>
    <w:rsid w:val="00A2413F"/>
    <w:rsid w:val="00A4084A"/>
    <w:rsid w:val="00A43ABF"/>
    <w:rsid w:val="00A60167"/>
    <w:rsid w:val="00A85B2A"/>
    <w:rsid w:val="00A87A4D"/>
    <w:rsid w:val="00AA4699"/>
    <w:rsid w:val="00AD731B"/>
    <w:rsid w:val="00B1234F"/>
    <w:rsid w:val="00B54697"/>
    <w:rsid w:val="00B55652"/>
    <w:rsid w:val="00B92BCF"/>
    <w:rsid w:val="00BC1D1A"/>
    <w:rsid w:val="00BD008B"/>
    <w:rsid w:val="00BD15D2"/>
    <w:rsid w:val="00BD3BC9"/>
    <w:rsid w:val="00BD3DFF"/>
    <w:rsid w:val="00BF364D"/>
    <w:rsid w:val="00C06B69"/>
    <w:rsid w:val="00C35BD3"/>
    <w:rsid w:val="00C72FFA"/>
    <w:rsid w:val="00C94D25"/>
    <w:rsid w:val="00CB08CC"/>
    <w:rsid w:val="00CB335B"/>
    <w:rsid w:val="00CB6F5E"/>
    <w:rsid w:val="00CB7E8A"/>
    <w:rsid w:val="00D224D0"/>
    <w:rsid w:val="00D3207D"/>
    <w:rsid w:val="00D94BDD"/>
    <w:rsid w:val="00DA0A7D"/>
    <w:rsid w:val="00DB0CB4"/>
    <w:rsid w:val="00DB745D"/>
    <w:rsid w:val="00DC0469"/>
    <w:rsid w:val="00DC4190"/>
    <w:rsid w:val="00DC7E08"/>
    <w:rsid w:val="00DE4889"/>
    <w:rsid w:val="00DF57A7"/>
    <w:rsid w:val="00E01787"/>
    <w:rsid w:val="00E213B0"/>
    <w:rsid w:val="00E5472B"/>
    <w:rsid w:val="00E57C42"/>
    <w:rsid w:val="00E60FA3"/>
    <w:rsid w:val="00EA6839"/>
    <w:rsid w:val="00ED107E"/>
    <w:rsid w:val="00EE288B"/>
    <w:rsid w:val="00EF4E9E"/>
    <w:rsid w:val="00F141E2"/>
    <w:rsid w:val="00F648ED"/>
    <w:rsid w:val="00F82E8E"/>
    <w:rsid w:val="00F85E20"/>
    <w:rsid w:val="00F957FA"/>
    <w:rsid w:val="00FB2942"/>
    <w:rsid w:val="00FB43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DC419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190"/>
    <w:rPr>
      <w:rFonts w:ascii="Tahoma" w:hAnsi="Tahoma" w:cs="Tahoma"/>
      <w:sz w:val="16"/>
      <w:szCs w:val="16"/>
    </w:rPr>
  </w:style>
  <w:style w:type="paragraph" w:styleId="Revision">
    <w:name w:val="Revision"/>
    <w:hidden/>
    <w:uiPriority w:val="99"/>
    <w:semiHidden/>
    <w:rsid w:val="005E2A5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oleObject" Target="embeddings/oleObject13.bin"/><Relationship Id="rId42"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5.bin"/><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3.emf"/><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emf"/><Relationship Id="rId40" Type="http://schemas.openxmlformats.org/officeDocument/2006/relationships/oleObject" Target="embeddings/oleObject16.bin"/><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emf"/><Relationship Id="rId30" Type="http://schemas.openxmlformats.org/officeDocument/2006/relationships/oleObject" Target="embeddings/oleObject11.bin"/><Relationship Id="rId35" Type="http://schemas.openxmlformats.org/officeDocument/2006/relationships/image" Target="media/image16.emf"/><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x5jd\My%20Documents\Template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 Template EA3.dotx</Template>
  <TotalTime>391</TotalTime>
  <Pages>32</Pages>
  <Words>2602</Words>
  <Characters>14832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17400</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Owen Tosh (nzx5jd)</dc:creator>
  <cp:keywords/>
  <dc:description/>
  <cp:lastModifiedBy>rz3h1n</cp:lastModifiedBy>
  <cp:revision>26</cp:revision>
  <cp:lastPrinted>2011-03-21T13:34:00Z</cp:lastPrinted>
  <dcterms:created xsi:type="dcterms:W3CDTF">2013-06-13T19:34:00Z</dcterms:created>
  <dcterms:modified xsi:type="dcterms:W3CDTF">2013-08-21T19:38:00Z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Motor Position 2</vt:lpwstr>
  </property>
  <property fmtid="{D5CDD505-2E9C-101B-9397-08002B2CF9AE}" pid="3" name="MDDRevNum">
    <vt:lpwstr>2.0</vt:lpwstr>
  </property>
  <property fmtid="{D5CDD505-2E9C-101B-9397-08002B2CF9AE}" pid="4" name="Module Layer">
    <vt:lpwstr>0</vt:lpwstr>
  </property>
  <property fmtid="{D5CDD505-2E9C-101B-9397-08002B2CF9AE}" pid="5" name="Module Name">
    <vt:lpwstr>MtrPos2</vt:lpwstr>
  </property>
  <property fmtid="{D5CDD505-2E9C-101B-9397-08002B2CF9AE}" pid="6" name="Product Line">
    <vt:lpwstr>Gen II+ EPS EA3</vt:lpwstr>
  </property>
</Properties>
</file>