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A781C" w:rsidRDefault="00F141E2">
      <w:pPr>
        <w:pStyle w:val="Heading1"/>
        <w:numPr>
          <w:ilvl w:val="0"/>
          <w:numId w:val="0"/>
        </w:numPr>
      </w:pPr>
      <w:r>
        <w:t xml:space="preserve">Module – </w:t>
      </w:r>
      <w:fldSimple w:instr=" DOCPROPERTY &quot;Document Title&quot;  \* MERGEFORMAT ">
        <w:r w:rsidR="00C11DC2">
          <w:t>Bulk Capacitor Precharge and Power Disconnect</w:t>
        </w:r>
      </w:fldSimple>
    </w:p>
    <w:p w:rsidR="004A781C" w:rsidRDefault="004A781C">
      <w:pPr>
        <w:pStyle w:val="Heading1"/>
      </w:pPr>
      <w:r>
        <w:t>High-Level Description</w:t>
      </w:r>
    </w:p>
    <w:p w:rsidR="004A781C" w:rsidRDefault="0076210B">
      <w:r>
        <w:t>This module handles precharging of the bulk capacitor during initialization.</w:t>
      </w:r>
      <w:r w:rsidR="00B76764">
        <w:t xml:space="preserve">  It is part of a larger initialization sequence, along with motor driver diagnostics and temporal monitor.</w:t>
      </w:r>
    </w:p>
    <w:p w:rsidR="00F141E2" w:rsidRPr="00F141E2" w:rsidRDefault="004A781C" w:rsidP="00F141E2">
      <w:pPr>
        <w:pStyle w:val="Heading1"/>
      </w:pPr>
      <w:r>
        <w:t>Figures</w:t>
      </w:r>
    </w:p>
    <w:p w:rsidR="004A781C" w:rsidRDefault="00F141E2" w:rsidP="00F141E2">
      <w:pPr>
        <w:pStyle w:val="Heading2"/>
      </w:pPr>
      <w:r>
        <w:t>Component Diagram</w:t>
      </w:r>
    </w:p>
    <w:p w:rsidR="00F141E2" w:rsidRDefault="00644044" w:rsidP="00F141E2">
      <w:pPr>
        <w:jc w:val="center"/>
        <w:rPr>
          <w:ins w:id="0" w:author="wz7x3j" w:date="2013-06-04T15:16:00Z"/>
        </w:rPr>
      </w:pPr>
      <w:del w:id="1" w:author="wz7x3j" w:date="2013-06-04T15:16:00Z">
        <w:r>
          <w:rPr>
            <w:noProof/>
          </w:rPr>
          <w:drawing>
            <wp:inline distT="0" distB="0" distL="0" distR="0">
              <wp:extent cx="2749550" cy="237236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2749550" cy="2372360"/>
                      </a:xfrm>
                      <a:prstGeom prst="rect">
                        <a:avLst/>
                      </a:prstGeom>
                      <a:noFill/>
                      <a:ln w="9525">
                        <a:noFill/>
                        <a:miter lim="800000"/>
                        <a:headEnd/>
                        <a:tailEnd/>
                      </a:ln>
                    </pic:spPr>
                  </pic:pic>
                </a:graphicData>
              </a:graphic>
            </wp:inline>
          </w:drawing>
        </w:r>
      </w:del>
    </w:p>
    <w:p w:rsidR="00167C07" w:rsidRDefault="00644044" w:rsidP="00F141E2">
      <w:pPr>
        <w:jc w:val="center"/>
      </w:pPr>
      <w:ins w:id="2" w:author="wz7x3j" w:date="2013-06-04T15:19:00Z">
        <w:r>
          <w:rPr>
            <w:noProof/>
          </w:rPr>
          <w:drawing>
            <wp:inline distT="0" distB="0" distL="0" distR="0">
              <wp:extent cx="2693670" cy="2903855"/>
              <wp:effectExtent l="19050" t="0" r="0" b="0"/>
              <wp:docPr id="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cstate="print"/>
                      <a:srcRect/>
                      <a:stretch>
                        <a:fillRect/>
                      </a:stretch>
                    </pic:blipFill>
                    <pic:spPr bwMode="auto">
                      <a:xfrm>
                        <a:off x="0" y="0"/>
                        <a:ext cx="2693670" cy="2903855"/>
                      </a:xfrm>
                      <a:prstGeom prst="rect">
                        <a:avLst/>
                      </a:prstGeom>
                      <a:noFill/>
                      <a:ln w="9525">
                        <a:noFill/>
                        <a:miter lim="800000"/>
                        <a:headEnd/>
                        <a:tailEnd/>
                      </a:ln>
                    </pic:spPr>
                  </pic:pic>
                </a:graphicData>
              </a:graphic>
            </wp:inline>
          </w:drawing>
        </w:r>
      </w:ins>
    </w:p>
    <w:p w:rsidR="004A781C" w:rsidRDefault="004A781C"/>
    <w:p w:rsidR="004A781C" w:rsidRDefault="004A781C">
      <w:pPr>
        <w:pStyle w:val="Heading1"/>
      </w:pPr>
      <w:r>
        <w:br w:type="page"/>
      </w:r>
      <w:r>
        <w:lastRenderedPageBreak/>
        <w:t>Variable Data Dictionary</w:t>
      </w:r>
    </w:p>
    <w:p w:rsidR="004A781C" w:rsidRDefault="004A781C">
      <w:r>
        <w:t xml:space="preserve">For details on module input / output variable, refer to the Data Dictionary for the application.  Input / output variable names are listed here for reference.  </w:t>
      </w:r>
    </w:p>
    <w:tbl>
      <w:tblPr>
        <w:tblW w:w="8910" w:type="dxa"/>
        <w:tblInd w:w="1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tblPr>
      <w:tblGrid>
        <w:gridCol w:w="4446"/>
        <w:gridCol w:w="9"/>
        <w:gridCol w:w="4455"/>
      </w:tblGrid>
      <w:tr w:rsidR="006D33CC" w:rsidRPr="006D33CC" w:rsidTr="006D33CC">
        <w:trPr>
          <w:trHeight w:val="321"/>
        </w:trPr>
        <w:tc>
          <w:tcPr>
            <w:tcW w:w="4446" w:type="dxa"/>
            <w:tcBorders>
              <w:top w:val="single" w:sz="6" w:space="0" w:color="auto"/>
              <w:left w:val="single" w:sz="6" w:space="0" w:color="auto"/>
              <w:bottom w:val="single" w:sz="6" w:space="0" w:color="auto"/>
              <w:right w:val="single" w:sz="6" w:space="0" w:color="auto"/>
            </w:tcBorders>
            <w:shd w:val="pct30" w:color="FFFF00" w:fill="FFFFFF"/>
            <w:vAlign w:val="center"/>
          </w:tcPr>
          <w:p w:rsidR="006D33CC" w:rsidRPr="006D33CC" w:rsidRDefault="006D33CC" w:rsidP="006D33CC">
            <w:pPr>
              <w:spacing w:before="100" w:beforeAutospacing="1" w:after="100" w:afterAutospacing="1"/>
              <w:rPr>
                <w:rFonts w:ascii="Arial" w:hAnsi="Arial" w:cs="Arial"/>
              </w:rPr>
            </w:pPr>
            <w:r w:rsidRPr="006D33CC">
              <w:rPr>
                <w:rFonts w:ascii="Arial" w:hAnsi="Arial" w:cs="Arial"/>
              </w:rPr>
              <w:t>Module Inputs</w:t>
            </w:r>
          </w:p>
        </w:tc>
        <w:tc>
          <w:tcPr>
            <w:tcW w:w="4464" w:type="dxa"/>
            <w:gridSpan w:val="2"/>
            <w:tcBorders>
              <w:top w:val="single" w:sz="6" w:space="0" w:color="auto"/>
              <w:left w:val="single" w:sz="6" w:space="0" w:color="auto"/>
              <w:bottom w:val="single" w:sz="6" w:space="0" w:color="auto"/>
              <w:right w:val="single" w:sz="6" w:space="0" w:color="auto"/>
            </w:tcBorders>
            <w:shd w:val="pct30" w:color="FFFF00" w:fill="FFFFFF"/>
            <w:vAlign w:val="center"/>
          </w:tcPr>
          <w:p w:rsidR="006D33CC" w:rsidRPr="006D33CC" w:rsidRDefault="006D33CC" w:rsidP="006D33CC">
            <w:pPr>
              <w:spacing w:before="100" w:beforeAutospacing="1" w:after="100" w:afterAutospacing="1"/>
              <w:rPr>
                <w:rFonts w:ascii="Arial" w:hAnsi="Arial" w:cs="Arial"/>
              </w:rPr>
            </w:pPr>
            <w:r w:rsidRPr="006D33CC">
              <w:rPr>
                <w:rFonts w:ascii="Arial" w:hAnsi="Arial" w:cs="Arial"/>
              </w:rPr>
              <w:t>Module Outputs</w:t>
            </w:r>
          </w:p>
        </w:tc>
      </w:tr>
      <w:tr w:rsidR="0076210B" w:rsidRPr="004B5BE2" w:rsidTr="0076210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321"/>
        </w:trPr>
        <w:tc>
          <w:tcPr>
            <w:tcW w:w="4455" w:type="dxa"/>
            <w:gridSpan w:val="2"/>
            <w:vAlign w:val="center"/>
          </w:tcPr>
          <w:p w:rsidR="0076210B" w:rsidRPr="0076210B" w:rsidRDefault="0076210B" w:rsidP="0076210B">
            <w:pPr>
              <w:spacing w:before="100" w:beforeAutospacing="1" w:after="100" w:afterAutospacing="1"/>
              <w:rPr>
                <w:rFonts w:ascii="Arial" w:hAnsi="Arial" w:cs="Arial"/>
                <w:sz w:val="16"/>
                <w:szCs w:val="16"/>
              </w:rPr>
            </w:pPr>
            <w:r w:rsidRPr="0076210B">
              <w:rPr>
                <w:rFonts w:ascii="Arial" w:hAnsi="Arial" w:cs="Arial"/>
                <w:sz w:val="16"/>
                <w:szCs w:val="16"/>
              </w:rPr>
              <w:t>OVERRIDESIGDIAGADC_Volt_f32</w:t>
            </w:r>
          </w:p>
        </w:tc>
        <w:tc>
          <w:tcPr>
            <w:tcW w:w="4455" w:type="dxa"/>
            <w:vAlign w:val="center"/>
          </w:tcPr>
          <w:p w:rsidR="0076210B" w:rsidRPr="0076210B" w:rsidRDefault="0076210B" w:rsidP="0076210B">
            <w:pPr>
              <w:spacing w:before="100" w:beforeAutospacing="1" w:after="100" w:afterAutospacing="1"/>
              <w:rPr>
                <w:rFonts w:ascii="Arial" w:hAnsi="Arial" w:cs="Arial"/>
                <w:sz w:val="16"/>
                <w:szCs w:val="16"/>
              </w:rPr>
            </w:pPr>
            <w:r w:rsidRPr="0076210B">
              <w:rPr>
                <w:rFonts w:ascii="Arial" w:hAnsi="Arial" w:cs="Arial"/>
                <w:sz w:val="16"/>
                <w:szCs w:val="16"/>
              </w:rPr>
              <w:t>PwrDiscClosed_Cnt_lgc</w:t>
            </w:r>
          </w:p>
        </w:tc>
      </w:tr>
      <w:tr w:rsidR="0076210B" w:rsidRPr="004B5BE2" w:rsidTr="0076210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321"/>
        </w:trPr>
        <w:tc>
          <w:tcPr>
            <w:tcW w:w="4455" w:type="dxa"/>
            <w:gridSpan w:val="2"/>
            <w:vAlign w:val="center"/>
          </w:tcPr>
          <w:p w:rsidR="0076210B" w:rsidRPr="0076210B" w:rsidRDefault="0076210B" w:rsidP="0076210B">
            <w:pPr>
              <w:spacing w:before="100" w:beforeAutospacing="1" w:after="100" w:afterAutospacing="1"/>
              <w:rPr>
                <w:rFonts w:ascii="Arial" w:hAnsi="Arial" w:cs="Arial"/>
                <w:sz w:val="16"/>
                <w:szCs w:val="16"/>
              </w:rPr>
            </w:pPr>
            <w:r w:rsidRPr="0076210B">
              <w:rPr>
                <w:rFonts w:ascii="Arial" w:hAnsi="Arial" w:cs="Arial"/>
                <w:sz w:val="16"/>
                <w:szCs w:val="16"/>
              </w:rPr>
              <w:t>PMOSDIAGADC_Volt_f32</w:t>
            </w:r>
          </w:p>
        </w:tc>
        <w:tc>
          <w:tcPr>
            <w:tcW w:w="4455" w:type="dxa"/>
            <w:vAlign w:val="center"/>
          </w:tcPr>
          <w:p w:rsidR="0076210B" w:rsidRPr="0076210B" w:rsidRDefault="0076210B" w:rsidP="0076210B">
            <w:pPr>
              <w:spacing w:before="100" w:beforeAutospacing="1" w:after="100" w:afterAutospacing="1"/>
              <w:rPr>
                <w:rFonts w:ascii="Arial" w:hAnsi="Arial" w:cs="Arial"/>
                <w:sz w:val="16"/>
                <w:szCs w:val="16"/>
              </w:rPr>
            </w:pPr>
            <w:r w:rsidRPr="0076210B">
              <w:rPr>
                <w:rFonts w:ascii="Arial" w:hAnsi="Arial" w:cs="Arial"/>
                <w:sz w:val="16"/>
                <w:szCs w:val="16"/>
              </w:rPr>
              <w:t>PwrDiscATestComplete_Cnt_lgc</w:t>
            </w:r>
          </w:p>
        </w:tc>
      </w:tr>
      <w:tr w:rsidR="0076210B" w:rsidRPr="004B5BE2" w:rsidTr="0076210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321"/>
        </w:trPr>
        <w:tc>
          <w:tcPr>
            <w:tcW w:w="4455" w:type="dxa"/>
            <w:gridSpan w:val="2"/>
            <w:vAlign w:val="center"/>
          </w:tcPr>
          <w:p w:rsidR="0076210B" w:rsidRPr="0076210B" w:rsidRDefault="0076210B" w:rsidP="0076210B">
            <w:pPr>
              <w:spacing w:before="100" w:beforeAutospacing="1" w:after="100" w:afterAutospacing="1"/>
              <w:rPr>
                <w:rFonts w:ascii="Arial" w:hAnsi="Arial" w:cs="Arial"/>
                <w:sz w:val="16"/>
                <w:szCs w:val="16"/>
              </w:rPr>
            </w:pPr>
            <w:r w:rsidRPr="0076210B">
              <w:rPr>
                <w:rFonts w:ascii="Arial" w:hAnsi="Arial" w:cs="Arial"/>
                <w:sz w:val="16"/>
                <w:szCs w:val="16"/>
              </w:rPr>
              <w:t>MotorVelocityMRFUnfiltered_MtrRadpS_f32</w:t>
            </w:r>
          </w:p>
        </w:tc>
        <w:tc>
          <w:tcPr>
            <w:tcW w:w="4455" w:type="dxa"/>
            <w:vAlign w:val="center"/>
          </w:tcPr>
          <w:p w:rsidR="0076210B" w:rsidRPr="0076210B" w:rsidRDefault="0076210B" w:rsidP="0076210B">
            <w:pPr>
              <w:spacing w:before="100" w:beforeAutospacing="1" w:after="100" w:afterAutospacing="1"/>
              <w:rPr>
                <w:rFonts w:ascii="Arial" w:hAnsi="Arial" w:cs="Arial"/>
                <w:sz w:val="16"/>
                <w:szCs w:val="16"/>
              </w:rPr>
            </w:pPr>
            <w:r w:rsidRPr="0076210B">
              <w:rPr>
                <w:rFonts w:ascii="Arial" w:hAnsi="Arial" w:cs="Arial"/>
                <w:sz w:val="16"/>
                <w:szCs w:val="16"/>
              </w:rPr>
              <w:t>PwrDiscBTestComplete_Cnt_lgc</w:t>
            </w:r>
          </w:p>
        </w:tc>
      </w:tr>
      <w:tr w:rsidR="0076210B" w:rsidRPr="004B5BE2" w:rsidTr="0076210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321"/>
        </w:trPr>
        <w:tc>
          <w:tcPr>
            <w:tcW w:w="4455" w:type="dxa"/>
            <w:gridSpan w:val="2"/>
            <w:vAlign w:val="center"/>
          </w:tcPr>
          <w:p w:rsidR="0076210B" w:rsidRPr="0076210B" w:rsidRDefault="0076210B" w:rsidP="0076210B">
            <w:pPr>
              <w:spacing w:before="100" w:beforeAutospacing="1" w:after="100" w:afterAutospacing="1"/>
              <w:rPr>
                <w:rFonts w:ascii="Arial" w:hAnsi="Arial" w:cs="Arial"/>
                <w:sz w:val="16"/>
                <w:szCs w:val="16"/>
              </w:rPr>
            </w:pPr>
            <w:r w:rsidRPr="0076210B">
              <w:rPr>
                <w:rFonts w:ascii="Arial" w:hAnsi="Arial" w:cs="Arial"/>
                <w:sz w:val="16"/>
                <w:szCs w:val="16"/>
              </w:rPr>
              <w:t>Batt_V</w:t>
            </w:r>
            <w:ins w:id="3" w:author="wz7x3j" w:date="2013-06-21T10:18:00Z">
              <w:r w:rsidR="007624AC">
                <w:rPr>
                  <w:rFonts w:ascii="Arial" w:hAnsi="Arial" w:cs="Arial"/>
                  <w:sz w:val="16"/>
                  <w:szCs w:val="16"/>
                </w:rPr>
                <w:t>olt</w:t>
              </w:r>
            </w:ins>
            <w:r w:rsidRPr="0076210B">
              <w:rPr>
                <w:rFonts w:ascii="Arial" w:hAnsi="Arial" w:cs="Arial"/>
                <w:sz w:val="16"/>
                <w:szCs w:val="16"/>
              </w:rPr>
              <w:t>_f32</w:t>
            </w:r>
          </w:p>
        </w:tc>
        <w:tc>
          <w:tcPr>
            <w:tcW w:w="4455" w:type="dxa"/>
            <w:vAlign w:val="center"/>
          </w:tcPr>
          <w:p w:rsidR="0076210B" w:rsidRDefault="0076210B" w:rsidP="0076210B">
            <w:pPr>
              <w:spacing w:before="100" w:beforeAutospacing="1" w:after="100" w:afterAutospacing="1"/>
              <w:rPr>
                <w:rFonts w:ascii="Arial" w:hAnsi="Arial" w:cs="Arial"/>
                <w:sz w:val="16"/>
                <w:szCs w:val="16"/>
              </w:rPr>
            </w:pPr>
          </w:p>
        </w:tc>
      </w:tr>
      <w:tr w:rsidR="0076210B" w:rsidRPr="004B5BE2" w:rsidTr="0076210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321"/>
        </w:trPr>
        <w:tc>
          <w:tcPr>
            <w:tcW w:w="4455" w:type="dxa"/>
            <w:gridSpan w:val="2"/>
            <w:vAlign w:val="center"/>
          </w:tcPr>
          <w:p w:rsidR="0076210B" w:rsidRPr="0076210B" w:rsidRDefault="0076210B" w:rsidP="0076210B">
            <w:pPr>
              <w:spacing w:before="100" w:beforeAutospacing="1" w:after="100" w:afterAutospacing="1"/>
              <w:rPr>
                <w:rFonts w:ascii="Arial" w:hAnsi="Arial" w:cs="Arial"/>
                <w:sz w:val="16"/>
                <w:szCs w:val="16"/>
              </w:rPr>
            </w:pPr>
            <w:r w:rsidRPr="0076210B">
              <w:rPr>
                <w:rFonts w:ascii="Arial" w:hAnsi="Arial" w:cs="Arial"/>
                <w:sz w:val="16"/>
                <w:szCs w:val="16"/>
              </w:rPr>
              <w:t>BattSwitched_V</w:t>
            </w:r>
            <w:ins w:id="4" w:author="wz7x3j" w:date="2013-06-21T10:18:00Z">
              <w:r w:rsidR="007624AC">
                <w:rPr>
                  <w:rFonts w:ascii="Arial" w:hAnsi="Arial" w:cs="Arial"/>
                  <w:sz w:val="16"/>
                  <w:szCs w:val="16"/>
                </w:rPr>
                <w:t>olt</w:t>
              </w:r>
            </w:ins>
            <w:r w:rsidRPr="0076210B">
              <w:rPr>
                <w:rFonts w:ascii="Arial" w:hAnsi="Arial" w:cs="Arial"/>
                <w:sz w:val="16"/>
                <w:szCs w:val="16"/>
              </w:rPr>
              <w:t>_f32</w:t>
            </w:r>
          </w:p>
        </w:tc>
        <w:tc>
          <w:tcPr>
            <w:tcW w:w="4455" w:type="dxa"/>
            <w:vAlign w:val="center"/>
          </w:tcPr>
          <w:p w:rsidR="0076210B" w:rsidRDefault="0076210B" w:rsidP="0076210B">
            <w:pPr>
              <w:spacing w:before="100" w:beforeAutospacing="1" w:after="100" w:afterAutospacing="1"/>
              <w:rPr>
                <w:rFonts w:ascii="Arial" w:hAnsi="Arial" w:cs="Arial"/>
                <w:sz w:val="16"/>
                <w:szCs w:val="16"/>
              </w:rPr>
            </w:pPr>
          </w:p>
        </w:tc>
      </w:tr>
      <w:tr w:rsidR="0076210B" w:rsidRPr="004B5BE2" w:rsidTr="0076210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321"/>
        </w:trPr>
        <w:tc>
          <w:tcPr>
            <w:tcW w:w="4455" w:type="dxa"/>
            <w:gridSpan w:val="2"/>
            <w:vAlign w:val="center"/>
          </w:tcPr>
          <w:p w:rsidR="0076210B" w:rsidRPr="0076210B" w:rsidRDefault="0076210B" w:rsidP="0076210B">
            <w:pPr>
              <w:spacing w:before="100" w:beforeAutospacing="1" w:after="100" w:afterAutospacing="1"/>
              <w:rPr>
                <w:rFonts w:ascii="Arial" w:hAnsi="Arial" w:cs="Arial"/>
                <w:sz w:val="16"/>
                <w:szCs w:val="16"/>
              </w:rPr>
            </w:pPr>
            <w:r w:rsidRPr="0076210B">
              <w:rPr>
                <w:rFonts w:ascii="Arial" w:hAnsi="Arial" w:cs="Arial"/>
                <w:sz w:val="16"/>
                <w:szCs w:val="16"/>
              </w:rPr>
              <w:t>PwrDiscATestStart_Cnt_lgc</w:t>
            </w:r>
          </w:p>
        </w:tc>
        <w:tc>
          <w:tcPr>
            <w:tcW w:w="4455" w:type="dxa"/>
            <w:vAlign w:val="center"/>
          </w:tcPr>
          <w:p w:rsidR="0076210B" w:rsidRDefault="0076210B" w:rsidP="0076210B">
            <w:pPr>
              <w:spacing w:before="100" w:beforeAutospacing="1" w:after="100" w:afterAutospacing="1"/>
              <w:rPr>
                <w:rFonts w:ascii="Arial" w:hAnsi="Arial" w:cs="Arial"/>
                <w:sz w:val="16"/>
                <w:szCs w:val="16"/>
              </w:rPr>
            </w:pPr>
          </w:p>
        </w:tc>
      </w:tr>
      <w:tr w:rsidR="0076210B" w:rsidRPr="004B5BE2" w:rsidTr="0076210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321"/>
        </w:trPr>
        <w:tc>
          <w:tcPr>
            <w:tcW w:w="4455" w:type="dxa"/>
            <w:gridSpan w:val="2"/>
            <w:vAlign w:val="center"/>
          </w:tcPr>
          <w:p w:rsidR="0076210B" w:rsidRPr="0076210B" w:rsidRDefault="0076210B" w:rsidP="0076210B">
            <w:pPr>
              <w:spacing w:before="100" w:beforeAutospacing="1" w:after="100" w:afterAutospacing="1"/>
              <w:rPr>
                <w:rFonts w:ascii="Arial" w:hAnsi="Arial" w:cs="Arial"/>
                <w:sz w:val="16"/>
                <w:szCs w:val="16"/>
              </w:rPr>
            </w:pPr>
            <w:r w:rsidRPr="0076210B">
              <w:rPr>
                <w:rFonts w:ascii="Arial" w:hAnsi="Arial" w:cs="Arial"/>
                <w:sz w:val="16"/>
                <w:szCs w:val="16"/>
              </w:rPr>
              <w:t>PwrDiscBTestStart_Cnt_lgc</w:t>
            </w:r>
          </w:p>
        </w:tc>
        <w:tc>
          <w:tcPr>
            <w:tcW w:w="4455" w:type="dxa"/>
            <w:vAlign w:val="center"/>
          </w:tcPr>
          <w:p w:rsidR="0076210B" w:rsidRDefault="0076210B" w:rsidP="0076210B">
            <w:pPr>
              <w:spacing w:before="100" w:beforeAutospacing="1" w:after="100" w:afterAutospacing="1"/>
              <w:rPr>
                <w:rFonts w:ascii="Arial" w:hAnsi="Arial" w:cs="Arial"/>
                <w:sz w:val="16"/>
                <w:szCs w:val="16"/>
              </w:rPr>
            </w:pPr>
          </w:p>
        </w:tc>
      </w:tr>
    </w:tbl>
    <w:p w:rsidR="006D33CC" w:rsidRDefault="006D33CC"/>
    <w:p w:rsidR="0076210B" w:rsidRDefault="0076210B">
      <w:pPr>
        <w:spacing w:after="0"/>
        <w:rPr>
          <w:rFonts w:ascii="Arial" w:hAnsi="Arial"/>
          <w:b/>
          <w:sz w:val="24"/>
        </w:rPr>
      </w:pPr>
      <w:r>
        <w:br w:type="page"/>
      </w:r>
    </w:p>
    <w:p w:rsidR="004A781C" w:rsidRDefault="004A781C">
      <w:pPr>
        <w:pStyle w:val="Heading2"/>
      </w:pPr>
      <w:r>
        <w:t>Module Internal Variables</w:t>
      </w:r>
    </w:p>
    <w:p w:rsidR="004A781C" w:rsidRDefault="004A781C">
      <w:r>
        <w:t xml:space="preserve">This section identifies the name, range and resolutions for module specific data created by this module.  If there are no range restrictions on the variable, the term “FULL” is placed into the table for legal range. </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tblPr>
      <w:tblGrid>
        <w:gridCol w:w="2988"/>
        <w:gridCol w:w="1350"/>
        <w:gridCol w:w="1125"/>
        <w:gridCol w:w="1125"/>
        <w:gridCol w:w="2340"/>
      </w:tblGrid>
      <w:tr w:rsidR="00BD008B" w:rsidTr="0076210B">
        <w:tc>
          <w:tcPr>
            <w:tcW w:w="2988"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Variable Name</w:t>
            </w:r>
          </w:p>
        </w:tc>
        <w:tc>
          <w:tcPr>
            <w:tcW w:w="1350"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Resolution</w:t>
            </w:r>
          </w:p>
        </w:tc>
        <w:tc>
          <w:tcPr>
            <w:tcW w:w="1125"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Legal Range</w:t>
            </w:r>
          </w:p>
          <w:p w:rsidR="00BD008B" w:rsidRDefault="00BD008B" w:rsidP="00F957FA">
            <w:pPr>
              <w:spacing w:before="60"/>
              <w:jc w:val="center"/>
              <w:rPr>
                <w:rFonts w:ascii="Arial" w:hAnsi="Arial" w:cs="Arial"/>
                <w:sz w:val="16"/>
              </w:rPr>
            </w:pPr>
            <w:r>
              <w:rPr>
                <w:rFonts w:ascii="Arial" w:hAnsi="Arial" w:cs="Arial"/>
                <w:sz w:val="16"/>
              </w:rPr>
              <w:t>(min)</w:t>
            </w:r>
          </w:p>
        </w:tc>
        <w:tc>
          <w:tcPr>
            <w:tcW w:w="1125"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Legal Range</w:t>
            </w:r>
          </w:p>
          <w:p w:rsidR="00BD008B" w:rsidRDefault="00BD008B" w:rsidP="00F957FA">
            <w:pPr>
              <w:spacing w:before="60"/>
              <w:jc w:val="center"/>
              <w:rPr>
                <w:rFonts w:ascii="Arial" w:hAnsi="Arial" w:cs="Arial"/>
                <w:sz w:val="16"/>
              </w:rPr>
            </w:pPr>
            <w:r>
              <w:rPr>
                <w:rFonts w:ascii="Arial" w:hAnsi="Arial" w:cs="Arial"/>
                <w:sz w:val="16"/>
              </w:rPr>
              <w:t>(max)</w:t>
            </w:r>
          </w:p>
        </w:tc>
        <w:tc>
          <w:tcPr>
            <w:tcW w:w="2340"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Software Segment</w:t>
            </w:r>
          </w:p>
        </w:tc>
      </w:tr>
      <w:tr w:rsidR="0076210B" w:rsidTr="0076210B">
        <w:tc>
          <w:tcPr>
            <w:tcW w:w="2988" w:type="dxa"/>
            <w:tcBorders>
              <w:top w:val="single" w:sz="6" w:space="0" w:color="auto"/>
              <w:left w:val="single" w:sz="6" w:space="0" w:color="auto"/>
              <w:bottom w:val="single" w:sz="6" w:space="0" w:color="auto"/>
              <w:right w:val="single" w:sz="6" w:space="0" w:color="auto"/>
            </w:tcBorders>
          </w:tcPr>
          <w:p w:rsidR="0076210B" w:rsidRPr="0076210B" w:rsidRDefault="0076210B" w:rsidP="0076210B">
            <w:pPr>
              <w:spacing w:before="60"/>
              <w:rPr>
                <w:rFonts w:ascii="Arial" w:hAnsi="Arial" w:cs="Arial"/>
                <w:sz w:val="16"/>
              </w:rPr>
            </w:pPr>
            <w:r w:rsidRPr="0076210B">
              <w:rPr>
                <w:rFonts w:ascii="Arial" w:hAnsi="Arial" w:cs="Arial"/>
                <w:sz w:val="16"/>
              </w:rPr>
              <w:t>FirstRunComplete_Cnt_M_lgc</w:t>
            </w:r>
          </w:p>
        </w:tc>
        <w:tc>
          <w:tcPr>
            <w:tcW w:w="1350" w:type="dxa"/>
            <w:tcBorders>
              <w:top w:val="single" w:sz="6" w:space="0" w:color="auto"/>
              <w:left w:val="single" w:sz="6" w:space="0" w:color="auto"/>
              <w:bottom w:val="single" w:sz="6" w:space="0" w:color="auto"/>
              <w:right w:val="single" w:sz="6" w:space="0" w:color="auto"/>
            </w:tcBorders>
          </w:tcPr>
          <w:p w:rsidR="0076210B" w:rsidRPr="0076210B" w:rsidRDefault="0076210B" w:rsidP="0076210B">
            <w:pPr>
              <w:spacing w:before="60"/>
              <w:rPr>
                <w:rFonts w:ascii="Arial" w:hAnsi="Arial" w:cs="Arial"/>
                <w:sz w:val="16"/>
              </w:rPr>
            </w:pPr>
            <w:r w:rsidRPr="0076210B">
              <w:rPr>
                <w:rFonts w:ascii="Arial" w:hAnsi="Arial" w:cs="Arial"/>
                <w:sz w:val="16"/>
              </w:rPr>
              <w:t>n/a</w:t>
            </w:r>
          </w:p>
        </w:tc>
        <w:tc>
          <w:tcPr>
            <w:tcW w:w="1125" w:type="dxa"/>
            <w:tcBorders>
              <w:top w:val="single" w:sz="6" w:space="0" w:color="auto"/>
              <w:left w:val="single" w:sz="6" w:space="0" w:color="auto"/>
              <w:bottom w:val="single" w:sz="6" w:space="0" w:color="auto"/>
              <w:right w:val="single" w:sz="6" w:space="0" w:color="auto"/>
            </w:tcBorders>
          </w:tcPr>
          <w:p w:rsidR="0076210B" w:rsidRPr="0076210B" w:rsidRDefault="0076210B" w:rsidP="0076210B">
            <w:pPr>
              <w:spacing w:before="60"/>
              <w:rPr>
                <w:rFonts w:ascii="Arial" w:hAnsi="Arial" w:cs="Arial"/>
                <w:sz w:val="16"/>
              </w:rPr>
            </w:pPr>
            <w:r w:rsidRPr="0076210B">
              <w:rPr>
                <w:rFonts w:ascii="Arial" w:hAnsi="Arial" w:cs="Arial"/>
                <w:sz w:val="16"/>
              </w:rPr>
              <w:t>FALSE</w:t>
            </w:r>
          </w:p>
        </w:tc>
        <w:tc>
          <w:tcPr>
            <w:tcW w:w="1125" w:type="dxa"/>
            <w:tcBorders>
              <w:top w:val="single" w:sz="6" w:space="0" w:color="auto"/>
              <w:left w:val="single" w:sz="6" w:space="0" w:color="auto"/>
              <w:bottom w:val="single" w:sz="6" w:space="0" w:color="auto"/>
              <w:right w:val="single" w:sz="6" w:space="0" w:color="auto"/>
            </w:tcBorders>
          </w:tcPr>
          <w:p w:rsidR="0076210B" w:rsidRPr="0076210B" w:rsidRDefault="0076210B" w:rsidP="0076210B">
            <w:pPr>
              <w:spacing w:before="60"/>
              <w:rPr>
                <w:rFonts w:ascii="Arial" w:hAnsi="Arial" w:cs="Arial"/>
                <w:sz w:val="16"/>
              </w:rPr>
            </w:pPr>
            <w:r w:rsidRPr="0076210B">
              <w:rPr>
                <w:rFonts w:ascii="Arial" w:hAnsi="Arial" w:cs="Arial"/>
                <w:sz w:val="16"/>
              </w:rPr>
              <w:t>TRUE</w:t>
            </w:r>
          </w:p>
        </w:tc>
        <w:tc>
          <w:tcPr>
            <w:tcW w:w="2340" w:type="dxa"/>
            <w:tcBorders>
              <w:top w:val="single" w:sz="6" w:space="0" w:color="auto"/>
              <w:left w:val="single" w:sz="6" w:space="0" w:color="auto"/>
              <w:bottom w:val="single" w:sz="6" w:space="0" w:color="auto"/>
              <w:right w:val="single" w:sz="6" w:space="0" w:color="auto"/>
            </w:tcBorders>
          </w:tcPr>
          <w:p w:rsidR="0076210B" w:rsidRDefault="0076210B" w:rsidP="0076210B">
            <w:pPr>
              <w:spacing w:before="60"/>
              <w:rPr>
                <w:rFonts w:ascii="Arial" w:hAnsi="Arial" w:cs="Arial"/>
                <w:sz w:val="16"/>
              </w:rPr>
            </w:pPr>
            <w:r w:rsidRPr="0076210B">
              <w:rPr>
                <w:rFonts w:ascii="Arial" w:hAnsi="Arial" w:cs="Arial"/>
                <w:sz w:val="16"/>
              </w:rPr>
              <w:t>BKCPPC_START_SEC_VAR_CLEARED_UNSPECIFIED</w:t>
            </w:r>
          </w:p>
        </w:tc>
      </w:tr>
      <w:tr w:rsidR="0076210B" w:rsidTr="0076210B">
        <w:tc>
          <w:tcPr>
            <w:tcW w:w="2988" w:type="dxa"/>
            <w:tcBorders>
              <w:top w:val="single" w:sz="6" w:space="0" w:color="auto"/>
              <w:left w:val="single" w:sz="6" w:space="0" w:color="auto"/>
              <w:bottom w:val="single" w:sz="6" w:space="0" w:color="auto"/>
              <w:right w:val="single" w:sz="6" w:space="0" w:color="auto"/>
            </w:tcBorders>
          </w:tcPr>
          <w:p w:rsidR="0076210B" w:rsidRPr="0076210B" w:rsidRDefault="0076210B" w:rsidP="0076210B">
            <w:pPr>
              <w:spacing w:before="60"/>
              <w:rPr>
                <w:rFonts w:ascii="Arial" w:hAnsi="Arial" w:cs="Arial"/>
                <w:sz w:val="16"/>
              </w:rPr>
            </w:pPr>
            <w:r w:rsidRPr="0076210B">
              <w:rPr>
                <w:rFonts w:ascii="Arial" w:hAnsi="Arial" w:cs="Arial"/>
                <w:sz w:val="16"/>
              </w:rPr>
              <w:t>PowerRelayInitFltFailed_Cnt_M_lgc</w:t>
            </w:r>
          </w:p>
        </w:tc>
        <w:tc>
          <w:tcPr>
            <w:tcW w:w="1350" w:type="dxa"/>
            <w:tcBorders>
              <w:top w:val="single" w:sz="6" w:space="0" w:color="auto"/>
              <w:left w:val="single" w:sz="6" w:space="0" w:color="auto"/>
              <w:bottom w:val="single" w:sz="6" w:space="0" w:color="auto"/>
              <w:right w:val="single" w:sz="6" w:space="0" w:color="auto"/>
            </w:tcBorders>
          </w:tcPr>
          <w:p w:rsidR="0076210B" w:rsidRPr="0076210B" w:rsidRDefault="0076210B" w:rsidP="0076210B">
            <w:pPr>
              <w:spacing w:before="60"/>
              <w:rPr>
                <w:rFonts w:ascii="Arial" w:hAnsi="Arial" w:cs="Arial"/>
                <w:sz w:val="16"/>
              </w:rPr>
            </w:pPr>
            <w:r w:rsidRPr="0076210B">
              <w:rPr>
                <w:rFonts w:ascii="Arial" w:hAnsi="Arial" w:cs="Arial"/>
                <w:sz w:val="16"/>
              </w:rPr>
              <w:t>n/a</w:t>
            </w:r>
          </w:p>
        </w:tc>
        <w:tc>
          <w:tcPr>
            <w:tcW w:w="1125" w:type="dxa"/>
            <w:tcBorders>
              <w:top w:val="single" w:sz="6" w:space="0" w:color="auto"/>
              <w:left w:val="single" w:sz="6" w:space="0" w:color="auto"/>
              <w:bottom w:val="single" w:sz="6" w:space="0" w:color="auto"/>
              <w:right w:val="single" w:sz="6" w:space="0" w:color="auto"/>
            </w:tcBorders>
          </w:tcPr>
          <w:p w:rsidR="0076210B" w:rsidRPr="0076210B" w:rsidRDefault="0076210B" w:rsidP="0076210B">
            <w:pPr>
              <w:spacing w:before="60"/>
              <w:rPr>
                <w:rFonts w:ascii="Arial" w:hAnsi="Arial" w:cs="Arial"/>
                <w:sz w:val="16"/>
              </w:rPr>
            </w:pPr>
            <w:r w:rsidRPr="0076210B">
              <w:rPr>
                <w:rFonts w:ascii="Arial" w:hAnsi="Arial" w:cs="Arial"/>
                <w:sz w:val="16"/>
              </w:rPr>
              <w:t>FALSE</w:t>
            </w:r>
          </w:p>
        </w:tc>
        <w:tc>
          <w:tcPr>
            <w:tcW w:w="1125" w:type="dxa"/>
            <w:tcBorders>
              <w:top w:val="single" w:sz="6" w:space="0" w:color="auto"/>
              <w:left w:val="single" w:sz="6" w:space="0" w:color="auto"/>
              <w:bottom w:val="single" w:sz="6" w:space="0" w:color="auto"/>
              <w:right w:val="single" w:sz="6" w:space="0" w:color="auto"/>
            </w:tcBorders>
          </w:tcPr>
          <w:p w:rsidR="0076210B" w:rsidRPr="0076210B" w:rsidRDefault="0076210B" w:rsidP="0076210B">
            <w:pPr>
              <w:spacing w:before="60"/>
              <w:rPr>
                <w:rFonts w:ascii="Arial" w:hAnsi="Arial" w:cs="Arial"/>
                <w:sz w:val="16"/>
              </w:rPr>
            </w:pPr>
            <w:r w:rsidRPr="0076210B">
              <w:rPr>
                <w:rFonts w:ascii="Arial" w:hAnsi="Arial" w:cs="Arial"/>
                <w:sz w:val="16"/>
              </w:rPr>
              <w:t>TRUE</w:t>
            </w:r>
          </w:p>
        </w:tc>
        <w:tc>
          <w:tcPr>
            <w:tcW w:w="2340" w:type="dxa"/>
            <w:tcBorders>
              <w:top w:val="single" w:sz="6" w:space="0" w:color="auto"/>
              <w:left w:val="single" w:sz="6" w:space="0" w:color="auto"/>
              <w:bottom w:val="single" w:sz="6" w:space="0" w:color="auto"/>
              <w:right w:val="single" w:sz="6" w:space="0" w:color="auto"/>
            </w:tcBorders>
          </w:tcPr>
          <w:p w:rsidR="0076210B" w:rsidRDefault="0076210B" w:rsidP="0076210B">
            <w:pPr>
              <w:spacing w:before="60"/>
              <w:rPr>
                <w:rFonts w:ascii="Arial" w:hAnsi="Arial" w:cs="Arial"/>
                <w:sz w:val="16"/>
              </w:rPr>
            </w:pPr>
            <w:r w:rsidRPr="0076210B">
              <w:rPr>
                <w:rFonts w:ascii="Arial" w:hAnsi="Arial" w:cs="Arial"/>
                <w:sz w:val="16"/>
              </w:rPr>
              <w:t>BKCPPC_START_SEC_VAR_CLEARED_UNSPECIFIED</w:t>
            </w:r>
          </w:p>
        </w:tc>
      </w:tr>
      <w:tr w:rsidR="00B8118F" w:rsidTr="0076210B">
        <w:tc>
          <w:tcPr>
            <w:tcW w:w="2988" w:type="dxa"/>
            <w:tcBorders>
              <w:top w:val="single" w:sz="6" w:space="0" w:color="auto"/>
              <w:left w:val="single" w:sz="6" w:space="0" w:color="auto"/>
              <w:bottom w:val="single" w:sz="6" w:space="0" w:color="auto"/>
              <w:right w:val="single" w:sz="6" w:space="0" w:color="auto"/>
            </w:tcBorders>
          </w:tcPr>
          <w:p w:rsidR="00B8118F" w:rsidRPr="0076210B" w:rsidRDefault="00B8118F" w:rsidP="0076210B">
            <w:pPr>
              <w:spacing w:before="60"/>
              <w:rPr>
                <w:rFonts w:ascii="Arial" w:hAnsi="Arial" w:cs="Arial"/>
                <w:sz w:val="16"/>
              </w:rPr>
            </w:pPr>
            <w:r w:rsidRPr="00B8118F">
              <w:rPr>
                <w:rFonts w:ascii="Arial" w:hAnsi="Arial" w:cs="Arial"/>
                <w:sz w:val="16"/>
              </w:rPr>
              <w:t>PwrDiscATestComplete_Cnt_M_lgc</w:t>
            </w:r>
          </w:p>
        </w:tc>
        <w:tc>
          <w:tcPr>
            <w:tcW w:w="1350" w:type="dxa"/>
            <w:tcBorders>
              <w:top w:val="single" w:sz="6" w:space="0" w:color="auto"/>
              <w:left w:val="single" w:sz="6" w:space="0" w:color="auto"/>
              <w:bottom w:val="single" w:sz="6" w:space="0" w:color="auto"/>
              <w:right w:val="single" w:sz="6" w:space="0" w:color="auto"/>
            </w:tcBorders>
          </w:tcPr>
          <w:p w:rsidR="00B8118F" w:rsidRPr="0076210B" w:rsidRDefault="00B8118F" w:rsidP="0076210B">
            <w:pPr>
              <w:spacing w:before="60"/>
              <w:rPr>
                <w:rFonts w:ascii="Arial" w:hAnsi="Arial" w:cs="Arial"/>
                <w:sz w:val="16"/>
              </w:rPr>
            </w:pPr>
            <w:r w:rsidRPr="0076210B">
              <w:rPr>
                <w:rFonts w:ascii="Arial" w:hAnsi="Arial" w:cs="Arial"/>
                <w:sz w:val="16"/>
              </w:rPr>
              <w:t>n/a</w:t>
            </w:r>
          </w:p>
        </w:tc>
        <w:tc>
          <w:tcPr>
            <w:tcW w:w="1125" w:type="dxa"/>
            <w:tcBorders>
              <w:top w:val="single" w:sz="6" w:space="0" w:color="auto"/>
              <w:left w:val="single" w:sz="6" w:space="0" w:color="auto"/>
              <w:bottom w:val="single" w:sz="6" w:space="0" w:color="auto"/>
              <w:right w:val="single" w:sz="6" w:space="0" w:color="auto"/>
            </w:tcBorders>
          </w:tcPr>
          <w:p w:rsidR="00B8118F" w:rsidRPr="0076210B" w:rsidRDefault="00B8118F" w:rsidP="0076210B">
            <w:pPr>
              <w:spacing w:before="60"/>
              <w:rPr>
                <w:rFonts w:ascii="Arial" w:hAnsi="Arial" w:cs="Arial"/>
                <w:sz w:val="16"/>
              </w:rPr>
            </w:pPr>
            <w:r w:rsidRPr="0076210B">
              <w:rPr>
                <w:rFonts w:ascii="Arial" w:hAnsi="Arial" w:cs="Arial"/>
                <w:sz w:val="16"/>
              </w:rPr>
              <w:t>FALSE</w:t>
            </w:r>
          </w:p>
        </w:tc>
        <w:tc>
          <w:tcPr>
            <w:tcW w:w="1125" w:type="dxa"/>
            <w:tcBorders>
              <w:top w:val="single" w:sz="6" w:space="0" w:color="auto"/>
              <w:left w:val="single" w:sz="6" w:space="0" w:color="auto"/>
              <w:bottom w:val="single" w:sz="6" w:space="0" w:color="auto"/>
              <w:right w:val="single" w:sz="6" w:space="0" w:color="auto"/>
            </w:tcBorders>
          </w:tcPr>
          <w:p w:rsidR="00B8118F" w:rsidRPr="0076210B" w:rsidRDefault="00B8118F" w:rsidP="0076210B">
            <w:pPr>
              <w:spacing w:before="60"/>
              <w:rPr>
                <w:rFonts w:ascii="Arial" w:hAnsi="Arial" w:cs="Arial"/>
                <w:sz w:val="16"/>
              </w:rPr>
            </w:pPr>
            <w:r w:rsidRPr="0076210B">
              <w:rPr>
                <w:rFonts w:ascii="Arial" w:hAnsi="Arial" w:cs="Arial"/>
                <w:sz w:val="16"/>
              </w:rPr>
              <w:t>TRUE</w:t>
            </w:r>
          </w:p>
        </w:tc>
        <w:tc>
          <w:tcPr>
            <w:tcW w:w="2340" w:type="dxa"/>
            <w:tcBorders>
              <w:top w:val="single" w:sz="6" w:space="0" w:color="auto"/>
              <w:left w:val="single" w:sz="6" w:space="0" w:color="auto"/>
              <w:bottom w:val="single" w:sz="6" w:space="0" w:color="auto"/>
              <w:right w:val="single" w:sz="6" w:space="0" w:color="auto"/>
            </w:tcBorders>
          </w:tcPr>
          <w:p w:rsidR="00B8118F" w:rsidRPr="0076210B" w:rsidRDefault="00B8118F" w:rsidP="0076210B">
            <w:pPr>
              <w:spacing w:before="60"/>
              <w:rPr>
                <w:rFonts w:ascii="Arial" w:hAnsi="Arial" w:cs="Arial"/>
                <w:sz w:val="16"/>
              </w:rPr>
            </w:pPr>
            <w:r w:rsidRPr="0076210B">
              <w:rPr>
                <w:rFonts w:ascii="Arial" w:hAnsi="Arial" w:cs="Arial"/>
                <w:sz w:val="16"/>
              </w:rPr>
              <w:t>BKCPPC_START_SEC_VAR_CLEARED_UNSPECIFIED</w:t>
            </w:r>
          </w:p>
        </w:tc>
      </w:tr>
      <w:tr w:rsidR="00B8118F" w:rsidTr="0076210B">
        <w:tc>
          <w:tcPr>
            <w:tcW w:w="2988" w:type="dxa"/>
            <w:tcBorders>
              <w:top w:val="single" w:sz="6" w:space="0" w:color="auto"/>
              <w:left w:val="single" w:sz="6" w:space="0" w:color="auto"/>
              <w:bottom w:val="single" w:sz="6" w:space="0" w:color="auto"/>
              <w:right w:val="single" w:sz="6" w:space="0" w:color="auto"/>
            </w:tcBorders>
          </w:tcPr>
          <w:p w:rsidR="00B8118F" w:rsidRPr="0076210B" w:rsidRDefault="00B8118F" w:rsidP="0076210B">
            <w:pPr>
              <w:spacing w:before="60"/>
              <w:rPr>
                <w:rFonts w:ascii="Arial" w:hAnsi="Arial" w:cs="Arial"/>
                <w:sz w:val="16"/>
              </w:rPr>
            </w:pPr>
            <w:r w:rsidRPr="00B8118F">
              <w:rPr>
                <w:rFonts w:ascii="Arial" w:hAnsi="Arial" w:cs="Arial"/>
                <w:sz w:val="16"/>
              </w:rPr>
              <w:t>PwrDiscBTestComplete_Cnt_M_lgc</w:t>
            </w:r>
          </w:p>
        </w:tc>
        <w:tc>
          <w:tcPr>
            <w:tcW w:w="1350" w:type="dxa"/>
            <w:tcBorders>
              <w:top w:val="single" w:sz="6" w:space="0" w:color="auto"/>
              <w:left w:val="single" w:sz="6" w:space="0" w:color="auto"/>
              <w:bottom w:val="single" w:sz="6" w:space="0" w:color="auto"/>
              <w:right w:val="single" w:sz="6" w:space="0" w:color="auto"/>
            </w:tcBorders>
          </w:tcPr>
          <w:p w:rsidR="00B8118F" w:rsidRPr="0076210B" w:rsidRDefault="00B8118F" w:rsidP="0076210B">
            <w:pPr>
              <w:spacing w:before="60"/>
              <w:rPr>
                <w:rFonts w:ascii="Arial" w:hAnsi="Arial" w:cs="Arial"/>
                <w:sz w:val="16"/>
              </w:rPr>
            </w:pPr>
            <w:r w:rsidRPr="0076210B">
              <w:rPr>
                <w:rFonts w:ascii="Arial" w:hAnsi="Arial" w:cs="Arial"/>
                <w:sz w:val="16"/>
              </w:rPr>
              <w:t>n/a</w:t>
            </w:r>
          </w:p>
        </w:tc>
        <w:tc>
          <w:tcPr>
            <w:tcW w:w="1125" w:type="dxa"/>
            <w:tcBorders>
              <w:top w:val="single" w:sz="6" w:space="0" w:color="auto"/>
              <w:left w:val="single" w:sz="6" w:space="0" w:color="auto"/>
              <w:bottom w:val="single" w:sz="6" w:space="0" w:color="auto"/>
              <w:right w:val="single" w:sz="6" w:space="0" w:color="auto"/>
            </w:tcBorders>
          </w:tcPr>
          <w:p w:rsidR="00B8118F" w:rsidRPr="0076210B" w:rsidRDefault="00B8118F" w:rsidP="0076210B">
            <w:pPr>
              <w:spacing w:before="60"/>
              <w:rPr>
                <w:rFonts w:ascii="Arial" w:hAnsi="Arial" w:cs="Arial"/>
                <w:sz w:val="16"/>
              </w:rPr>
            </w:pPr>
            <w:r w:rsidRPr="0076210B">
              <w:rPr>
                <w:rFonts w:ascii="Arial" w:hAnsi="Arial" w:cs="Arial"/>
                <w:sz w:val="16"/>
              </w:rPr>
              <w:t>FALSE</w:t>
            </w:r>
          </w:p>
        </w:tc>
        <w:tc>
          <w:tcPr>
            <w:tcW w:w="1125" w:type="dxa"/>
            <w:tcBorders>
              <w:top w:val="single" w:sz="6" w:space="0" w:color="auto"/>
              <w:left w:val="single" w:sz="6" w:space="0" w:color="auto"/>
              <w:bottom w:val="single" w:sz="6" w:space="0" w:color="auto"/>
              <w:right w:val="single" w:sz="6" w:space="0" w:color="auto"/>
            </w:tcBorders>
          </w:tcPr>
          <w:p w:rsidR="00B8118F" w:rsidRPr="0076210B" w:rsidRDefault="00B8118F" w:rsidP="0076210B">
            <w:pPr>
              <w:spacing w:before="60"/>
              <w:rPr>
                <w:rFonts w:ascii="Arial" w:hAnsi="Arial" w:cs="Arial"/>
                <w:sz w:val="16"/>
              </w:rPr>
            </w:pPr>
            <w:r w:rsidRPr="0076210B">
              <w:rPr>
                <w:rFonts w:ascii="Arial" w:hAnsi="Arial" w:cs="Arial"/>
                <w:sz w:val="16"/>
              </w:rPr>
              <w:t>TRUE</w:t>
            </w:r>
          </w:p>
        </w:tc>
        <w:tc>
          <w:tcPr>
            <w:tcW w:w="2340" w:type="dxa"/>
            <w:tcBorders>
              <w:top w:val="single" w:sz="6" w:space="0" w:color="auto"/>
              <w:left w:val="single" w:sz="6" w:space="0" w:color="auto"/>
              <w:bottom w:val="single" w:sz="6" w:space="0" w:color="auto"/>
              <w:right w:val="single" w:sz="6" w:space="0" w:color="auto"/>
            </w:tcBorders>
          </w:tcPr>
          <w:p w:rsidR="00B8118F" w:rsidRPr="0076210B" w:rsidRDefault="00B8118F" w:rsidP="0076210B">
            <w:pPr>
              <w:spacing w:before="60"/>
              <w:rPr>
                <w:rFonts w:ascii="Arial" w:hAnsi="Arial" w:cs="Arial"/>
                <w:sz w:val="16"/>
              </w:rPr>
            </w:pPr>
            <w:r w:rsidRPr="0076210B">
              <w:rPr>
                <w:rFonts w:ascii="Arial" w:hAnsi="Arial" w:cs="Arial"/>
                <w:sz w:val="16"/>
              </w:rPr>
              <w:t>BKCPPC_START_SEC_VAR_CLEARED_UNSPECIFIED</w:t>
            </w:r>
          </w:p>
        </w:tc>
      </w:tr>
      <w:tr w:rsidR="00B8118F" w:rsidTr="0076210B">
        <w:tc>
          <w:tcPr>
            <w:tcW w:w="2988" w:type="dxa"/>
            <w:tcBorders>
              <w:top w:val="single" w:sz="6" w:space="0" w:color="auto"/>
              <w:left w:val="single" w:sz="6" w:space="0" w:color="auto"/>
              <w:bottom w:val="single" w:sz="6" w:space="0" w:color="auto"/>
              <w:right w:val="single" w:sz="6" w:space="0" w:color="auto"/>
            </w:tcBorders>
          </w:tcPr>
          <w:p w:rsidR="00B8118F" w:rsidRPr="0076210B" w:rsidRDefault="00B8118F" w:rsidP="0076210B">
            <w:pPr>
              <w:spacing w:before="60"/>
              <w:rPr>
                <w:rFonts w:ascii="Arial" w:hAnsi="Arial" w:cs="Arial"/>
                <w:sz w:val="16"/>
              </w:rPr>
            </w:pPr>
            <w:r w:rsidRPr="00B8118F">
              <w:rPr>
                <w:rFonts w:ascii="Arial" w:hAnsi="Arial" w:cs="Arial"/>
                <w:sz w:val="16"/>
              </w:rPr>
              <w:t>PwrDiscClosed_Cnt_M_lgc</w:t>
            </w:r>
          </w:p>
        </w:tc>
        <w:tc>
          <w:tcPr>
            <w:tcW w:w="1350" w:type="dxa"/>
            <w:tcBorders>
              <w:top w:val="single" w:sz="6" w:space="0" w:color="auto"/>
              <w:left w:val="single" w:sz="6" w:space="0" w:color="auto"/>
              <w:bottom w:val="single" w:sz="6" w:space="0" w:color="auto"/>
              <w:right w:val="single" w:sz="6" w:space="0" w:color="auto"/>
            </w:tcBorders>
          </w:tcPr>
          <w:p w:rsidR="00B8118F" w:rsidRPr="0076210B" w:rsidRDefault="00B8118F" w:rsidP="0076210B">
            <w:pPr>
              <w:spacing w:before="60"/>
              <w:rPr>
                <w:rFonts w:ascii="Arial" w:hAnsi="Arial" w:cs="Arial"/>
                <w:sz w:val="16"/>
              </w:rPr>
            </w:pPr>
            <w:r w:rsidRPr="0076210B">
              <w:rPr>
                <w:rFonts w:ascii="Arial" w:hAnsi="Arial" w:cs="Arial"/>
                <w:sz w:val="16"/>
              </w:rPr>
              <w:t>n/a</w:t>
            </w:r>
          </w:p>
        </w:tc>
        <w:tc>
          <w:tcPr>
            <w:tcW w:w="1125" w:type="dxa"/>
            <w:tcBorders>
              <w:top w:val="single" w:sz="6" w:space="0" w:color="auto"/>
              <w:left w:val="single" w:sz="6" w:space="0" w:color="auto"/>
              <w:bottom w:val="single" w:sz="6" w:space="0" w:color="auto"/>
              <w:right w:val="single" w:sz="6" w:space="0" w:color="auto"/>
            </w:tcBorders>
          </w:tcPr>
          <w:p w:rsidR="00B8118F" w:rsidRPr="0076210B" w:rsidRDefault="00B8118F" w:rsidP="0076210B">
            <w:pPr>
              <w:spacing w:before="60"/>
              <w:rPr>
                <w:rFonts w:ascii="Arial" w:hAnsi="Arial" w:cs="Arial"/>
                <w:sz w:val="16"/>
              </w:rPr>
            </w:pPr>
            <w:r w:rsidRPr="0076210B">
              <w:rPr>
                <w:rFonts w:ascii="Arial" w:hAnsi="Arial" w:cs="Arial"/>
                <w:sz w:val="16"/>
              </w:rPr>
              <w:t>FALSE</w:t>
            </w:r>
          </w:p>
        </w:tc>
        <w:tc>
          <w:tcPr>
            <w:tcW w:w="1125" w:type="dxa"/>
            <w:tcBorders>
              <w:top w:val="single" w:sz="6" w:space="0" w:color="auto"/>
              <w:left w:val="single" w:sz="6" w:space="0" w:color="auto"/>
              <w:bottom w:val="single" w:sz="6" w:space="0" w:color="auto"/>
              <w:right w:val="single" w:sz="6" w:space="0" w:color="auto"/>
            </w:tcBorders>
          </w:tcPr>
          <w:p w:rsidR="00B8118F" w:rsidRPr="0076210B" w:rsidRDefault="00B8118F" w:rsidP="0076210B">
            <w:pPr>
              <w:spacing w:before="60"/>
              <w:rPr>
                <w:rFonts w:ascii="Arial" w:hAnsi="Arial" w:cs="Arial"/>
                <w:sz w:val="16"/>
              </w:rPr>
            </w:pPr>
            <w:r w:rsidRPr="0076210B">
              <w:rPr>
                <w:rFonts w:ascii="Arial" w:hAnsi="Arial" w:cs="Arial"/>
                <w:sz w:val="16"/>
              </w:rPr>
              <w:t>TRUE</w:t>
            </w:r>
          </w:p>
        </w:tc>
        <w:tc>
          <w:tcPr>
            <w:tcW w:w="2340" w:type="dxa"/>
            <w:tcBorders>
              <w:top w:val="single" w:sz="6" w:space="0" w:color="auto"/>
              <w:left w:val="single" w:sz="6" w:space="0" w:color="auto"/>
              <w:bottom w:val="single" w:sz="6" w:space="0" w:color="auto"/>
              <w:right w:val="single" w:sz="6" w:space="0" w:color="auto"/>
            </w:tcBorders>
          </w:tcPr>
          <w:p w:rsidR="00B8118F" w:rsidRPr="0076210B" w:rsidRDefault="00B8118F" w:rsidP="0076210B">
            <w:pPr>
              <w:spacing w:before="60"/>
              <w:rPr>
                <w:rFonts w:ascii="Arial" w:hAnsi="Arial" w:cs="Arial"/>
                <w:sz w:val="16"/>
              </w:rPr>
            </w:pPr>
            <w:r w:rsidRPr="0076210B">
              <w:rPr>
                <w:rFonts w:ascii="Arial" w:hAnsi="Arial" w:cs="Arial"/>
                <w:sz w:val="16"/>
              </w:rPr>
              <w:t>BKCPPC_START_SEC_VAR_CLEARED_UNSPECIFIED</w:t>
            </w:r>
          </w:p>
        </w:tc>
      </w:tr>
      <w:tr w:rsidR="0076210B" w:rsidTr="0076210B">
        <w:tc>
          <w:tcPr>
            <w:tcW w:w="2988" w:type="dxa"/>
            <w:tcBorders>
              <w:top w:val="single" w:sz="6" w:space="0" w:color="auto"/>
              <w:left w:val="single" w:sz="6" w:space="0" w:color="auto"/>
              <w:bottom w:val="single" w:sz="6" w:space="0" w:color="auto"/>
              <w:right w:val="single" w:sz="6" w:space="0" w:color="auto"/>
            </w:tcBorders>
          </w:tcPr>
          <w:p w:rsidR="0076210B" w:rsidRPr="0076210B" w:rsidRDefault="0076210B" w:rsidP="0076210B">
            <w:pPr>
              <w:spacing w:before="60"/>
              <w:rPr>
                <w:rFonts w:ascii="Arial" w:hAnsi="Arial" w:cs="Arial"/>
                <w:sz w:val="16"/>
              </w:rPr>
            </w:pPr>
            <w:r w:rsidRPr="0076210B">
              <w:rPr>
                <w:rFonts w:ascii="Arial" w:hAnsi="Arial" w:cs="Arial"/>
                <w:sz w:val="16"/>
              </w:rPr>
              <w:t>BulkCapPrechargeState_Cnt_M_enum</w:t>
            </w:r>
          </w:p>
        </w:tc>
        <w:tc>
          <w:tcPr>
            <w:tcW w:w="1350" w:type="dxa"/>
            <w:tcBorders>
              <w:top w:val="single" w:sz="6" w:space="0" w:color="auto"/>
              <w:left w:val="single" w:sz="6" w:space="0" w:color="auto"/>
              <w:bottom w:val="single" w:sz="6" w:space="0" w:color="auto"/>
              <w:right w:val="single" w:sz="6" w:space="0" w:color="auto"/>
            </w:tcBorders>
          </w:tcPr>
          <w:p w:rsidR="0076210B" w:rsidRPr="0076210B" w:rsidRDefault="0076210B" w:rsidP="0076210B">
            <w:pPr>
              <w:spacing w:before="60"/>
              <w:rPr>
                <w:rFonts w:ascii="Arial" w:hAnsi="Arial" w:cs="Arial"/>
                <w:sz w:val="16"/>
              </w:rPr>
            </w:pPr>
            <w:r w:rsidRPr="0076210B">
              <w:rPr>
                <w:rFonts w:ascii="Arial" w:hAnsi="Arial" w:cs="Arial"/>
                <w:sz w:val="16"/>
              </w:rPr>
              <w:t>1</w:t>
            </w:r>
          </w:p>
        </w:tc>
        <w:tc>
          <w:tcPr>
            <w:tcW w:w="1125" w:type="dxa"/>
            <w:tcBorders>
              <w:top w:val="single" w:sz="6" w:space="0" w:color="auto"/>
              <w:left w:val="single" w:sz="6" w:space="0" w:color="auto"/>
              <w:bottom w:val="single" w:sz="6" w:space="0" w:color="auto"/>
              <w:right w:val="single" w:sz="6" w:space="0" w:color="auto"/>
            </w:tcBorders>
          </w:tcPr>
          <w:p w:rsidR="0076210B" w:rsidRPr="0076210B" w:rsidRDefault="0076210B" w:rsidP="0076210B">
            <w:pPr>
              <w:spacing w:before="60"/>
              <w:rPr>
                <w:rFonts w:ascii="Arial" w:hAnsi="Arial" w:cs="Arial"/>
                <w:sz w:val="16"/>
              </w:rPr>
            </w:pPr>
            <w:r w:rsidRPr="0076210B">
              <w:rPr>
                <w:rFonts w:ascii="Arial" w:hAnsi="Arial" w:cs="Arial"/>
                <w:sz w:val="16"/>
              </w:rPr>
              <w:t>0</w:t>
            </w:r>
          </w:p>
        </w:tc>
        <w:tc>
          <w:tcPr>
            <w:tcW w:w="1125" w:type="dxa"/>
            <w:tcBorders>
              <w:top w:val="single" w:sz="6" w:space="0" w:color="auto"/>
              <w:left w:val="single" w:sz="6" w:space="0" w:color="auto"/>
              <w:bottom w:val="single" w:sz="6" w:space="0" w:color="auto"/>
              <w:right w:val="single" w:sz="6" w:space="0" w:color="auto"/>
            </w:tcBorders>
          </w:tcPr>
          <w:p w:rsidR="0076210B" w:rsidRPr="0076210B" w:rsidRDefault="0076210B" w:rsidP="0076210B">
            <w:pPr>
              <w:spacing w:before="60"/>
              <w:rPr>
                <w:rFonts w:ascii="Arial" w:hAnsi="Arial" w:cs="Arial"/>
                <w:sz w:val="16"/>
              </w:rPr>
            </w:pPr>
            <w:r w:rsidRPr="0076210B">
              <w:rPr>
                <w:rFonts w:ascii="Arial" w:hAnsi="Arial" w:cs="Arial"/>
                <w:sz w:val="16"/>
              </w:rPr>
              <w:t>7</w:t>
            </w:r>
          </w:p>
        </w:tc>
        <w:tc>
          <w:tcPr>
            <w:tcW w:w="2340" w:type="dxa"/>
            <w:tcBorders>
              <w:top w:val="single" w:sz="6" w:space="0" w:color="auto"/>
              <w:left w:val="single" w:sz="6" w:space="0" w:color="auto"/>
              <w:bottom w:val="single" w:sz="6" w:space="0" w:color="auto"/>
              <w:right w:val="single" w:sz="6" w:space="0" w:color="auto"/>
            </w:tcBorders>
          </w:tcPr>
          <w:p w:rsidR="0076210B" w:rsidRDefault="0076210B" w:rsidP="0076210B">
            <w:pPr>
              <w:spacing w:before="60"/>
              <w:rPr>
                <w:rFonts w:ascii="Arial" w:hAnsi="Arial" w:cs="Arial"/>
                <w:sz w:val="16"/>
              </w:rPr>
            </w:pPr>
            <w:r w:rsidRPr="0076210B">
              <w:rPr>
                <w:rFonts w:ascii="Arial" w:hAnsi="Arial" w:cs="Arial"/>
                <w:sz w:val="16"/>
              </w:rPr>
              <w:t>BKCPPC_START_SEC_VAR_CLEARED_UNSPECIFIED</w:t>
            </w:r>
          </w:p>
        </w:tc>
      </w:tr>
      <w:tr w:rsidR="0076210B" w:rsidTr="0076210B">
        <w:tc>
          <w:tcPr>
            <w:tcW w:w="2988" w:type="dxa"/>
            <w:tcBorders>
              <w:top w:val="single" w:sz="6" w:space="0" w:color="auto"/>
              <w:left w:val="single" w:sz="6" w:space="0" w:color="auto"/>
              <w:bottom w:val="single" w:sz="6" w:space="0" w:color="auto"/>
              <w:right w:val="single" w:sz="6" w:space="0" w:color="auto"/>
            </w:tcBorders>
          </w:tcPr>
          <w:p w:rsidR="0076210B" w:rsidRPr="0076210B" w:rsidRDefault="0076210B" w:rsidP="0076210B">
            <w:pPr>
              <w:spacing w:before="60"/>
              <w:rPr>
                <w:rFonts w:ascii="Arial" w:hAnsi="Arial" w:cs="Arial"/>
                <w:sz w:val="16"/>
              </w:rPr>
            </w:pPr>
            <w:r w:rsidRPr="0076210B">
              <w:rPr>
                <w:rFonts w:ascii="Arial" w:hAnsi="Arial" w:cs="Arial"/>
                <w:sz w:val="16"/>
              </w:rPr>
              <w:t>RunTimeFaultAcc_Cnt_M_u16</w:t>
            </w:r>
          </w:p>
        </w:tc>
        <w:tc>
          <w:tcPr>
            <w:tcW w:w="1350" w:type="dxa"/>
            <w:tcBorders>
              <w:top w:val="single" w:sz="6" w:space="0" w:color="auto"/>
              <w:left w:val="single" w:sz="6" w:space="0" w:color="auto"/>
              <w:bottom w:val="single" w:sz="6" w:space="0" w:color="auto"/>
              <w:right w:val="single" w:sz="6" w:space="0" w:color="auto"/>
            </w:tcBorders>
          </w:tcPr>
          <w:p w:rsidR="0076210B" w:rsidRPr="0076210B" w:rsidRDefault="0076210B" w:rsidP="0076210B">
            <w:pPr>
              <w:spacing w:before="60"/>
              <w:rPr>
                <w:rFonts w:ascii="Arial" w:hAnsi="Arial" w:cs="Arial"/>
                <w:sz w:val="16"/>
              </w:rPr>
            </w:pPr>
            <w:r w:rsidRPr="0076210B">
              <w:rPr>
                <w:rFonts w:ascii="Arial" w:hAnsi="Arial" w:cs="Arial"/>
                <w:sz w:val="16"/>
              </w:rPr>
              <w:t>1</w:t>
            </w:r>
          </w:p>
        </w:tc>
        <w:tc>
          <w:tcPr>
            <w:tcW w:w="1125" w:type="dxa"/>
            <w:tcBorders>
              <w:top w:val="single" w:sz="6" w:space="0" w:color="auto"/>
              <w:left w:val="single" w:sz="6" w:space="0" w:color="auto"/>
              <w:bottom w:val="single" w:sz="6" w:space="0" w:color="auto"/>
              <w:right w:val="single" w:sz="6" w:space="0" w:color="auto"/>
            </w:tcBorders>
          </w:tcPr>
          <w:p w:rsidR="0076210B" w:rsidRPr="0076210B" w:rsidRDefault="0076210B" w:rsidP="0085435C">
            <w:pPr>
              <w:spacing w:before="60"/>
              <w:rPr>
                <w:rFonts w:ascii="Arial" w:hAnsi="Arial" w:cs="Arial"/>
                <w:sz w:val="16"/>
              </w:rPr>
            </w:pPr>
            <w:r>
              <w:rPr>
                <w:rFonts w:ascii="Arial" w:hAnsi="Arial" w:cs="Arial"/>
                <w:sz w:val="16"/>
              </w:rPr>
              <w:t>FULL</w:t>
            </w:r>
          </w:p>
        </w:tc>
        <w:tc>
          <w:tcPr>
            <w:tcW w:w="1125" w:type="dxa"/>
            <w:tcBorders>
              <w:top w:val="single" w:sz="6" w:space="0" w:color="auto"/>
              <w:left w:val="single" w:sz="6" w:space="0" w:color="auto"/>
              <w:bottom w:val="single" w:sz="6" w:space="0" w:color="auto"/>
              <w:right w:val="single" w:sz="6" w:space="0" w:color="auto"/>
            </w:tcBorders>
          </w:tcPr>
          <w:p w:rsidR="0076210B" w:rsidRPr="0076210B" w:rsidRDefault="0076210B" w:rsidP="0085435C">
            <w:pPr>
              <w:spacing w:before="60"/>
              <w:rPr>
                <w:rFonts w:ascii="Arial" w:hAnsi="Arial" w:cs="Arial"/>
                <w:sz w:val="16"/>
              </w:rPr>
            </w:pPr>
            <w:r>
              <w:rPr>
                <w:rFonts w:ascii="Arial" w:hAnsi="Arial" w:cs="Arial"/>
                <w:sz w:val="16"/>
              </w:rPr>
              <w:t>FULL</w:t>
            </w:r>
          </w:p>
        </w:tc>
        <w:tc>
          <w:tcPr>
            <w:tcW w:w="2340" w:type="dxa"/>
            <w:tcBorders>
              <w:top w:val="single" w:sz="6" w:space="0" w:color="auto"/>
              <w:left w:val="single" w:sz="6" w:space="0" w:color="auto"/>
              <w:bottom w:val="single" w:sz="6" w:space="0" w:color="auto"/>
              <w:right w:val="single" w:sz="6" w:space="0" w:color="auto"/>
            </w:tcBorders>
          </w:tcPr>
          <w:p w:rsidR="0076210B" w:rsidRDefault="0076210B" w:rsidP="0076210B">
            <w:pPr>
              <w:spacing w:before="60"/>
              <w:rPr>
                <w:rFonts w:ascii="Arial" w:hAnsi="Arial" w:cs="Arial"/>
                <w:sz w:val="16"/>
              </w:rPr>
            </w:pPr>
            <w:r w:rsidRPr="0076210B">
              <w:rPr>
                <w:rFonts w:ascii="Arial" w:hAnsi="Arial" w:cs="Arial"/>
                <w:sz w:val="16"/>
              </w:rPr>
              <w:t>BKCPPC_START_SEC_VAR_CLEARED_16</w:t>
            </w:r>
          </w:p>
        </w:tc>
      </w:tr>
      <w:tr w:rsidR="0076210B" w:rsidTr="0076210B">
        <w:tc>
          <w:tcPr>
            <w:tcW w:w="2988" w:type="dxa"/>
            <w:tcBorders>
              <w:top w:val="single" w:sz="6" w:space="0" w:color="auto"/>
              <w:left w:val="single" w:sz="6" w:space="0" w:color="auto"/>
              <w:bottom w:val="single" w:sz="6" w:space="0" w:color="auto"/>
              <w:right w:val="single" w:sz="6" w:space="0" w:color="auto"/>
            </w:tcBorders>
          </w:tcPr>
          <w:p w:rsidR="0076210B" w:rsidRPr="0076210B" w:rsidRDefault="0076210B" w:rsidP="0076210B">
            <w:pPr>
              <w:spacing w:before="60"/>
              <w:rPr>
                <w:rFonts w:ascii="Arial" w:hAnsi="Arial" w:cs="Arial"/>
                <w:sz w:val="16"/>
              </w:rPr>
            </w:pPr>
            <w:r w:rsidRPr="0076210B">
              <w:rPr>
                <w:rFonts w:ascii="Arial" w:hAnsi="Arial" w:cs="Arial"/>
                <w:sz w:val="16"/>
              </w:rPr>
              <w:t>VerifyDiscOpenDiagTimer_mS_M_u32</w:t>
            </w:r>
          </w:p>
        </w:tc>
        <w:tc>
          <w:tcPr>
            <w:tcW w:w="1350" w:type="dxa"/>
            <w:tcBorders>
              <w:top w:val="single" w:sz="6" w:space="0" w:color="auto"/>
              <w:left w:val="single" w:sz="6" w:space="0" w:color="auto"/>
              <w:bottom w:val="single" w:sz="6" w:space="0" w:color="auto"/>
              <w:right w:val="single" w:sz="6" w:space="0" w:color="auto"/>
            </w:tcBorders>
          </w:tcPr>
          <w:p w:rsidR="0076210B" w:rsidRPr="0076210B" w:rsidRDefault="0076210B" w:rsidP="0076210B">
            <w:pPr>
              <w:spacing w:before="60"/>
              <w:rPr>
                <w:rFonts w:ascii="Arial" w:hAnsi="Arial" w:cs="Arial"/>
                <w:sz w:val="16"/>
              </w:rPr>
            </w:pPr>
            <w:r w:rsidRPr="0076210B">
              <w:rPr>
                <w:rFonts w:ascii="Arial" w:hAnsi="Arial" w:cs="Arial"/>
                <w:sz w:val="16"/>
              </w:rPr>
              <w:t>1</w:t>
            </w:r>
          </w:p>
        </w:tc>
        <w:tc>
          <w:tcPr>
            <w:tcW w:w="1125" w:type="dxa"/>
            <w:tcBorders>
              <w:top w:val="single" w:sz="6" w:space="0" w:color="auto"/>
              <w:left w:val="single" w:sz="6" w:space="0" w:color="auto"/>
              <w:bottom w:val="single" w:sz="6" w:space="0" w:color="auto"/>
              <w:right w:val="single" w:sz="6" w:space="0" w:color="auto"/>
            </w:tcBorders>
          </w:tcPr>
          <w:p w:rsidR="0076210B" w:rsidRPr="0076210B" w:rsidRDefault="0076210B" w:rsidP="0076210B">
            <w:pPr>
              <w:spacing w:before="60"/>
              <w:rPr>
                <w:rFonts w:ascii="Arial" w:hAnsi="Arial" w:cs="Arial"/>
                <w:sz w:val="16"/>
              </w:rPr>
            </w:pPr>
            <w:r>
              <w:rPr>
                <w:rFonts w:ascii="Arial" w:hAnsi="Arial" w:cs="Arial"/>
                <w:sz w:val="16"/>
              </w:rPr>
              <w:t>FULL</w:t>
            </w:r>
          </w:p>
        </w:tc>
        <w:tc>
          <w:tcPr>
            <w:tcW w:w="1125" w:type="dxa"/>
            <w:tcBorders>
              <w:top w:val="single" w:sz="6" w:space="0" w:color="auto"/>
              <w:left w:val="single" w:sz="6" w:space="0" w:color="auto"/>
              <w:bottom w:val="single" w:sz="6" w:space="0" w:color="auto"/>
              <w:right w:val="single" w:sz="6" w:space="0" w:color="auto"/>
            </w:tcBorders>
          </w:tcPr>
          <w:p w:rsidR="0076210B" w:rsidRPr="0076210B" w:rsidRDefault="0076210B" w:rsidP="0076210B">
            <w:pPr>
              <w:spacing w:before="60"/>
              <w:rPr>
                <w:rFonts w:ascii="Arial" w:hAnsi="Arial" w:cs="Arial"/>
                <w:sz w:val="16"/>
              </w:rPr>
            </w:pPr>
            <w:r>
              <w:rPr>
                <w:rFonts w:ascii="Arial" w:hAnsi="Arial" w:cs="Arial"/>
                <w:sz w:val="16"/>
              </w:rPr>
              <w:t>FULL</w:t>
            </w:r>
          </w:p>
        </w:tc>
        <w:tc>
          <w:tcPr>
            <w:tcW w:w="2340" w:type="dxa"/>
            <w:tcBorders>
              <w:top w:val="single" w:sz="6" w:space="0" w:color="auto"/>
              <w:left w:val="single" w:sz="6" w:space="0" w:color="auto"/>
              <w:bottom w:val="single" w:sz="6" w:space="0" w:color="auto"/>
              <w:right w:val="single" w:sz="6" w:space="0" w:color="auto"/>
            </w:tcBorders>
          </w:tcPr>
          <w:p w:rsidR="0076210B" w:rsidRDefault="0076210B" w:rsidP="0076210B">
            <w:pPr>
              <w:spacing w:before="60"/>
              <w:rPr>
                <w:rFonts w:ascii="Arial" w:hAnsi="Arial" w:cs="Arial"/>
                <w:sz w:val="16"/>
              </w:rPr>
            </w:pPr>
            <w:r w:rsidRPr="0076210B">
              <w:rPr>
                <w:rFonts w:ascii="Arial" w:hAnsi="Arial" w:cs="Arial"/>
                <w:sz w:val="16"/>
              </w:rPr>
              <w:t>BKCPPC_START_SEC_VAR_CLEARED_32</w:t>
            </w:r>
          </w:p>
        </w:tc>
      </w:tr>
      <w:tr w:rsidR="0076210B" w:rsidTr="0076210B">
        <w:tc>
          <w:tcPr>
            <w:tcW w:w="2988" w:type="dxa"/>
            <w:tcBorders>
              <w:top w:val="single" w:sz="6" w:space="0" w:color="auto"/>
              <w:left w:val="single" w:sz="6" w:space="0" w:color="auto"/>
              <w:bottom w:val="single" w:sz="6" w:space="0" w:color="auto"/>
              <w:right w:val="single" w:sz="6" w:space="0" w:color="auto"/>
            </w:tcBorders>
          </w:tcPr>
          <w:p w:rsidR="0076210B" w:rsidRPr="0076210B" w:rsidRDefault="0076210B" w:rsidP="0076210B">
            <w:pPr>
              <w:spacing w:before="60"/>
              <w:rPr>
                <w:rFonts w:ascii="Arial" w:hAnsi="Arial" w:cs="Arial"/>
                <w:sz w:val="16"/>
              </w:rPr>
            </w:pPr>
            <w:r w:rsidRPr="0076210B">
              <w:rPr>
                <w:rFonts w:ascii="Arial" w:hAnsi="Arial" w:cs="Arial"/>
                <w:sz w:val="16"/>
              </w:rPr>
              <w:t>WaitForSqrWaveDiagTimer_mS_M_u32</w:t>
            </w:r>
          </w:p>
        </w:tc>
        <w:tc>
          <w:tcPr>
            <w:tcW w:w="1350" w:type="dxa"/>
            <w:tcBorders>
              <w:top w:val="single" w:sz="6" w:space="0" w:color="auto"/>
              <w:left w:val="single" w:sz="6" w:space="0" w:color="auto"/>
              <w:bottom w:val="single" w:sz="6" w:space="0" w:color="auto"/>
              <w:right w:val="single" w:sz="6" w:space="0" w:color="auto"/>
            </w:tcBorders>
          </w:tcPr>
          <w:p w:rsidR="0076210B" w:rsidRPr="0076210B" w:rsidRDefault="0076210B" w:rsidP="0076210B">
            <w:pPr>
              <w:spacing w:before="60"/>
              <w:rPr>
                <w:rFonts w:ascii="Arial" w:hAnsi="Arial" w:cs="Arial"/>
                <w:sz w:val="16"/>
              </w:rPr>
            </w:pPr>
            <w:r w:rsidRPr="0076210B">
              <w:rPr>
                <w:rFonts w:ascii="Arial" w:hAnsi="Arial" w:cs="Arial"/>
                <w:sz w:val="16"/>
              </w:rPr>
              <w:t>1</w:t>
            </w:r>
          </w:p>
        </w:tc>
        <w:tc>
          <w:tcPr>
            <w:tcW w:w="1125" w:type="dxa"/>
            <w:tcBorders>
              <w:top w:val="single" w:sz="6" w:space="0" w:color="auto"/>
              <w:left w:val="single" w:sz="6" w:space="0" w:color="auto"/>
              <w:bottom w:val="single" w:sz="6" w:space="0" w:color="auto"/>
              <w:right w:val="single" w:sz="6" w:space="0" w:color="auto"/>
            </w:tcBorders>
          </w:tcPr>
          <w:p w:rsidR="0076210B" w:rsidRPr="0076210B" w:rsidRDefault="0076210B" w:rsidP="0085435C">
            <w:pPr>
              <w:spacing w:before="60"/>
              <w:rPr>
                <w:rFonts w:ascii="Arial" w:hAnsi="Arial" w:cs="Arial"/>
                <w:sz w:val="16"/>
              </w:rPr>
            </w:pPr>
            <w:r>
              <w:rPr>
                <w:rFonts w:ascii="Arial" w:hAnsi="Arial" w:cs="Arial"/>
                <w:sz w:val="16"/>
              </w:rPr>
              <w:t>FULL</w:t>
            </w:r>
          </w:p>
        </w:tc>
        <w:tc>
          <w:tcPr>
            <w:tcW w:w="1125" w:type="dxa"/>
            <w:tcBorders>
              <w:top w:val="single" w:sz="6" w:space="0" w:color="auto"/>
              <w:left w:val="single" w:sz="6" w:space="0" w:color="auto"/>
              <w:bottom w:val="single" w:sz="6" w:space="0" w:color="auto"/>
              <w:right w:val="single" w:sz="6" w:space="0" w:color="auto"/>
            </w:tcBorders>
          </w:tcPr>
          <w:p w:rsidR="0076210B" w:rsidRPr="0076210B" w:rsidRDefault="0076210B" w:rsidP="0085435C">
            <w:pPr>
              <w:spacing w:before="60"/>
              <w:rPr>
                <w:rFonts w:ascii="Arial" w:hAnsi="Arial" w:cs="Arial"/>
                <w:sz w:val="16"/>
              </w:rPr>
            </w:pPr>
            <w:r>
              <w:rPr>
                <w:rFonts w:ascii="Arial" w:hAnsi="Arial" w:cs="Arial"/>
                <w:sz w:val="16"/>
              </w:rPr>
              <w:t>FULL</w:t>
            </w:r>
          </w:p>
        </w:tc>
        <w:tc>
          <w:tcPr>
            <w:tcW w:w="2340" w:type="dxa"/>
            <w:tcBorders>
              <w:top w:val="single" w:sz="6" w:space="0" w:color="auto"/>
              <w:left w:val="single" w:sz="6" w:space="0" w:color="auto"/>
              <w:bottom w:val="single" w:sz="6" w:space="0" w:color="auto"/>
              <w:right w:val="single" w:sz="6" w:space="0" w:color="auto"/>
            </w:tcBorders>
          </w:tcPr>
          <w:p w:rsidR="0076210B" w:rsidRDefault="0076210B" w:rsidP="0076210B">
            <w:pPr>
              <w:spacing w:before="60"/>
              <w:rPr>
                <w:rFonts w:ascii="Arial" w:hAnsi="Arial" w:cs="Arial"/>
                <w:sz w:val="16"/>
              </w:rPr>
            </w:pPr>
            <w:r w:rsidRPr="0076210B">
              <w:rPr>
                <w:rFonts w:ascii="Arial" w:hAnsi="Arial" w:cs="Arial"/>
                <w:sz w:val="16"/>
              </w:rPr>
              <w:t>BKCPPC_START_SEC_VAR_CLEARED_32</w:t>
            </w:r>
          </w:p>
        </w:tc>
      </w:tr>
      <w:tr w:rsidR="0076210B" w:rsidTr="0076210B">
        <w:tc>
          <w:tcPr>
            <w:tcW w:w="2988" w:type="dxa"/>
            <w:tcBorders>
              <w:top w:val="single" w:sz="6" w:space="0" w:color="auto"/>
              <w:left w:val="single" w:sz="6" w:space="0" w:color="auto"/>
              <w:bottom w:val="single" w:sz="6" w:space="0" w:color="auto"/>
              <w:right w:val="single" w:sz="6" w:space="0" w:color="auto"/>
            </w:tcBorders>
          </w:tcPr>
          <w:p w:rsidR="0076210B" w:rsidRPr="0076210B" w:rsidRDefault="0076210B" w:rsidP="0076210B">
            <w:pPr>
              <w:spacing w:before="60"/>
              <w:rPr>
                <w:rFonts w:ascii="Arial" w:hAnsi="Arial" w:cs="Arial"/>
                <w:sz w:val="16"/>
              </w:rPr>
            </w:pPr>
            <w:r w:rsidRPr="0076210B">
              <w:rPr>
                <w:rFonts w:ascii="Arial" w:hAnsi="Arial" w:cs="Arial"/>
                <w:sz w:val="16"/>
              </w:rPr>
              <w:t>PrechargeDiagTimer_mS_M_u32</w:t>
            </w:r>
          </w:p>
        </w:tc>
        <w:tc>
          <w:tcPr>
            <w:tcW w:w="1350" w:type="dxa"/>
            <w:tcBorders>
              <w:top w:val="single" w:sz="6" w:space="0" w:color="auto"/>
              <w:left w:val="single" w:sz="6" w:space="0" w:color="auto"/>
              <w:bottom w:val="single" w:sz="6" w:space="0" w:color="auto"/>
              <w:right w:val="single" w:sz="6" w:space="0" w:color="auto"/>
            </w:tcBorders>
          </w:tcPr>
          <w:p w:rsidR="0076210B" w:rsidRPr="0076210B" w:rsidRDefault="0076210B" w:rsidP="0076210B">
            <w:pPr>
              <w:spacing w:before="60"/>
              <w:rPr>
                <w:rFonts w:ascii="Arial" w:hAnsi="Arial" w:cs="Arial"/>
                <w:sz w:val="16"/>
              </w:rPr>
            </w:pPr>
            <w:r w:rsidRPr="0076210B">
              <w:rPr>
                <w:rFonts w:ascii="Arial" w:hAnsi="Arial" w:cs="Arial"/>
                <w:sz w:val="16"/>
              </w:rPr>
              <w:t>1</w:t>
            </w:r>
          </w:p>
        </w:tc>
        <w:tc>
          <w:tcPr>
            <w:tcW w:w="1125" w:type="dxa"/>
            <w:tcBorders>
              <w:top w:val="single" w:sz="6" w:space="0" w:color="auto"/>
              <w:left w:val="single" w:sz="6" w:space="0" w:color="auto"/>
              <w:bottom w:val="single" w:sz="6" w:space="0" w:color="auto"/>
              <w:right w:val="single" w:sz="6" w:space="0" w:color="auto"/>
            </w:tcBorders>
          </w:tcPr>
          <w:p w:rsidR="0076210B" w:rsidRPr="0076210B" w:rsidRDefault="0076210B" w:rsidP="0085435C">
            <w:pPr>
              <w:spacing w:before="60"/>
              <w:rPr>
                <w:rFonts w:ascii="Arial" w:hAnsi="Arial" w:cs="Arial"/>
                <w:sz w:val="16"/>
              </w:rPr>
            </w:pPr>
            <w:r>
              <w:rPr>
                <w:rFonts w:ascii="Arial" w:hAnsi="Arial" w:cs="Arial"/>
                <w:sz w:val="16"/>
              </w:rPr>
              <w:t>FULL</w:t>
            </w:r>
          </w:p>
        </w:tc>
        <w:tc>
          <w:tcPr>
            <w:tcW w:w="1125" w:type="dxa"/>
            <w:tcBorders>
              <w:top w:val="single" w:sz="6" w:space="0" w:color="auto"/>
              <w:left w:val="single" w:sz="6" w:space="0" w:color="auto"/>
              <w:bottom w:val="single" w:sz="6" w:space="0" w:color="auto"/>
              <w:right w:val="single" w:sz="6" w:space="0" w:color="auto"/>
            </w:tcBorders>
          </w:tcPr>
          <w:p w:rsidR="0076210B" w:rsidRPr="0076210B" w:rsidRDefault="0076210B" w:rsidP="0085435C">
            <w:pPr>
              <w:spacing w:before="60"/>
              <w:rPr>
                <w:rFonts w:ascii="Arial" w:hAnsi="Arial" w:cs="Arial"/>
                <w:sz w:val="16"/>
              </w:rPr>
            </w:pPr>
            <w:r>
              <w:rPr>
                <w:rFonts w:ascii="Arial" w:hAnsi="Arial" w:cs="Arial"/>
                <w:sz w:val="16"/>
              </w:rPr>
              <w:t>FULL</w:t>
            </w:r>
          </w:p>
        </w:tc>
        <w:tc>
          <w:tcPr>
            <w:tcW w:w="2340" w:type="dxa"/>
            <w:tcBorders>
              <w:top w:val="single" w:sz="6" w:space="0" w:color="auto"/>
              <w:left w:val="single" w:sz="6" w:space="0" w:color="auto"/>
              <w:bottom w:val="single" w:sz="6" w:space="0" w:color="auto"/>
              <w:right w:val="single" w:sz="6" w:space="0" w:color="auto"/>
            </w:tcBorders>
          </w:tcPr>
          <w:p w:rsidR="0076210B" w:rsidRDefault="0076210B" w:rsidP="0076210B">
            <w:pPr>
              <w:spacing w:before="60"/>
              <w:rPr>
                <w:rFonts w:ascii="Arial" w:hAnsi="Arial" w:cs="Arial"/>
                <w:sz w:val="16"/>
              </w:rPr>
            </w:pPr>
            <w:r w:rsidRPr="0076210B">
              <w:rPr>
                <w:rFonts w:ascii="Arial" w:hAnsi="Arial" w:cs="Arial"/>
                <w:sz w:val="16"/>
              </w:rPr>
              <w:t>BKCPPC_START_SEC_VAR_CLEARED_32</w:t>
            </w:r>
          </w:p>
        </w:tc>
      </w:tr>
      <w:tr w:rsidR="0076210B" w:rsidTr="0076210B">
        <w:tc>
          <w:tcPr>
            <w:tcW w:w="2988" w:type="dxa"/>
            <w:tcBorders>
              <w:top w:val="single" w:sz="6" w:space="0" w:color="auto"/>
              <w:left w:val="single" w:sz="6" w:space="0" w:color="auto"/>
              <w:bottom w:val="single" w:sz="6" w:space="0" w:color="auto"/>
              <w:right w:val="single" w:sz="6" w:space="0" w:color="auto"/>
            </w:tcBorders>
          </w:tcPr>
          <w:p w:rsidR="0076210B" w:rsidRPr="0076210B" w:rsidRDefault="0076210B" w:rsidP="0076210B">
            <w:pPr>
              <w:spacing w:before="60"/>
              <w:rPr>
                <w:rFonts w:ascii="Arial" w:hAnsi="Arial" w:cs="Arial"/>
                <w:sz w:val="16"/>
              </w:rPr>
            </w:pPr>
            <w:r w:rsidRPr="0076210B">
              <w:rPr>
                <w:rFonts w:ascii="Arial" w:hAnsi="Arial" w:cs="Arial"/>
                <w:sz w:val="16"/>
              </w:rPr>
              <w:t>PostCloseDiagTimer_mS_M_u32</w:t>
            </w:r>
          </w:p>
        </w:tc>
        <w:tc>
          <w:tcPr>
            <w:tcW w:w="1350" w:type="dxa"/>
            <w:tcBorders>
              <w:top w:val="single" w:sz="6" w:space="0" w:color="auto"/>
              <w:left w:val="single" w:sz="6" w:space="0" w:color="auto"/>
              <w:bottom w:val="single" w:sz="6" w:space="0" w:color="auto"/>
              <w:right w:val="single" w:sz="6" w:space="0" w:color="auto"/>
            </w:tcBorders>
          </w:tcPr>
          <w:p w:rsidR="0076210B" w:rsidRPr="0076210B" w:rsidRDefault="0076210B" w:rsidP="0076210B">
            <w:pPr>
              <w:spacing w:before="60"/>
              <w:rPr>
                <w:rFonts w:ascii="Arial" w:hAnsi="Arial" w:cs="Arial"/>
                <w:sz w:val="16"/>
              </w:rPr>
            </w:pPr>
            <w:r w:rsidRPr="0076210B">
              <w:rPr>
                <w:rFonts w:ascii="Arial" w:hAnsi="Arial" w:cs="Arial"/>
                <w:sz w:val="16"/>
              </w:rPr>
              <w:t>1</w:t>
            </w:r>
          </w:p>
        </w:tc>
        <w:tc>
          <w:tcPr>
            <w:tcW w:w="1125" w:type="dxa"/>
            <w:tcBorders>
              <w:top w:val="single" w:sz="6" w:space="0" w:color="auto"/>
              <w:left w:val="single" w:sz="6" w:space="0" w:color="auto"/>
              <w:bottom w:val="single" w:sz="6" w:space="0" w:color="auto"/>
              <w:right w:val="single" w:sz="6" w:space="0" w:color="auto"/>
            </w:tcBorders>
          </w:tcPr>
          <w:p w:rsidR="0076210B" w:rsidRPr="0076210B" w:rsidRDefault="0076210B" w:rsidP="0085435C">
            <w:pPr>
              <w:spacing w:before="60"/>
              <w:rPr>
                <w:rFonts w:ascii="Arial" w:hAnsi="Arial" w:cs="Arial"/>
                <w:sz w:val="16"/>
              </w:rPr>
            </w:pPr>
            <w:r>
              <w:rPr>
                <w:rFonts w:ascii="Arial" w:hAnsi="Arial" w:cs="Arial"/>
                <w:sz w:val="16"/>
              </w:rPr>
              <w:t>FULL</w:t>
            </w:r>
          </w:p>
        </w:tc>
        <w:tc>
          <w:tcPr>
            <w:tcW w:w="1125" w:type="dxa"/>
            <w:tcBorders>
              <w:top w:val="single" w:sz="6" w:space="0" w:color="auto"/>
              <w:left w:val="single" w:sz="6" w:space="0" w:color="auto"/>
              <w:bottom w:val="single" w:sz="6" w:space="0" w:color="auto"/>
              <w:right w:val="single" w:sz="6" w:space="0" w:color="auto"/>
            </w:tcBorders>
          </w:tcPr>
          <w:p w:rsidR="0076210B" w:rsidRPr="0076210B" w:rsidRDefault="0076210B" w:rsidP="0085435C">
            <w:pPr>
              <w:spacing w:before="60"/>
              <w:rPr>
                <w:rFonts w:ascii="Arial" w:hAnsi="Arial" w:cs="Arial"/>
                <w:sz w:val="16"/>
              </w:rPr>
            </w:pPr>
            <w:r>
              <w:rPr>
                <w:rFonts w:ascii="Arial" w:hAnsi="Arial" w:cs="Arial"/>
                <w:sz w:val="16"/>
              </w:rPr>
              <w:t>FULL</w:t>
            </w:r>
          </w:p>
        </w:tc>
        <w:tc>
          <w:tcPr>
            <w:tcW w:w="2340" w:type="dxa"/>
            <w:tcBorders>
              <w:top w:val="single" w:sz="6" w:space="0" w:color="auto"/>
              <w:left w:val="single" w:sz="6" w:space="0" w:color="auto"/>
              <w:bottom w:val="single" w:sz="6" w:space="0" w:color="auto"/>
              <w:right w:val="single" w:sz="6" w:space="0" w:color="auto"/>
            </w:tcBorders>
          </w:tcPr>
          <w:p w:rsidR="0076210B" w:rsidRDefault="0076210B" w:rsidP="0076210B">
            <w:pPr>
              <w:spacing w:before="60"/>
              <w:rPr>
                <w:rFonts w:ascii="Arial" w:hAnsi="Arial" w:cs="Arial"/>
                <w:sz w:val="16"/>
              </w:rPr>
            </w:pPr>
            <w:r w:rsidRPr="0076210B">
              <w:rPr>
                <w:rFonts w:ascii="Arial" w:hAnsi="Arial" w:cs="Arial"/>
                <w:sz w:val="16"/>
              </w:rPr>
              <w:t>BKCPPC_START_SEC_VAR_CLEARED_32</w:t>
            </w:r>
          </w:p>
        </w:tc>
      </w:tr>
      <w:tr w:rsidR="0076210B" w:rsidTr="0076210B">
        <w:tc>
          <w:tcPr>
            <w:tcW w:w="2988" w:type="dxa"/>
            <w:tcBorders>
              <w:top w:val="single" w:sz="6" w:space="0" w:color="auto"/>
              <w:left w:val="single" w:sz="6" w:space="0" w:color="auto"/>
              <w:bottom w:val="single" w:sz="6" w:space="0" w:color="auto"/>
              <w:right w:val="single" w:sz="6" w:space="0" w:color="auto"/>
            </w:tcBorders>
          </w:tcPr>
          <w:p w:rsidR="0076210B" w:rsidRPr="0076210B" w:rsidRDefault="0076210B" w:rsidP="0076210B">
            <w:pPr>
              <w:spacing w:before="60"/>
              <w:rPr>
                <w:rFonts w:ascii="Arial" w:hAnsi="Arial" w:cs="Arial"/>
                <w:sz w:val="16"/>
              </w:rPr>
            </w:pPr>
            <w:r w:rsidRPr="0076210B">
              <w:rPr>
                <w:rFonts w:ascii="Arial" w:hAnsi="Arial" w:cs="Arial"/>
                <w:sz w:val="16"/>
              </w:rPr>
              <w:t>VerifyCloseDiagTimer_mS_M_u32</w:t>
            </w:r>
          </w:p>
        </w:tc>
        <w:tc>
          <w:tcPr>
            <w:tcW w:w="1350" w:type="dxa"/>
            <w:tcBorders>
              <w:top w:val="single" w:sz="6" w:space="0" w:color="auto"/>
              <w:left w:val="single" w:sz="6" w:space="0" w:color="auto"/>
              <w:bottom w:val="single" w:sz="6" w:space="0" w:color="auto"/>
              <w:right w:val="single" w:sz="6" w:space="0" w:color="auto"/>
            </w:tcBorders>
          </w:tcPr>
          <w:p w:rsidR="0076210B" w:rsidRPr="0076210B" w:rsidRDefault="0076210B" w:rsidP="0076210B">
            <w:pPr>
              <w:spacing w:before="60"/>
              <w:rPr>
                <w:rFonts w:ascii="Arial" w:hAnsi="Arial" w:cs="Arial"/>
                <w:sz w:val="16"/>
              </w:rPr>
            </w:pPr>
            <w:r w:rsidRPr="0076210B">
              <w:rPr>
                <w:rFonts w:ascii="Arial" w:hAnsi="Arial" w:cs="Arial"/>
                <w:sz w:val="16"/>
              </w:rPr>
              <w:t>1</w:t>
            </w:r>
          </w:p>
        </w:tc>
        <w:tc>
          <w:tcPr>
            <w:tcW w:w="1125" w:type="dxa"/>
            <w:tcBorders>
              <w:top w:val="single" w:sz="6" w:space="0" w:color="auto"/>
              <w:left w:val="single" w:sz="6" w:space="0" w:color="auto"/>
              <w:bottom w:val="single" w:sz="6" w:space="0" w:color="auto"/>
              <w:right w:val="single" w:sz="6" w:space="0" w:color="auto"/>
            </w:tcBorders>
          </w:tcPr>
          <w:p w:rsidR="0076210B" w:rsidRPr="0076210B" w:rsidRDefault="0076210B" w:rsidP="0085435C">
            <w:pPr>
              <w:spacing w:before="60"/>
              <w:rPr>
                <w:rFonts w:ascii="Arial" w:hAnsi="Arial" w:cs="Arial"/>
                <w:sz w:val="16"/>
              </w:rPr>
            </w:pPr>
            <w:r>
              <w:rPr>
                <w:rFonts w:ascii="Arial" w:hAnsi="Arial" w:cs="Arial"/>
                <w:sz w:val="16"/>
              </w:rPr>
              <w:t>FULL</w:t>
            </w:r>
          </w:p>
        </w:tc>
        <w:tc>
          <w:tcPr>
            <w:tcW w:w="1125" w:type="dxa"/>
            <w:tcBorders>
              <w:top w:val="single" w:sz="6" w:space="0" w:color="auto"/>
              <w:left w:val="single" w:sz="6" w:space="0" w:color="auto"/>
              <w:bottom w:val="single" w:sz="6" w:space="0" w:color="auto"/>
              <w:right w:val="single" w:sz="6" w:space="0" w:color="auto"/>
            </w:tcBorders>
          </w:tcPr>
          <w:p w:rsidR="0076210B" w:rsidRPr="0076210B" w:rsidRDefault="0076210B" w:rsidP="0085435C">
            <w:pPr>
              <w:spacing w:before="60"/>
              <w:rPr>
                <w:rFonts w:ascii="Arial" w:hAnsi="Arial" w:cs="Arial"/>
                <w:sz w:val="16"/>
              </w:rPr>
            </w:pPr>
            <w:r>
              <w:rPr>
                <w:rFonts w:ascii="Arial" w:hAnsi="Arial" w:cs="Arial"/>
                <w:sz w:val="16"/>
              </w:rPr>
              <w:t>FULL</w:t>
            </w:r>
          </w:p>
        </w:tc>
        <w:tc>
          <w:tcPr>
            <w:tcW w:w="2340" w:type="dxa"/>
            <w:tcBorders>
              <w:top w:val="single" w:sz="6" w:space="0" w:color="auto"/>
              <w:left w:val="single" w:sz="6" w:space="0" w:color="auto"/>
              <w:bottom w:val="single" w:sz="6" w:space="0" w:color="auto"/>
              <w:right w:val="single" w:sz="6" w:space="0" w:color="auto"/>
            </w:tcBorders>
          </w:tcPr>
          <w:p w:rsidR="0076210B" w:rsidRDefault="0076210B" w:rsidP="0076210B">
            <w:pPr>
              <w:spacing w:before="60"/>
              <w:rPr>
                <w:rFonts w:ascii="Arial" w:hAnsi="Arial" w:cs="Arial"/>
                <w:sz w:val="16"/>
              </w:rPr>
            </w:pPr>
            <w:r w:rsidRPr="0076210B">
              <w:rPr>
                <w:rFonts w:ascii="Arial" w:hAnsi="Arial" w:cs="Arial"/>
                <w:sz w:val="16"/>
              </w:rPr>
              <w:t>BKCPPC_START_SEC_VAR_CLEARED_32</w:t>
            </w:r>
          </w:p>
        </w:tc>
      </w:tr>
      <w:tr w:rsidR="0076210B" w:rsidTr="0076210B">
        <w:tc>
          <w:tcPr>
            <w:tcW w:w="2988" w:type="dxa"/>
            <w:tcBorders>
              <w:top w:val="single" w:sz="6" w:space="0" w:color="auto"/>
              <w:left w:val="single" w:sz="6" w:space="0" w:color="auto"/>
              <w:bottom w:val="single" w:sz="6" w:space="0" w:color="auto"/>
              <w:right w:val="single" w:sz="6" w:space="0" w:color="auto"/>
            </w:tcBorders>
          </w:tcPr>
          <w:p w:rsidR="0076210B" w:rsidRPr="0076210B" w:rsidRDefault="0076210B" w:rsidP="0076210B">
            <w:pPr>
              <w:spacing w:before="60"/>
              <w:rPr>
                <w:rFonts w:ascii="Arial" w:hAnsi="Arial" w:cs="Arial"/>
                <w:sz w:val="16"/>
              </w:rPr>
            </w:pPr>
            <w:r w:rsidRPr="0076210B">
              <w:rPr>
                <w:rFonts w:ascii="Arial" w:hAnsi="Arial" w:cs="Arial"/>
                <w:sz w:val="16"/>
              </w:rPr>
              <w:t>VdischMax_Volts_M_f32</w:t>
            </w:r>
          </w:p>
        </w:tc>
        <w:tc>
          <w:tcPr>
            <w:tcW w:w="1350" w:type="dxa"/>
            <w:tcBorders>
              <w:top w:val="single" w:sz="6" w:space="0" w:color="auto"/>
              <w:left w:val="single" w:sz="6" w:space="0" w:color="auto"/>
              <w:bottom w:val="single" w:sz="6" w:space="0" w:color="auto"/>
              <w:right w:val="single" w:sz="6" w:space="0" w:color="auto"/>
            </w:tcBorders>
          </w:tcPr>
          <w:p w:rsidR="0076210B" w:rsidRPr="0076210B" w:rsidRDefault="0076210B" w:rsidP="0076210B">
            <w:pPr>
              <w:spacing w:before="60"/>
              <w:rPr>
                <w:rFonts w:ascii="Arial" w:hAnsi="Arial" w:cs="Arial"/>
                <w:sz w:val="16"/>
              </w:rPr>
            </w:pPr>
            <w:r w:rsidRPr="0076210B">
              <w:rPr>
                <w:rFonts w:ascii="Arial" w:hAnsi="Arial" w:cs="Arial"/>
                <w:sz w:val="16"/>
              </w:rPr>
              <w:t>Single Precision Float</w:t>
            </w:r>
          </w:p>
        </w:tc>
        <w:tc>
          <w:tcPr>
            <w:tcW w:w="1125" w:type="dxa"/>
            <w:tcBorders>
              <w:top w:val="single" w:sz="6" w:space="0" w:color="auto"/>
              <w:left w:val="single" w:sz="6" w:space="0" w:color="auto"/>
              <w:bottom w:val="single" w:sz="6" w:space="0" w:color="auto"/>
              <w:right w:val="single" w:sz="6" w:space="0" w:color="auto"/>
            </w:tcBorders>
          </w:tcPr>
          <w:p w:rsidR="0076210B" w:rsidRPr="0076210B" w:rsidRDefault="0076210B" w:rsidP="0076210B">
            <w:pPr>
              <w:spacing w:before="60"/>
              <w:rPr>
                <w:rFonts w:ascii="Arial" w:hAnsi="Arial" w:cs="Arial"/>
                <w:sz w:val="16"/>
              </w:rPr>
            </w:pPr>
            <w:r w:rsidRPr="0076210B">
              <w:rPr>
                <w:rFonts w:ascii="Arial" w:hAnsi="Arial" w:cs="Arial"/>
                <w:sz w:val="16"/>
              </w:rPr>
              <w:t>0</w:t>
            </w:r>
          </w:p>
        </w:tc>
        <w:tc>
          <w:tcPr>
            <w:tcW w:w="1125" w:type="dxa"/>
            <w:tcBorders>
              <w:top w:val="single" w:sz="6" w:space="0" w:color="auto"/>
              <w:left w:val="single" w:sz="6" w:space="0" w:color="auto"/>
              <w:bottom w:val="single" w:sz="6" w:space="0" w:color="auto"/>
              <w:right w:val="single" w:sz="6" w:space="0" w:color="auto"/>
            </w:tcBorders>
          </w:tcPr>
          <w:p w:rsidR="0076210B" w:rsidRPr="0076210B" w:rsidRDefault="0076210B" w:rsidP="0076210B">
            <w:pPr>
              <w:spacing w:before="60"/>
              <w:rPr>
                <w:rFonts w:ascii="Arial" w:hAnsi="Arial" w:cs="Arial"/>
                <w:sz w:val="16"/>
              </w:rPr>
            </w:pPr>
            <w:r w:rsidRPr="0076210B">
              <w:rPr>
                <w:rFonts w:ascii="Arial" w:hAnsi="Arial" w:cs="Arial"/>
                <w:sz w:val="16"/>
              </w:rPr>
              <w:t>21</w:t>
            </w:r>
          </w:p>
        </w:tc>
        <w:tc>
          <w:tcPr>
            <w:tcW w:w="2340" w:type="dxa"/>
            <w:tcBorders>
              <w:top w:val="single" w:sz="6" w:space="0" w:color="auto"/>
              <w:left w:val="single" w:sz="6" w:space="0" w:color="auto"/>
              <w:bottom w:val="single" w:sz="6" w:space="0" w:color="auto"/>
              <w:right w:val="single" w:sz="6" w:space="0" w:color="auto"/>
            </w:tcBorders>
          </w:tcPr>
          <w:p w:rsidR="0076210B" w:rsidRDefault="0076210B" w:rsidP="0076210B">
            <w:pPr>
              <w:spacing w:before="60"/>
              <w:rPr>
                <w:rFonts w:ascii="Arial" w:hAnsi="Arial" w:cs="Arial"/>
                <w:sz w:val="16"/>
              </w:rPr>
            </w:pPr>
            <w:r w:rsidRPr="0076210B">
              <w:rPr>
                <w:rFonts w:ascii="Arial" w:hAnsi="Arial" w:cs="Arial"/>
                <w:sz w:val="16"/>
              </w:rPr>
              <w:t>BKCPPC_START_SEC_VAR_CLEARED_32</w:t>
            </w:r>
          </w:p>
        </w:tc>
      </w:tr>
      <w:tr w:rsidR="0076210B" w:rsidTr="0076210B">
        <w:tc>
          <w:tcPr>
            <w:tcW w:w="2988" w:type="dxa"/>
            <w:tcBorders>
              <w:top w:val="single" w:sz="6" w:space="0" w:color="auto"/>
              <w:left w:val="single" w:sz="6" w:space="0" w:color="auto"/>
              <w:bottom w:val="single" w:sz="6" w:space="0" w:color="auto"/>
              <w:right w:val="single" w:sz="6" w:space="0" w:color="auto"/>
            </w:tcBorders>
          </w:tcPr>
          <w:p w:rsidR="0076210B" w:rsidRPr="0076210B" w:rsidRDefault="0076210B" w:rsidP="0076210B">
            <w:pPr>
              <w:spacing w:before="60"/>
              <w:rPr>
                <w:rFonts w:ascii="Arial" w:hAnsi="Arial" w:cs="Arial"/>
                <w:sz w:val="16"/>
              </w:rPr>
            </w:pPr>
            <w:r w:rsidRPr="0076210B">
              <w:rPr>
                <w:rFonts w:ascii="Arial" w:hAnsi="Arial" w:cs="Arial"/>
                <w:sz w:val="16"/>
              </w:rPr>
              <w:t>VdischMin_Volts_M_f32</w:t>
            </w:r>
          </w:p>
        </w:tc>
        <w:tc>
          <w:tcPr>
            <w:tcW w:w="1350" w:type="dxa"/>
            <w:tcBorders>
              <w:top w:val="single" w:sz="6" w:space="0" w:color="auto"/>
              <w:left w:val="single" w:sz="6" w:space="0" w:color="auto"/>
              <w:bottom w:val="single" w:sz="6" w:space="0" w:color="auto"/>
              <w:right w:val="single" w:sz="6" w:space="0" w:color="auto"/>
            </w:tcBorders>
          </w:tcPr>
          <w:p w:rsidR="0076210B" w:rsidRPr="0076210B" w:rsidRDefault="0076210B" w:rsidP="0076210B">
            <w:pPr>
              <w:spacing w:before="60"/>
              <w:rPr>
                <w:rFonts w:ascii="Arial" w:hAnsi="Arial" w:cs="Arial"/>
                <w:sz w:val="16"/>
              </w:rPr>
            </w:pPr>
            <w:r w:rsidRPr="0076210B">
              <w:rPr>
                <w:rFonts w:ascii="Arial" w:hAnsi="Arial" w:cs="Arial"/>
                <w:sz w:val="16"/>
              </w:rPr>
              <w:t>Single Precision Float</w:t>
            </w:r>
          </w:p>
        </w:tc>
        <w:tc>
          <w:tcPr>
            <w:tcW w:w="1125" w:type="dxa"/>
            <w:tcBorders>
              <w:top w:val="single" w:sz="6" w:space="0" w:color="auto"/>
              <w:left w:val="single" w:sz="6" w:space="0" w:color="auto"/>
              <w:bottom w:val="single" w:sz="6" w:space="0" w:color="auto"/>
              <w:right w:val="single" w:sz="6" w:space="0" w:color="auto"/>
            </w:tcBorders>
          </w:tcPr>
          <w:p w:rsidR="0076210B" w:rsidRPr="0076210B" w:rsidRDefault="0076210B" w:rsidP="0076210B">
            <w:pPr>
              <w:spacing w:before="60"/>
              <w:rPr>
                <w:rFonts w:ascii="Arial" w:hAnsi="Arial" w:cs="Arial"/>
                <w:sz w:val="16"/>
              </w:rPr>
            </w:pPr>
            <w:r w:rsidRPr="0076210B">
              <w:rPr>
                <w:rFonts w:ascii="Arial" w:hAnsi="Arial" w:cs="Arial"/>
                <w:sz w:val="16"/>
              </w:rPr>
              <w:t>0</w:t>
            </w:r>
          </w:p>
        </w:tc>
        <w:tc>
          <w:tcPr>
            <w:tcW w:w="1125" w:type="dxa"/>
            <w:tcBorders>
              <w:top w:val="single" w:sz="6" w:space="0" w:color="auto"/>
              <w:left w:val="single" w:sz="6" w:space="0" w:color="auto"/>
              <w:bottom w:val="single" w:sz="6" w:space="0" w:color="auto"/>
              <w:right w:val="single" w:sz="6" w:space="0" w:color="auto"/>
            </w:tcBorders>
          </w:tcPr>
          <w:p w:rsidR="0076210B" w:rsidRPr="0076210B" w:rsidRDefault="0076210B" w:rsidP="0076210B">
            <w:pPr>
              <w:spacing w:before="60"/>
              <w:rPr>
                <w:rFonts w:ascii="Arial" w:hAnsi="Arial" w:cs="Arial"/>
                <w:sz w:val="16"/>
              </w:rPr>
            </w:pPr>
            <w:r w:rsidRPr="0076210B">
              <w:rPr>
                <w:rFonts w:ascii="Arial" w:hAnsi="Arial" w:cs="Arial"/>
                <w:sz w:val="16"/>
              </w:rPr>
              <w:t>19</w:t>
            </w:r>
          </w:p>
        </w:tc>
        <w:tc>
          <w:tcPr>
            <w:tcW w:w="2340" w:type="dxa"/>
            <w:tcBorders>
              <w:top w:val="single" w:sz="6" w:space="0" w:color="auto"/>
              <w:left w:val="single" w:sz="6" w:space="0" w:color="auto"/>
              <w:bottom w:val="single" w:sz="6" w:space="0" w:color="auto"/>
              <w:right w:val="single" w:sz="6" w:space="0" w:color="auto"/>
            </w:tcBorders>
          </w:tcPr>
          <w:p w:rsidR="0076210B" w:rsidRDefault="0076210B" w:rsidP="0076210B">
            <w:pPr>
              <w:spacing w:before="60"/>
              <w:rPr>
                <w:rFonts w:ascii="Arial" w:hAnsi="Arial" w:cs="Arial"/>
                <w:sz w:val="16"/>
              </w:rPr>
            </w:pPr>
            <w:r w:rsidRPr="0076210B">
              <w:rPr>
                <w:rFonts w:ascii="Arial" w:hAnsi="Arial" w:cs="Arial"/>
                <w:sz w:val="16"/>
              </w:rPr>
              <w:t>BKCPPC_START_SEC_VAR_CLEARED_32</w:t>
            </w:r>
          </w:p>
        </w:tc>
      </w:tr>
      <w:tr w:rsidR="0076210B" w:rsidTr="0076210B">
        <w:tc>
          <w:tcPr>
            <w:tcW w:w="2988" w:type="dxa"/>
            <w:tcBorders>
              <w:top w:val="single" w:sz="6" w:space="0" w:color="auto"/>
              <w:left w:val="single" w:sz="6" w:space="0" w:color="auto"/>
              <w:bottom w:val="single" w:sz="6" w:space="0" w:color="auto"/>
              <w:right w:val="single" w:sz="6" w:space="0" w:color="auto"/>
            </w:tcBorders>
          </w:tcPr>
          <w:p w:rsidR="0076210B" w:rsidRPr="0076210B" w:rsidRDefault="0076210B" w:rsidP="0076210B">
            <w:pPr>
              <w:spacing w:before="60"/>
              <w:rPr>
                <w:rFonts w:ascii="Arial" w:hAnsi="Arial" w:cs="Arial"/>
                <w:sz w:val="16"/>
              </w:rPr>
            </w:pPr>
            <w:r w:rsidRPr="0076210B">
              <w:rPr>
                <w:rFonts w:ascii="Arial" w:hAnsi="Arial" w:cs="Arial"/>
                <w:sz w:val="16"/>
              </w:rPr>
              <w:t>VbattStart_Volts_M_f32</w:t>
            </w:r>
          </w:p>
        </w:tc>
        <w:tc>
          <w:tcPr>
            <w:tcW w:w="1350" w:type="dxa"/>
            <w:tcBorders>
              <w:top w:val="single" w:sz="6" w:space="0" w:color="auto"/>
              <w:left w:val="single" w:sz="6" w:space="0" w:color="auto"/>
              <w:bottom w:val="single" w:sz="6" w:space="0" w:color="auto"/>
              <w:right w:val="single" w:sz="6" w:space="0" w:color="auto"/>
            </w:tcBorders>
          </w:tcPr>
          <w:p w:rsidR="0076210B" w:rsidRPr="0076210B" w:rsidRDefault="0076210B" w:rsidP="0076210B">
            <w:pPr>
              <w:spacing w:before="60"/>
              <w:rPr>
                <w:rFonts w:ascii="Arial" w:hAnsi="Arial" w:cs="Arial"/>
                <w:sz w:val="16"/>
              </w:rPr>
            </w:pPr>
            <w:r w:rsidRPr="0076210B">
              <w:rPr>
                <w:rFonts w:ascii="Arial" w:hAnsi="Arial" w:cs="Arial"/>
                <w:sz w:val="16"/>
              </w:rPr>
              <w:t>Single Precision Float</w:t>
            </w:r>
          </w:p>
        </w:tc>
        <w:tc>
          <w:tcPr>
            <w:tcW w:w="1125" w:type="dxa"/>
            <w:tcBorders>
              <w:top w:val="single" w:sz="6" w:space="0" w:color="auto"/>
              <w:left w:val="single" w:sz="6" w:space="0" w:color="auto"/>
              <w:bottom w:val="single" w:sz="6" w:space="0" w:color="auto"/>
              <w:right w:val="single" w:sz="6" w:space="0" w:color="auto"/>
            </w:tcBorders>
          </w:tcPr>
          <w:p w:rsidR="0076210B" w:rsidRPr="0076210B" w:rsidRDefault="0076210B" w:rsidP="0076210B">
            <w:pPr>
              <w:spacing w:before="60"/>
              <w:rPr>
                <w:rFonts w:ascii="Arial" w:hAnsi="Arial" w:cs="Arial"/>
                <w:sz w:val="16"/>
              </w:rPr>
            </w:pPr>
            <w:r w:rsidRPr="0076210B">
              <w:rPr>
                <w:rFonts w:ascii="Arial" w:hAnsi="Arial" w:cs="Arial"/>
                <w:sz w:val="16"/>
              </w:rPr>
              <w:t>0</w:t>
            </w:r>
          </w:p>
        </w:tc>
        <w:tc>
          <w:tcPr>
            <w:tcW w:w="1125" w:type="dxa"/>
            <w:tcBorders>
              <w:top w:val="single" w:sz="6" w:space="0" w:color="auto"/>
              <w:left w:val="single" w:sz="6" w:space="0" w:color="auto"/>
              <w:bottom w:val="single" w:sz="6" w:space="0" w:color="auto"/>
              <w:right w:val="single" w:sz="6" w:space="0" w:color="auto"/>
            </w:tcBorders>
          </w:tcPr>
          <w:p w:rsidR="0076210B" w:rsidRPr="0076210B" w:rsidRDefault="0076210B" w:rsidP="0076210B">
            <w:pPr>
              <w:spacing w:before="60"/>
              <w:rPr>
                <w:rFonts w:ascii="Arial" w:hAnsi="Arial" w:cs="Arial"/>
                <w:sz w:val="16"/>
              </w:rPr>
            </w:pPr>
            <w:r w:rsidRPr="0076210B">
              <w:rPr>
                <w:rFonts w:ascii="Arial" w:hAnsi="Arial" w:cs="Arial"/>
                <w:sz w:val="16"/>
              </w:rPr>
              <w:t>30</w:t>
            </w:r>
          </w:p>
        </w:tc>
        <w:tc>
          <w:tcPr>
            <w:tcW w:w="2340" w:type="dxa"/>
            <w:tcBorders>
              <w:top w:val="single" w:sz="6" w:space="0" w:color="auto"/>
              <w:left w:val="single" w:sz="6" w:space="0" w:color="auto"/>
              <w:bottom w:val="single" w:sz="6" w:space="0" w:color="auto"/>
              <w:right w:val="single" w:sz="6" w:space="0" w:color="auto"/>
            </w:tcBorders>
          </w:tcPr>
          <w:p w:rsidR="0076210B" w:rsidRDefault="0076210B" w:rsidP="0076210B">
            <w:pPr>
              <w:spacing w:before="60"/>
              <w:rPr>
                <w:rFonts w:ascii="Arial" w:hAnsi="Arial" w:cs="Arial"/>
                <w:sz w:val="16"/>
              </w:rPr>
            </w:pPr>
            <w:r w:rsidRPr="0076210B">
              <w:rPr>
                <w:rFonts w:ascii="Arial" w:hAnsi="Arial" w:cs="Arial"/>
                <w:sz w:val="16"/>
              </w:rPr>
              <w:t>BKCPPC_START_SEC_VAR_CLEARED_32</w:t>
            </w:r>
          </w:p>
        </w:tc>
      </w:tr>
      <w:tr w:rsidR="0076210B" w:rsidTr="0076210B">
        <w:tc>
          <w:tcPr>
            <w:tcW w:w="2988" w:type="dxa"/>
            <w:tcBorders>
              <w:top w:val="single" w:sz="6" w:space="0" w:color="auto"/>
              <w:left w:val="single" w:sz="6" w:space="0" w:color="auto"/>
              <w:bottom w:val="single" w:sz="6" w:space="0" w:color="auto"/>
              <w:right w:val="single" w:sz="6" w:space="0" w:color="auto"/>
            </w:tcBorders>
          </w:tcPr>
          <w:p w:rsidR="0076210B" w:rsidRPr="0076210B" w:rsidRDefault="0076210B" w:rsidP="0076210B">
            <w:pPr>
              <w:spacing w:before="60"/>
              <w:rPr>
                <w:rFonts w:ascii="Arial" w:hAnsi="Arial" w:cs="Arial"/>
                <w:sz w:val="16"/>
              </w:rPr>
            </w:pPr>
            <w:r w:rsidRPr="0076210B">
              <w:rPr>
                <w:rFonts w:ascii="Arial" w:hAnsi="Arial" w:cs="Arial"/>
                <w:sz w:val="16"/>
              </w:rPr>
              <w:t>VswitchStart_Volts_M_f32</w:t>
            </w:r>
          </w:p>
        </w:tc>
        <w:tc>
          <w:tcPr>
            <w:tcW w:w="1350" w:type="dxa"/>
            <w:tcBorders>
              <w:top w:val="single" w:sz="6" w:space="0" w:color="auto"/>
              <w:left w:val="single" w:sz="6" w:space="0" w:color="auto"/>
              <w:bottom w:val="single" w:sz="6" w:space="0" w:color="auto"/>
              <w:right w:val="single" w:sz="6" w:space="0" w:color="auto"/>
            </w:tcBorders>
          </w:tcPr>
          <w:p w:rsidR="0076210B" w:rsidRPr="0076210B" w:rsidRDefault="0076210B" w:rsidP="0076210B">
            <w:pPr>
              <w:spacing w:before="60"/>
              <w:rPr>
                <w:rFonts w:ascii="Arial" w:hAnsi="Arial" w:cs="Arial"/>
                <w:sz w:val="16"/>
              </w:rPr>
            </w:pPr>
            <w:r w:rsidRPr="0076210B">
              <w:rPr>
                <w:rFonts w:ascii="Arial" w:hAnsi="Arial" w:cs="Arial"/>
                <w:sz w:val="16"/>
              </w:rPr>
              <w:t>Single Precision Float</w:t>
            </w:r>
          </w:p>
        </w:tc>
        <w:tc>
          <w:tcPr>
            <w:tcW w:w="1125" w:type="dxa"/>
            <w:tcBorders>
              <w:top w:val="single" w:sz="6" w:space="0" w:color="auto"/>
              <w:left w:val="single" w:sz="6" w:space="0" w:color="auto"/>
              <w:bottom w:val="single" w:sz="6" w:space="0" w:color="auto"/>
              <w:right w:val="single" w:sz="6" w:space="0" w:color="auto"/>
            </w:tcBorders>
          </w:tcPr>
          <w:p w:rsidR="0076210B" w:rsidRPr="0076210B" w:rsidRDefault="0076210B" w:rsidP="0076210B">
            <w:pPr>
              <w:spacing w:before="60"/>
              <w:rPr>
                <w:rFonts w:ascii="Arial" w:hAnsi="Arial" w:cs="Arial"/>
                <w:sz w:val="16"/>
              </w:rPr>
            </w:pPr>
            <w:r w:rsidRPr="0076210B">
              <w:rPr>
                <w:rFonts w:ascii="Arial" w:hAnsi="Arial" w:cs="Arial"/>
                <w:sz w:val="16"/>
              </w:rPr>
              <w:t>0</w:t>
            </w:r>
          </w:p>
        </w:tc>
        <w:tc>
          <w:tcPr>
            <w:tcW w:w="1125" w:type="dxa"/>
            <w:tcBorders>
              <w:top w:val="single" w:sz="6" w:space="0" w:color="auto"/>
              <w:left w:val="single" w:sz="6" w:space="0" w:color="auto"/>
              <w:bottom w:val="single" w:sz="6" w:space="0" w:color="auto"/>
              <w:right w:val="single" w:sz="6" w:space="0" w:color="auto"/>
            </w:tcBorders>
          </w:tcPr>
          <w:p w:rsidR="0076210B" w:rsidRPr="0076210B" w:rsidRDefault="0076210B" w:rsidP="0076210B">
            <w:pPr>
              <w:spacing w:before="60"/>
              <w:rPr>
                <w:rFonts w:ascii="Arial" w:hAnsi="Arial" w:cs="Arial"/>
                <w:sz w:val="16"/>
              </w:rPr>
            </w:pPr>
            <w:r w:rsidRPr="0076210B">
              <w:rPr>
                <w:rFonts w:ascii="Arial" w:hAnsi="Arial" w:cs="Arial"/>
                <w:sz w:val="16"/>
              </w:rPr>
              <w:t>20</w:t>
            </w:r>
          </w:p>
        </w:tc>
        <w:tc>
          <w:tcPr>
            <w:tcW w:w="2340" w:type="dxa"/>
            <w:tcBorders>
              <w:top w:val="single" w:sz="6" w:space="0" w:color="auto"/>
              <w:left w:val="single" w:sz="6" w:space="0" w:color="auto"/>
              <w:bottom w:val="single" w:sz="6" w:space="0" w:color="auto"/>
              <w:right w:val="single" w:sz="6" w:space="0" w:color="auto"/>
            </w:tcBorders>
          </w:tcPr>
          <w:p w:rsidR="0076210B" w:rsidRDefault="0076210B" w:rsidP="0076210B">
            <w:pPr>
              <w:spacing w:before="60"/>
              <w:rPr>
                <w:rFonts w:ascii="Arial" w:hAnsi="Arial" w:cs="Arial"/>
                <w:sz w:val="16"/>
              </w:rPr>
            </w:pPr>
            <w:r w:rsidRPr="0076210B">
              <w:rPr>
                <w:rFonts w:ascii="Arial" w:hAnsi="Arial" w:cs="Arial"/>
                <w:sz w:val="16"/>
              </w:rPr>
              <w:t>BKCPPC_START_SEC_VAR_CLEARED_32</w:t>
            </w:r>
          </w:p>
        </w:tc>
      </w:tr>
      <w:tr w:rsidR="0076210B" w:rsidTr="0076210B">
        <w:tc>
          <w:tcPr>
            <w:tcW w:w="2988" w:type="dxa"/>
            <w:tcBorders>
              <w:top w:val="single" w:sz="6" w:space="0" w:color="auto"/>
              <w:left w:val="single" w:sz="6" w:space="0" w:color="auto"/>
              <w:bottom w:val="single" w:sz="6" w:space="0" w:color="auto"/>
              <w:right w:val="single" w:sz="6" w:space="0" w:color="auto"/>
            </w:tcBorders>
          </w:tcPr>
          <w:p w:rsidR="0076210B" w:rsidRPr="0076210B" w:rsidRDefault="0076210B" w:rsidP="0076210B">
            <w:pPr>
              <w:spacing w:before="60"/>
              <w:rPr>
                <w:rFonts w:ascii="Arial" w:hAnsi="Arial" w:cs="Arial"/>
                <w:sz w:val="16"/>
              </w:rPr>
            </w:pPr>
            <w:r w:rsidRPr="0076210B">
              <w:rPr>
                <w:rFonts w:ascii="Arial" w:hAnsi="Arial" w:cs="Arial"/>
                <w:sz w:val="16"/>
              </w:rPr>
              <w:lastRenderedPageBreak/>
              <w:t>MotionDetected_Cnt_D_lgc</w:t>
            </w:r>
          </w:p>
        </w:tc>
        <w:tc>
          <w:tcPr>
            <w:tcW w:w="1350" w:type="dxa"/>
            <w:tcBorders>
              <w:top w:val="single" w:sz="6" w:space="0" w:color="auto"/>
              <w:left w:val="single" w:sz="6" w:space="0" w:color="auto"/>
              <w:bottom w:val="single" w:sz="6" w:space="0" w:color="auto"/>
              <w:right w:val="single" w:sz="6" w:space="0" w:color="auto"/>
            </w:tcBorders>
          </w:tcPr>
          <w:p w:rsidR="0076210B" w:rsidRPr="0076210B" w:rsidRDefault="0076210B" w:rsidP="0076210B">
            <w:pPr>
              <w:spacing w:before="60"/>
              <w:rPr>
                <w:rFonts w:ascii="Arial" w:hAnsi="Arial" w:cs="Arial"/>
                <w:sz w:val="16"/>
              </w:rPr>
            </w:pPr>
            <w:r w:rsidRPr="0076210B">
              <w:rPr>
                <w:rFonts w:ascii="Arial" w:hAnsi="Arial" w:cs="Arial"/>
                <w:sz w:val="16"/>
              </w:rPr>
              <w:t>n/a</w:t>
            </w:r>
          </w:p>
        </w:tc>
        <w:tc>
          <w:tcPr>
            <w:tcW w:w="1125" w:type="dxa"/>
            <w:tcBorders>
              <w:top w:val="single" w:sz="6" w:space="0" w:color="auto"/>
              <w:left w:val="single" w:sz="6" w:space="0" w:color="auto"/>
              <w:bottom w:val="single" w:sz="6" w:space="0" w:color="auto"/>
              <w:right w:val="single" w:sz="6" w:space="0" w:color="auto"/>
            </w:tcBorders>
          </w:tcPr>
          <w:p w:rsidR="0076210B" w:rsidRPr="0076210B" w:rsidRDefault="0076210B" w:rsidP="0076210B">
            <w:pPr>
              <w:spacing w:before="60"/>
              <w:rPr>
                <w:rFonts w:ascii="Arial" w:hAnsi="Arial" w:cs="Arial"/>
                <w:sz w:val="16"/>
              </w:rPr>
            </w:pPr>
            <w:r w:rsidRPr="0076210B">
              <w:rPr>
                <w:rFonts w:ascii="Arial" w:hAnsi="Arial" w:cs="Arial"/>
                <w:sz w:val="16"/>
              </w:rPr>
              <w:t>FALSE</w:t>
            </w:r>
          </w:p>
        </w:tc>
        <w:tc>
          <w:tcPr>
            <w:tcW w:w="1125" w:type="dxa"/>
            <w:tcBorders>
              <w:top w:val="single" w:sz="6" w:space="0" w:color="auto"/>
              <w:left w:val="single" w:sz="6" w:space="0" w:color="auto"/>
              <w:bottom w:val="single" w:sz="6" w:space="0" w:color="auto"/>
              <w:right w:val="single" w:sz="6" w:space="0" w:color="auto"/>
            </w:tcBorders>
          </w:tcPr>
          <w:p w:rsidR="0076210B" w:rsidRPr="0076210B" w:rsidRDefault="0076210B" w:rsidP="0076210B">
            <w:pPr>
              <w:spacing w:before="60"/>
              <w:rPr>
                <w:rFonts w:ascii="Arial" w:hAnsi="Arial" w:cs="Arial"/>
                <w:sz w:val="16"/>
              </w:rPr>
            </w:pPr>
            <w:r w:rsidRPr="0076210B">
              <w:rPr>
                <w:rFonts w:ascii="Arial" w:hAnsi="Arial" w:cs="Arial"/>
                <w:sz w:val="16"/>
              </w:rPr>
              <w:t>TRUE</w:t>
            </w:r>
          </w:p>
        </w:tc>
        <w:tc>
          <w:tcPr>
            <w:tcW w:w="2340" w:type="dxa"/>
            <w:tcBorders>
              <w:top w:val="single" w:sz="6" w:space="0" w:color="auto"/>
              <w:left w:val="single" w:sz="6" w:space="0" w:color="auto"/>
              <w:bottom w:val="single" w:sz="6" w:space="0" w:color="auto"/>
              <w:right w:val="single" w:sz="6" w:space="0" w:color="auto"/>
            </w:tcBorders>
          </w:tcPr>
          <w:p w:rsidR="0076210B" w:rsidRDefault="0076210B" w:rsidP="0076210B">
            <w:pPr>
              <w:spacing w:before="60"/>
              <w:rPr>
                <w:rFonts w:ascii="Arial" w:hAnsi="Arial" w:cs="Arial"/>
                <w:sz w:val="16"/>
              </w:rPr>
            </w:pPr>
            <w:r w:rsidRPr="0076210B">
              <w:rPr>
                <w:rFonts w:ascii="Arial" w:hAnsi="Arial" w:cs="Arial"/>
                <w:sz w:val="16"/>
              </w:rPr>
              <w:t>BKCPPC_START_SEC_VAR_CLEARED_UNSPECIFIED</w:t>
            </w:r>
          </w:p>
        </w:tc>
      </w:tr>
      <w:tr w:rsidR="0076210B" w:rsidTr="0076210B">
        <w:tc>
          <w:tcPr>
            <w:tcW w:w="2988" w:type="dxa"/>
            <w:tcBorders>
              <w:top w:val="single" w:sz="6" w:space="0" w:color="auto"/>
              <w:left w:val="single" w:sz="6" w:space="0" w:color="auto"/>
              <w:bottom w:val="single" w:sz="6" w:space="0" w:color="auto"/>
              <w:right w:val="single" w:sz="6" w:space="0" w:color="auto"/>
            </w:tcBorders>
          </w:tcPr>
          <w:p w:rsidR="0076210B" w:rsidRPr="0076210B" w:rsidRDefault="0076210B" w:rsidP="0076210B">
            <w:pPr>
              <w:spacing w:before="60"/>
              <w:rPr>
                <w:rFonts w:ascii="Arial" w:hAnsi="Arial" w:cs="Arial"/>
                <w:sz w:val="16"/>
              </w:rPr>
            </w:pPr>
            <w:r w:rsidRPr="0076210B">
              <w:rPr>
                <w:rFonts w:ascii="Arial" w:hAnsi="Arial" w:cs="Arial"/>
                <w:sz w:val="16"/>
              </w:rPr>
              <w:t>DeltaV_Volts_D_f32</w:t>
            </w:r>
          </w:p>
        </w:tc>
        <w:tc>
          <w:tcPr>
            <w:tcW w:w="1350" w:type="dxa"/>
            <w:tcBorders>
              <w:top w:val="single" w:sz="6" w:space="0" w:color="auto"/>
              <w:left w:val="single" w:sz="6" w:space="0" w:color="auto"/>
              <w:bottom w:val="single" w:sz="6" w:space="0" w:color="auto"/>
              <w:right w:val="single" w:sz="6" w:space="0" w:color="auto"/>
            </w:tcBorders>
          </w:tcPr>
          <w:p w:rsidR="0076210B" w:rsidRPr="0076210B" w:rsidRDefault="0076210B" w:rsidP="0076210B">
            <w:pPr>
              <w:spacing w:before="60"/>
              <w:rPr>
                <w:rFonts w:ascii="Arial" w:hAnsi="Arial" w:cs="Arial"/>
                <w:sz w:val="16"/>
              </w:rPr>
            </w:pPr>
            <w:r w:rsidRPr="0076210B">
              <w:rPr>
                <w:rFonts w:ascii="Arial" w:hAnsi="Arial" w:cs="Arial"/>
                <w:sz w:val="16"/>
              </w:rPr>
              <w:t>Single Precision Float</w:t>
            </w:r>
          </w:p>
        </w:tc>
        <w:tc>
          <w:tcPr>
            <w:tcW w:w="1125" w:type="dxa"/>
            <w:tcBorders>
              <w:top w:val="single" w:sz="6" w:space="0" w:color="auto"/>
              <w:left w:val="single" w:sz="6" w:space="0" w:color="auto"/>
              <w:bottom w:val="single" w:sz="6" w:space="0" w:color="auto"/>
              <w:right w:val="single" w:sz="6" w:space="0" w:color="auto"/>
            </w:tcBorders>
          </w:tcPr>
          <w:p w:rsidR="0076210B" w:rsidRPr="0076210B" w:rsidRDefault="0076210B" w:rsidP="0076210B">
            <w:pPr>
              <w:spacing w:before="60"/>
              <w:rPr>
                <w:rFonts w:ascii="Arial" w:hAnsi="Arial" w:cs="Arial"/>
                <w:sz w:val="16"/>
              </w:rPr>
            </w:pPr>
            <w:r w:rsidRPr="0076210B">
              <w:rPr>
                <w:rFonts w:ascii="Arial" w:hAnsi="Arial" w:cs="Arial"/>
                <w:sz w:val="16"/>
              </w:rPr>
              <w:t>-20</w:t>
            </w:r>
          </w:p>
        </w:tc>
        <w:tc>
          <w:tcPr>
            <w:tcW w:w="1125" w:type="dxa"/>
            <w:tcBorders>
              <w:top w:val="single" w:sz="6" w:space="0" w:color="auto"/>
              <w:left w:val="single" w:sz="6" w:space="0" w:color="auto"/>
              <w:bottom w:val="single" w:sz="6" w:space="0" w:color="auto"/>
              <w:right w:val="single" w:sz="6" w:space="0" w:color="auto"/>
            </w:tcBorders>
          </w:tcPr>
          <w:p w:rsidR="0076210B" w:rsidRPr="0076210B" w:rsidRDefault="0076210B" w:rsidP="0076210B">
            <w:pPr>
              <w:spacing w:before="60"/>
              <w:rPr>
                <w:rFonts w:ascii="Arial" w:hAnsi="Arial" w:cs="Arial"/>
                <w:sz w:val="16"/>
              </w:rPr>
            </w:pPr>
            <w:r w:rsidRPr="0076210B">
              <w:rPr>
                <w:rFonts w:ascii="Arial" w:hAnsi="Arial" w:cs="Arial"/>
                <w:sz w:val="16"/>
              </w:rPr>
              <w:t>30</w:t>
            </w:r>
          </w:p>
        </w:tc>
        <w:tc>
          <w:tcPr>
            <w:tcW w:w="2340" w:type="dxa"/>
            <w:tcBorders>
              <w:top w:val="single" w:sz="6" w:space="0" w:color="auto"/>
              <w:left w:val="single" w:sz="6" w:space="0" w:color="auto"/>
              <w:bottom w:val="single" w:sz="6" w:space="0" w:color="auto"/>
              <w:right w:val="single" w:sz="6" w:space="0" w:color="auto"/>
            </w:tcBorders>
          </w:tcPr>
          <w:p w:rsidR="0076210B" w:rsidRDefault="0076210B" w:rsidP="0076210B">
            <w:pPr>
              <w:spacing w:before="60"/>
              <w:rPr>
                <w:rFonts w:ascii="Arial" w:hAnsi="Arial" w:cs="Arial"/>
                <w:sz w:val="16"/>
              </w:rPr>
            </w:pPr>
            <w:r w:rsidRPr="0076210B">
              <w:rPr>
                <w:rFonts w:ascii="Arial" w:hAnsi="Arial" w:cs="Arial"/>
                <w:sz w:val="16"/>
              </w:rPr>
              <w:t>BKCPPC_START_SEC_VAR_CLEARED_32</w:t>
            </w:r>
          </w:p>
        </w:tc>
      </w:tr>
      <w:tr w:rsidR="0076210B" w:rsidTr="0076210B">
        <w:tc>
          <w:tcPr>
            <w:tcW w:w="2988" w:type="dxa"/>
            <w:tcBorders>
              <w:top w:val="single" w:sz="6" w:space="0" w:color="auto"/>
              <w:left w:val="single" w:sz="6" w:space="0" w:color="auto"/>
              <w:bottom w:val="single" w:sz="6" w:space="0" w:color="auto"/>
              <w:right w:val="single" w:sz="6" w:space="0" w:color="auto"/>
            </w:tcBorders>
          </w:tcPr>
          <w:p w:rsidR="0076210B" w:rsidRPr="0076210B" w:rsidRDefault="0076210B" w:rsidP="0076210B">
            <w:pPr>
              <w:spacing w:before="60"/>
              <w:rPr>
                <w:rFonts w:ascii="Arial" w:hAnsi="Arial" w:cs="Arial"/>
                <w:sz w:val="16"/>
              </w:rPr>
            </w:pPr>
            <w:r w:rsidRPr="0076210B">
              <w:rPr>
                <w:rFonts w:ascii="Arial" w:hAnsi="Arial" w:cs="Arial"/>
                <w:sz w:val="16"/>
              </w:rPr>
              <w:t>VswitchCorrected_Volts_D_f32</w:t>
            </w:r>
          </w:p>
        </w:tc>
        <w:tc>
          <w:tcPr>
            <w:tcW w:w="1350" w:type="dxa"/>
            <w:tcBorders>
              <w:top w:val="single" w:sz="6" w:space="0" w:color="auto"/>
              <w:left w:val="single" w:sz="6" w:space="0" w:color="auto"/>
              <w:bottom w:val="single" w:sz="6" w:space="0" w:color="auto"/>
              <w:right w:val="single" w:sz="6" w:space="0" w:color="auto"/>
            </w:tcBorders>
          </w:tcPr>
          <w:p w:rsidR="0076210B" w:rsidRPr="0076210B" w:rsidRDefault="0076210B" w:rsidP="0076210B">
            <w:pPr>
              <w:spacing w:before="60"/>
              <w:rPr>
                <w:rFonts w:ascii="Arial" w:hAnsi="Arial" w:cs="Arial"/>
                <w:sz w:val="16"/>
              </w:rPr>
            </w:pPr>
            <w:r w:rsidRPr="0076210B">
              <w:rPr>
                <w:rFonts w:ascii="Arial" w:hAnsi="Arial" w:cs="Arial"/>
                <w:sz w:val="16"/>
              </w:rPr>
              <w:t>Single Precision Float</w:t>
            </w:r>
          </w:p>
        </w:tc>
        <w:tc>
          <w:tcPr>
            <w:tcW w:w="1125" w:type="dxa"/>
            <w:tcBorders>
              <w:top w:val="single" w:sz="6" w:space="0" w:color="auto"/>
              <w:left w:val="single" w:sz="6" w:space="0" w:color="auto"/>
              <w:bottom w:val="single" w:sz="6" w:space="0" w:color="auto"/>
              <w:right w:val="single" w:sz="6" w:space="0" w:color="auto"/>
            </w:tcBorders>
          </w:tcPr>
          <w:p w:rsidR="0076210B" w:rsidRPr="0076210B" w:rsidRDefault="0076210B" w:rsidP="0076210B">
            <w:pPr>
              <w:spacing w:before="60"/>
              <w:rPr>
                <w:rFonts w:ascii="Arial" w:hAnsi="Arial" w:cs="Arial"/>
                <w:sz w:val="16"/>
              </w:rPr>
            </w:pPr>
            <w:r w:rsidRPr="0076210B">
              <w:rPr>
                <w:rFonts w:ascii="Arial" w:hAnsi="Arial" w:cs="Arial"/>
                <w:sz w:val="16"/>
              </w:rPr>
              <w:t>0</w:t>
            </w:r>
          </w:p>
        </w:tc>
        <w:tc>
          <w:tcPr>
            <w:tcW w:w="1125" w:type="dxa"/>
            <w:tcBorders>
              <w:top w:val="single" w:sz="6" w:space="0" w:color="auto"/>
              <w:left w:val="single" w:sz="6" w:space="0" w:color="auto"/>
              <w:bottom w:val="single" w:sz="6" w:space="0" w:color="auto"/>
              <w:right w:val="single" w:sz="6" w:space="0" w:color="auto"/>
            </w:tcBorders>
          </w:tcPr>
          <w:p w:rsidR="0076210B" w:rsidRPr="0076210B" w:rsidRDefault="0076210B" w:rsidP="0076210B">
            <w:pPr>
              <w:spacing w:before="60"/>
              <w:rPr>
                <w:rFonts w:ascii="Arial" w:hAnsi="Arial" w:cs="Arial"/>
                <w:sz w:val="16"/>
              </w:rPr>
            </w:pPr>
            <w:r w:rsidRPr="0076210B">
              <w:rPr>
                <w:rFonts w:ascii="Arial" w:hAnsi="Arial" w:cs="Arial"/>
                <w:sz w:val="16"/>
              </w:rPr>
              <w:t>120</w:t>
            </w:r>
          </w:p>
        </w:tc>
        <w:tc>
          <w:tcPr>
            <w:tcW w:w="2340" w:type="dxa"/>
            <w:tcBorders>
              <w:top w:val="single" w:sz="6" w:space="0" w:color="auto"/>
              <w:left w:val="single" w:sz="6" w:space="0" w:color="auto"/>
              <w:bottom w:val="single" w:sz="6" w:space="0" w:color="auto"/>
              <w:right w:val="single" w:sz="6" w:space="0" w:color="auto"/>
            </w:tcBorders>
          </w:tcPr>
          <w:p w:rsidR="0076210B" w:rsidRDefault="0076210B" w:rsidP="0076210B">
            <w:pPr>
              <w:spacing w:before="60"/>
              <w:rPr>
                <w:rFonts w:ascii="Arial" w:hAnsi="Arial" w:cs="Arial"/>
                <w:sz w:val="16"/>
              </w:rPr>
            </w:pPr>
            <w:r w:rsidRPr="0076210B">
              <w:rPr>
                <w:rFonts w:ascii="Arial" w:hAnsi="Arial" w:cs="Arial"/>
                <w:sz w:val="16"/>
              </w:rPr>
              <w:t>BKCPPC_START_SEC_VAR_CLEARED_32</w:t>
            </w:r>
          </w:p>
        </w:tc>
      </w:tr>
    </w:tbl>
    <w:p w:rsidR="0076210B" w:rsidRDefault="0076210B"/>
    <w:p w:rsidR="004A781C" w:rsidRDefault="004A781C">
      <w:pPr>
        <w:pStyle w:val="Heading3"/>
      </w:pPr>
      <w:r>
        <w:t xml:space="preserve">User defined typedef definition/declaration </w:t>
      </w:r>
    </w:p>
    <w:p w:rsidR="004A781C" w:rsidRDefault="004A781C">
      <w:r>
        <w:t>This section documents any user types uniquely used for the module.</w:t>
      </w:r>
    </w:p>
    <w:tbl>
      <w:tblPr>
        <w:tblW w:w="893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F"/>
      </w:tblPr>
      <w:tblGrid>
        <w:gridCol w:w="2808"/>
        <w:gridCol w:w="2880"/>
        <w:gridCol w:w="1260"/>
        <w:gridCol w:w="992"/>
        <w:gridCol w:w="993"/>
      </w:tblGrid>
      <w:tr w:rsidR="003C4D3F" w:rsidTr="0076210B">
        <w:tc>
          <w:tcPr>
            <w:tcW w:w="2808"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Typedef Name</w:t>
            </w:r>
          </w:p>
        </w:tc>
        <w:tc>
          <w:tcPr>
            <w:tcW w:w="2880"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Element Name</w:t>
            </w:r>
          </w:p>
        </w:tc>
        <w:tc>
          <w:tcPr>
            <w:tcW w:w="1260"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User Defined Type</w:t>
            </w:r>
          </w:p>
        </w:tc>
        <w:tc>
          <w:tcPr>
            <w:tcW w:w="992"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Legal Range</w:t>
            </w:r>
          </w:p>
          <w:p w:rsidR="003C4D3F" w:rsidRDefault="003C4D3F" w:rsidP="00F957FA">
            <w:pPr>
              <w:spacing w:before="60"/>
              <w:jc w:val="center"/>
              <w:rPr>
                <w:rFonts w:ascii="Arial" w:hAnsi="Arial" w:cs="Arial"/>
                <w:sz w:val="16"/>
              </w:rPr>
            </w:pPr>
            <w:r>
              <w:rPr>
                <w:rFonts w:ascii="Arial" w:hAnsi="Arial" w:cs="Arial"/>
                <w:sz w:val="16"/>
              </w:rPr>
              <w:t>(min)</w:t>
            </w:r>
          </w:p>
        </w:tc>
        <w:tc>
          <w:tcPr>
            <w:tcW w:w="993"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Legal Range</w:t>
            </w:r>
          </w:p>
          <w:p w:rsidR="003C4D3F" w:rsidRDefault="003C4D3F" w:rsidP="00F957FA">
            <w:pPr>
              <w:spacing w:before="60"/>
              <w:jc w:val="center"/>
              <w:rPr>
                <w:rFonts w:ascii="Arial" w:hAnsi="Arial" w:cs="Arial"/>
                <w:sz w:val="16"/>
              </w:rPr>
            </w:pPr>
            <w:r>
              <w:rPr>
                <w:rFonts w:ascii="Arial" w:hAnsi="Arial" w:cs="Arial"/>
                <w:sz w:val="16"/>
              </w:rPr>
              <w:t>(max)</w:t>
            </w:r>
          </w:p>
        </w:tc>
      </w:tr>
      <w:tr w:rsidR="003C4D3F" w:rsidTr="0076210B">
        <w:tc>
          <w:tcPr>
            <w:tcW w:w="2808" w:type="dxa"/>
          </w:tcPr>
          <w:p w:rsidR="003C4D3F" w:rsidRDefault="0076210B" w:rsidP="00F957FA">
            <w:pPr>
              <w:spacing w:before="60"/>
              <w:rPr>
                <w:rFonts w:ascii="Arial" w:hAnsi="Arial" w:cs="Arial"/>
                <w:sz w:val="16"/>
              </w:rPr>
            </w:pPr>
            <w:r w:rsidRPr="0076210B">
              <w:rPr>
                <w:rFonts w:ascii="Arial" w:hAnsi="Arial" w:cs="Arial"/>
                <w:sz w:val="16"/>
              </w:rPr>
              <w:t>BulkCapPrechargeSequenceType</w:t>
            </w:r>
          </w:p>
        </w:tc>
        <w:tc>
          <w:tcPr>
            <w:tcW w:w="2880" w:type="dxa"/>
          </w:tcPr>
          <w:p w:rsidR="0076210B" w:rsidRPr="0076210B" w:rsidRDefault="0076210B" w:rsidP="0076210B">
            <w:pPr>
              <w:spacing w:before="60"/>
              <w:rPr>
                <w:rFonts w:ascii="Arial" w:hAnsi="Arial" w:cs="Arial"/>
                <w:sz w:val="16"/>
              </w:rPr>
            </w:pPr>
            <w:r w:rsidRPr="0076210B">
              <w:rPr>
                <w:rFonts w:ascii="Arial" w:hAnsi="Arial" w:cs="Arial"/>
                <w:sz w:val="16"/>
              </w:rPr>
              <w:t>BULKCAP_WAITFORSTARTA = 0</w:t>
            </w:r>
          </w:p>
          <w:p w:rsidR="0076210B" w:rsidRPr="0076210B" w:rsidRDefault="0076210B" w:rsidP="0076210B">
            <w:pPr>
              <w:spacing w:before="60"/>
              <w:rPr>
                <w:rFonts w:ascii="Arial" w:hAnsi="Arial" w:cs="Arial"/>
                <w:sz w:val="16"/>
              </w:rPr>
            </w:pPr>
            <w:r w:rsidRPr="0076210B">
              <w:rPr>
                <w:rFonts w:ascii="Arial" w:hAnsi="Arial" w:cs="Arial"/>
                <w:sz w:val="16"/>
              </w:rPr>
              <w:t>BULKCAP_VERIFYDISCOPEN = 1</w:t>
            </w:r>
          </w:p>
          <w:p w:rsidR="0076210B" w:rsidRPr="0076210B" w:rsidRDefault="0076210B" w:rsidP="0076210B">
            <w:pPr>
              <w:spacing w:before="60"/>
              <w:rPr>
                <w:rFonts w:ascii="Arial" w:hAnsi="Arial" w:cs="Arial"/>
                <w:sz w:val="16"/>
              </w:rPr>
            </w:pPr>
            <w:r w:rsidRPr="0076210B">
              <w:rPr>
                <w:rFonts w:ascii="Arial" w:hAnsi="Arial" w:cs="Arial"/>
                <w:sz w:val="16"/>
              </w:rPr>
              <w:t>BULKCAP_WAITFORSQRWAVE = 2</w:t>
            </w:r>
          </w:p>
          <w:p w:rsidR="0076210B" w:rsidRPr="0076210B" w:rsidRDefault="0076210B" w:rsidP="0076210B">
            <w:pPr>
              <w:spacing w:before="60"/>
              <w:rPr>
                <w:rFonts w:ascii="Arial" w:hAnsi="Arial" w:cs="Arial"/>
                <w:sz w:val="16"/>
              </w:rPr>
            </w:pPr>
            <w:r w:rsidRPr="0076210B">
              <w:rPr>
                <w:rFonts w:ascii="Arial" w:hAnsi="Arial" w:cs="Arial"/>
                <w:sz w:val="16"/>
              </w:rPr>
              <w:t>BULKCAP_PRECHARGE = 3</w:t>
            </w:r>
          </w:p>
          <w:p w:rsidR="0076210B" w:rsidRPr="0076210B" w:rsidRDefault="0076210B" w:rsidP="0076210B">
            <w:pPr>
              <w:spacing w:before="60"/>
              <w:rPr>
                <w:rFonts w:ascii="Arial" w:hAnsi="Arial" w:cs="Arial"/>
                <w:sz w:val="16"/>
              </w:rPr>
            </w:pPr>
            <w:r w:rsidRPr="0076210B">
              <w:rPr>
                <w:rFonts w:ascii="Arial" w:hAnsi="Arial" w:cs="Arial"/>
                <w:sz w:val="16"/>
              </w:rPr>
              <w:t>BULKCAP_WAITFORSTARTB = 4</w:t>
            </w:r>
          </w:p>
          <w:p w:rsidR="0076210B" w:rsidRPr="0076210B" w:rsidRDefault="0076210B" w:rsidP="0076210B">
            <w:pPr>
              <w:spacing w:before="60"/>
              <w:rPr>
                <w:rFonts w:ascii="Arial" w:hAnsi="Arial" w:cs="Arial"/>
                <w:sz w:val="16"/>
              </w:rPr>
            </w:pPr>
            <w:r w:rsidRPr="0076210B">
              <w:rPr>
                <w:rFonts w:ascii="Arial" w:hAnsi="Arial" w:cs="Arial"/>
                <w:sz w:val="16"/>
              </w:rPr>
              <w:t>BULKCAP_POSTCLOSE = 5</w:t>
            </w:r>
          </w:p>
          <w:p w:rsidR="0076210B" w:rsidRPr="0076210B" w:rsidRDefault="0076210B" w:rsidP="0076210B">
            <w:pPr>
              <w:spacing w:before="60"/>
              <w:rPr>
                <w:rFonts w:ascii="Arial" w:hAnsi="Arial" w:cs="Arial"/>
                <w:sz w:val="16"/>
              </w:rPr>
            </w:pPr>
            <w:r w:rsidRPr="0076210B">
              <w:rPr>
                <w:rFonts w:ascii="Arial" w:hAnsi="Arial" w:cs="Arial"/>
                <w:sz w:val="16"/>
              </w:rPr>
              <w:t>BULKCAP_VERIFYCLOSE = 6</w:t>
            </w:r>
          </w:p>
          <w:p w:rsidR="003C4D3F" w:rsidRDefault="0076210B" w:rsidP="0076210B">
            <w:pPr>
              <w:spacing w:before="60"/>
              <w:rPr>
                <w:rFonts w:ascii="Arial" w:hAnsi="Arial" w:cs="Arial"/>
                <w:sz w:val="16"/>
              </w:rPr>
            </w:pPr>
            <w:r w:rsidRPr="0076210B">
              <w:rPr>
                <w:rFonts w:ascii="Arial" w:hAnsi="Arial" w:cs="Arial"/>
                <w:sz w:val="16"/>
              </w:rPr>
              <w:t>BULKCAP_RUNTIMEDIAG = 7</w:t>
            </w:r>
          </w:p>
        </w:tc>
        <w:tc>
          <w:tcPr>
            <w:tcW w:w="1260" w:type="dxa"/>
          </w:tcPr>
          <w:p w:rsidR="003C4D3F" w:rsidRDefault="0076210B" w:rsidP="00F957FA">
            <w:pPr>
              <w:spacing w:before="60"/>
              <w:rPr>
                <w:rFonts w:ascii="Arial" w:hAnsi="Arial" w:cs="Arial"/>
                <w:sz w:val="16"/>
              </w:rPr>
            </w:pPr>
            <w:r>
              <w:rPr>
                <w:rFonts w:ascii="Arial" w:hAnsi="Arial" w:cs="Arial"/>
                <w:sz w:val="16"/>
              </w:rPr>
              <w:t>uint8</w:t>
            </w:r>
          </w:p>
        </w:tc>
        <w:tc>
          <w:tcPr>
            <w:tcW w:w="992" w:type="dxa"/>
          </w:tcPr>
          <w:p w:rsidR="003C4D3F" w:rsidRDefault="0076210B" w:rsidP="00F957FA">
            <w:pPr>
              <w:spacing w:before="60"/>
              <w:rPr>
                <w:rFonts w:ascii="Arial" w:hAnsi="Arial" w:cs="Arial"/>
                <w:sz w:val="16"/>
              </w:rPr>
            </w:pPr>
            <w:r>
              <w:rPr>
                <w:rFonts w:ascii="Arial" w:hAnsi="Arial" w:cs="Arial"/>
                <w:sz w:val="16"/>
              </w:rPr>
              <w:t>0</w:t>
            </w:r>
          </w:p>
        </w:tc>
        <w:tc>
          <w:tcPr>
            <w:tcW w:w="993" w:type="dxa"/>
          </w:tcPr>
          <w:p w:rsidR="003C4D3F" w:rsidRDefault="0076210B" w:rsidP="00F957FA">
            <w:pPr>
              <w:spacing w:before="60"/>
              <w:rPr>
                <w:rFonts w:ascii="Arial" w:hAnsi="Arial" w:cs="Arial"/>
                <w:sz w:val="16"/>
              </w:rPr>
            </w:pPr>
            <w:r>
              <w:rPr>
                <w:rFonts w:ascii="Arial" w:hAnsi="Arial" w:cs="Arial"/>
                <w:sz w:val="16"/>
              </w:rPr>
              <w:t>7</w:t>
            </w:r>
          </w:p>
        </w:tc>
      </w:tr>
    </w:tbl>
    <w:p w:rsidR="004A781C" w:rsidRDefault="004A781C"/>
    <w:p w:rsidR="00DE4889" w:rsidRDefault="00DE4889">
      <w:pPr>
        <w:spacing w:after="0"/>
        <w:rPr>
          <w:rFonts w:ascii="Arial" w:hAnsi="Arial"/>
          <w:b/>
          <w:kern w:val="28"/>
          <w:sz w:val="28"/>
        </w:rPr>
      </w:pPr>
      <w:r>
        <w:br w:type="page"/>
      </w:r>
    </w:p>
    <w:p w:rsidR="004A781C" w:rsidRDefault="004A781C">
      <w:pPr>
        <w:pStyle w:val="Heading1"/>
      </w:pPr>
      <w:r>
        <w:t>Constant Data Dictionary</w:t>
      </w:r>
    </w:p>
    <w:p w:rsidR="004A781C" w:rsidRDefault="004A781C">
      <w:pPr>
        <w:pStyle w:val="Heading2"/>
      </w:pPr>
      <w:r>
        <w:t>Calibration Constants</w:t>
      </w:r>
    </w:p>
    <w:p w:rsidR="004A781C" w:rsidRDefault="004A781C">
      <w:r>
        <w:t xml:space="preserve">This section lists the calibrations used by the module.  For details on calibration constants, refer to the Data Dictionary for the application.  </w:t>
      </w:r>
    </w:p>
    <w:tbl>
      <w:tblPr>
        <w:tblW w:w="4608" w:type="dxa"/>
        <w:jc w:val="center"/>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tblPr>
      <w:tblGrid>
        <w:gridCol w:w="4608"/>
      </w:tblGrid>
      <w:tr w:rsidR="004A781C">
        <w:trPr>
          <w:jc w:val="center"/>
        </w:trPr>
        <w:tc>
          <w:tcPr>
            <w:tcW w:w="4608"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Constant Name</w:t>
            </w:r>
          </w:p>
        </w:tc>
      </w:tr>
      <w:tr w:rsidR="0076210B" w:rsidTr="0076210B">
        <w:trPr>
          <w:jc w:val="center"/>
        </w:trPr>
        <w:tc>
          <w:tcPr>
            <w:tcW w:w="4608" w:type="dxa"/>
            <w:tcBorders>
              <w:top w:val="nil"/>
              <w:left w:val="single" w:sz="6" w:space="0" w:color="auto"/>
              <w:bottom w:val="single" w:sz="6" w:space="0" w:color="auto"/>
              <w:right w:val="single" w:sz="6" w:space="0" w:color="auto"/>
            </w:tcBorders>
            <w:vAlign w:val="center"/>
          </w:tcPr>
          <w:p w:rsidR="0076210B" w:rsidRPr="0076210B" w:rsidRDefault="0076210B" w:rsidP="0076210B">
            <w:pPr>
              <w:spacing w:before="60"/>
              <w:rPr>
                <w:rFonts w:ascii="Arial" w:hAnsi="Arial" w:cs="Arial"/>
                <w:sz w:val="16"/>
              </w:rPr>
            </w:pPr>
            <w:r w:rsidRPr="0076210B">
              <w:rPr>
                <w:rFonts w:ascii="Arial" w:hAnsi="Arial" w:cs="Arial"/>
                <w:sz w:val="16"/>
              </w:rPr>
              <w:t>k_MtrMotionThresh_MtrRadpS_f32</w:t>
            </w:r>
          </w:p>
        </w:tc>
      </w:tr>
      <w:tr w:rsidR="0076210B" w:rsidTr="0076210B">
        <w:trPr>
          <w:jc w:val="center"/>
        </w:trPr>
        <w:tc>
          <w:tcPr>
            <w:tcW w:w="4608" w:type="dxa"/>
            <w:tcBorders>
              <w:top w:val="nil"/>
              <w:left w:val="single" w:sz="6" w:space="0" w:color="auto"/>
              <w:bottom w:val="single" w:sz="6" w:space="0" w:color="auto"/>
              <w:right w:val="single" w:sz="6" w:space="0" w:color="auto"/>
            </w:tcBorders>
            <w:vAlign w:val="center"/>
          </w:tcPr>
          <w:p w:rsidR="0076210B" w:rsidRPr="0076210B" w:rsidRDefault="0076210B" w:rsidP="0076210B">
            <w:pPr>
              <w:spacing w:before="60"/>
              <w:rPr>
                <w:rFonts w:ascii="Arial" w:hAnsi="Arial" w:cs="Arial"/>
                <w:sz w:val="16"/>
              </w:rPr>
            </w:pPr>
            <w:r w:rsidRPr="0076210B">
              <w:rPr>
                <w:rFonts w:ascii="Arial" w:hAnsi="Arial" w:cs="Arial"/>
                <w:sz w:val="16"/>
              </w:rPr>
              <w:t>k_MaxSwitchedVolt_Volts_f32</w:t>
            </w:r>
          </w:p>
        </w:tc>
      </w:tr>
      <w:tr w:rsidR="0076210B" w:rsidTr="0076210B">
        <w:trPr>
          <w:jc w:val="center"/>
        </w:trPr>
        <w:tc>
          <w:tcPr>
            <w:tcW w:w="4608" w:type="dxa"/>
            <w:tcBorders>
              <w:top w:val="nil"/>
              <w:left w:val="single" w:sz="6" w:space="0" w:color="auto"/>
              <w:bottom w:val="single" w:sz="6" w:space="0" w:color="auto"/>
              <w:right w:val="single" w:sz="6" w:space="0" w:color="auto"/>
            </w:tcBorders>
            <w:vAlign w:val="center"/>
          </w:tcPr>
          <w:p w:rsidR="0076210B" w:rsidRPr="0076210B" w:rsidRDefault="0076210B" w:rsidP="0076210B">
            <w:pPr>
              <w:spacing w:before="60"/>
              <w:rPr>
                <w:rFonts w:ascii="Arial" w:hAnsi="Arial" w:cs="Arial"/>
                <w:sz w:val="16"/>
              </w:rPr>
            </w:pPr>
            <w:r w:rsidRPr="0076210B">
              <w:rPr>
                <w:rFonts w:ascii="Arial" w:hAnsi="Arial" w:cs="Arial"/>
                <w:sz w:val="16"/>
              </w:rPr>
              <w:t>k_PwrDiscOpenThresh_Volts_f32</w:t>
            </w:r>
          </w:p>
        </w:tc>
      </w:tr>
      <w:tr w:rsidR="0076210B" w:rsidTr="0076210B">
        <w:trPr>
          <w:jc w:val="center"/>
        </w:trPr>
        <w:tc>
          <w:tcPr>
            <w:tcW w:w="4608" w:type="dxa"/>
            <w:tcBorders>
              <w:top w:val="nil"/>
              <w:left w:val="single" w:sz="6" w:space="0" w:color="auto"/>
              <w:bottom w:val="single" w:sz="6" w:space="0" w:color="auto"/>
              <w:right w:val="single" w:sz="6" w:space="0" w:color="auto"/>
            </w:tcBorders>
            <w:vAlign w:val="center"/>
          </w:tcPr>
          <w:p w:rsidR="0076210B" w:rsidRPr="0076210B" w:rsidRDefault="0076210B" w:rsidP="0076210B">
            <w:pPr>
              <w:spacing w:before="60"/>
              <w:rPr>
                <w:rFonts w:ascii="Arial" w:hAnsi="Arial" w:cs="Arial"/>
                <w:sz w:val="16"/>
              </w:rPr>
            </w:pPr>
            <w:r w:rsidRPr="0076210B">
              <w:rPr>
                <w:rFonts w:ascii="Arial" w:hAnsi="Arial" w:cs="Arial"/>
                <w:sz w:val="16"/>
              </w:rPr>
              <w:t>k_PMOSDIAGOpenThresh_Volts_f32</w:t>
            </w:r>
          </w:p>
        </w:tc>
      </w:tr>
      <w:tr w:rsidR="0076210B" w:rsidTr="0076210B">
        <w:trPr>
          <w:jc w:val="center"/>
        </w:trPr>
        <w:tc>
          <w:tcPr>
            <w:tcW w:w="4608" w:type="dxa"/>
            <w:tcBorders>
              <w:top w:val="nil"/>
              <w:left w:val="single" w:sz="6" w:space="0" w:color="auto"/>
              <w:bottom w:val="single" w:sz="6" w:space="0" w:color="auto"/>
              <w:right w:val="single" w:sz="6" w:space="0" w:color="auto"/>
            </w:tcBorders>
            <w:vAlign w:val="center"/>
          </w:tcPr>
          <w:p w:rsidR="0076210B" w:rsidRPr="0076210B" w:rsidRDefault="0076210B" w:rsidP="0076210B">
            <w:pPr>
              <w:spacing w:before="60"/>
              <w:rPr>
                <w:rFonts w:ascii="Arial" w:hAnsi="Arial" w:cs="Arial"/>
                <w:sz w:val="16"/>
              </w:rPr>
            </w:pPr>
            <w:r w:rsidRPr="0076210B">
              <w:rPr>
                <w:rFonts w:ascii="Arial" w:hAnsi="Arial" w:cs="Arial"/>
                <w:sz w:val="16"/>
              </w:rPr>
              <w:t>k_OVERRIDESIGDIAGOpenThresh_Volts_f32</w:t>
            </w:r>
          </w:p>
        </w:tc>
      </w:tr>
      <w:tr w:rsidR="0076210B" w:rsidTr="0076210B">
        <w:trPr>
          <w:jc w:val="center"/>
        </w:trPr>
        <w:tc>
          <w:tcPr>
            <w:tcW w:w="4608" w:type="dxa"/>
            <w:tcBorders>
              <w:top w:val="nil"/>
              <w:left w:val="single" w:sz="6" w:space="0" w:color="auto"/>
              <w:bottom w:val="single" w:sz="6" w:space="0" w:color="auto"/>
              <w:right w:val="single" w:sz="6" w:space="0" w:color="auto"/>
            </w:tcBorders>
            <w:vAlign w:val="center"/>
          </w:tcPr>
          <w:p w:rsidR="0076210B" w:rsidRPr="0076210B" w:rsidRDefault="0076210B" w:rsidP="0076210B">
            <w:pPr>
              <w:spacing w:before="60"/>
              <w:rPr>
                <w:rFonts w:ascii="Arial" w:hAnsi="Arial" w:cs="Arial"/>
                <w:sz w:val="16"/>
              </w:rPr>
            </w:pPr>
            <w:r w:rsidRPr="0076210B">
              <w:rPr>
                <w:rFonts w:ascii="Arial" w:hAnsi="Arial" w:cs="Arial"/>
                <w:sz w:val="16"/>
              </w:rPr>
              <w:t>k_VerifyPwrDiscOpenThresh_mS_u16</w:t>
            </w:r>
          </w:p>
        </w:tc>
      </w:tr>
      <w:tr w:rsidR="0076210B" w:rsidTr="0076210B">
        <w:trPr>
          <w:jc w:val="center"/>
        </w:trPr>
        <w:tc>
          <w:tcPr>
            <w:tcW w:w="4608" w:type="dxa"/>
            <w:tcBorders>
              <w:top w:val="nil"/>
              <w:left w:val="single" w:sz="6" w:space="0" w:color="auto"/>
              <w:bottom w:val="single" w:sz="6" w:space="0" w:color="auto"/>
              <w:right w:val="single" w:sz="6" w:space="0" w:color="auto"/>
            </w:tcBorders>
            <w:vAlign w:val="center"/>
          </w:tcPr>
          <w:p w:rsidR="0076210B" w:rsidRPr="0076210B" w:rsidRDefault="0076210B" w:rsidP="0076210B">
            <w:pPr>
              <w:spacing w:before="60"/>
              <w:rPr>
                <w:rFonts w:ascii="Arial" w:hAnsi="Arial" w:cs="Arial"/>
                <w:sz w:val="16"/>
              </w:rPr>
            </w:pPr>
            <w:r w:rsidRPr="0076210B">
              <w:rPr>
                <w:rFonts w:ascii="Arial" w:hAnsi="Arial" w:cs="Arial"/>
                <w:sz w:val="16"/>
              </w:rPr>
              <w:t>k_WaitForSqrWaveThresh_mS_u16</w:t>
            </w:r>
          </w:p>
        </w:tc>
      </w:tr>
      <w:tr w:rsidR="0076210B" w:rsidTr="0076210B">
        <w:trPr>
          <w:jc w:val="center"/>
        </w:trPr>
        <w:tc>
          <w:tcPr>
            <w:tcW w:w="4608" w:type="dxa"/>
            <w:tcBorders>
              <w:top w:val="nil"/>
              <w:left w:val="single" w:sz="6" w:space="0" w:color="auto"/>
              <w:bottom w:val="single" w:sz="6" w:space="0" w:color="auto"/>
              <w:right w:val="single" w:sz="6" w:space="0" w:color="auto"/>
            </w:tcBorders>
            <w:vAlign w:val="center"/>
          </w:tcPr>
          <w:p w:rsidR="0076210B" w:rsidRPr="0076210B" w:rsidRDefault="0076210B" w:rsidP="0076210B">
            <w:pPr>
              <w:spacing w:before="60"/>
              <w:rPr>
                <w:rFonts w:ascii="Arial" w:hAnsi="Arial" w:cs="Arial"/>
                <w:sz w:val="16"/>
              </w:rPr>
            </w:pPr>
            <w:r w:rsidRPr="0076210B">
              <w:rPr>
                <w:rFonts w:ascii="Arial" w:hAnsi="Arial" w:cs="Arial"/>
                <w:sz w:val="16"/>
              </w:rPr>
              <w:t>k_PwrDiscCloseThresh_Volts_f32</w:t>
            </w:r>
          </w:p>
        </w:tc>
      </w:tr>
      <w:tr w:rsidR="0076210B" w:rsidTr="0076210B">
        <w:trPr>
          <w:jc w:val="center"/>
        </w:trPr>
        <w:tc>
          <w:tcPr>
            <w:tcW w:w="4608" w:type="dxa"/>
            <w:tcBorders>
              <w:top w:val="nil"/>
              <w:left w:val="single" w:sz="6" w:space="0" w:color="auto"/>
              <w:bottom w:val="single" w:sz="6" w:space="0" w:color="auto"/>
              <w:right w:val="single" w:sz="6" w:space="0" w:color="auto"/>
            </w:tcBorders>
            <w:vAlign w:val="center"/>
          </w:tcPr>
          <w:p w:rsidR="0076210B" w:rsidRPr="0076210B" w:rsidRDefault="0076210B" w:rsidP="0076210B">
            <w:pPr>
              <w:spacing w:before="60"/>
              <w:rPr>
                <w:rFonts w:ascii="Arial" w:hAnsi="Arial" w:cs="Arial"/>
                <w:sz w:val="16"/>
              </w:rPr>
            </w:pPr>
            <w:r w:rsidRPr="0076210B">
              <w:rPr>
                <w:rFonts w:ascii="Arial" w:hAnsi="Arial" w:cs="Arial"/>
                <w:sz w:val="16"/>
              </w:rPr>
              <w:t>k_PrechargeThresh_mS_u16</w:t>
            </w:r>
          </w:p>
        </w:tc>
      </w:tr>
      <w:tr w:rsidR="0076210B" w:rsidTr="0076210B">
        <w:trPr>
          <w:jc w:val="center"/>
        </w:trPr>
        <w:tc>
          <w:tcPr>
            <w:tcW w:w="4608" w:type="dxa"/>
            <w:tcBorders>
              <w:top w:val="nil"/>
              <w:left w:val="single" w:sz="6" w:space="0" w:color="auto"/>
              <w:bottom w:val="single" w:sz="6" w:space="0" w:color="auto"/>
              <w:right w:val="single" w:sz="6" w:space="0" w:color="auto"/>
            </w:tcBorders>
            <w:vAlign w:val="center"/>
          </w:tcPr>
          <w:p w:rsidR="0076210B" w:rsidRPr="0076210B" w:rsidRDefault="0076210B" w:rsidP="0076210B">
            <w:pPr>
              <w:spacing w:before="60"/>
              <w:rPr>
                <w:rFonts w:ascii="Arial" w:hAnsi="Arial" w:cs="Arial"/>
                <w:sz w:val="16"/>
              </w:rPr>
            </w:pPr>
            <w:r w:rsidRPr="0076210B">
              <w:rPr>
                <w:rFonts w:ascii="Arial" w:hAnsi="Arial" w:cs="Arial"/>
                <w:sz w:val="16"/>
              </w:rPr>
              <w:t>k_PMOSVError_Volts_f32</w:t>
            </w:r>
          </w:p>
        </w:tc>
      </w:tr>
      <w:tr w:rsidR="0076210B" w:rsidTr="0076210B">
        <w:trPr>
          <w:jc w:val="center"/>
        </w:trPr>
        <w:tc>
          <w:tcPr>
            <w:tcW w:w="4608" w:type="dxa"/>
            <w:tcBorders>
              <w:top w:val="nil"/>
              <w:left w:val="single" w:sz="6" w:space="0" w:color="auto"/>
              <w:bottom w:val="single" w:sz="6" w:space="0" w:color="auto"/>
              <w:right w:val="single" w:sz="6" w:space="0" w:color="auto"/>
            </w:tcBorders>
            <w:vAlign w:val="center"/>
          </w:tcPr>
          <w:p w:rsidR="0076210B" w:rsidRPr="0076210B" w:rsidRDefault="0076210B" w:rsidP="0076210B">
            <w:pPr>
              <w:spacing w:before="60"/>
              <w:rPr>
                <w:rFonts w:ascii="Arial" w:hAnsi="Arial" w:cs="Arial"/>
                <w:sz w:val="16"/>
              </w:rPr>
            </w:pPr>
            <w:r w:rsidRPr="0076210B">
              <w:rPr>
                <w:rFonts w:ascii="Arial" w:hAnsi="Arial" w:cs="Arial"/>
                <w:sz w:val="16"/>
              </w:rPr>
              <w:t>k_PMOSTError_mS_u16</w:t>
            </w:r>
          </w:p>
        </w:tc>
      </w:tr>
      <w:tr w:rsidR="0076210B" w:rsidTr="0076210B">
        <w:trPr>
          <w:jc w:val="center"/>
        </w:trPr>
        <w:tc>
          <w:tcPr>
            <w:tcW w:w="4608" w:type="dxa"/>
            <w:tcBorders>
              <w:top w:val="nil"/>
              <w:left w:val="single" w:sz="6" w:space="0" w:color="auto"/>
              <w:bottom w:val="single" w:sz="6" w:space="0" w:color="auto"/>
              <w:right w:val="single" w:sz="6" w:space="0" w:color="auto"/>
            </w:tcBorders>
            <w:vAlign w:val="center"/>
          </w:tcPr>
          <w:p w:rsidR="0076210B" w:rsidRPr="0076210B" w:rsidRDefault="0076210B" w:rsidP="0076210B">
            <w:pPr>
              <w:spacing w:before="60"/>
              <w:rPr>
                <w:rFonts w:ascii="Arial" w:hAnsi="Arial" w:cs="Arial"/>
                <w:sz w:val="16"/>
              </w:rPr>
            </w:pPr>
            <w:r w:rsidRPr="0076210B">
              <w:rPr>
                <w:rFonts w:ascii="Arial" w:hAnsi="Arial" w:cs="Arial"/>
                <w:sz w:val="16"/>
              </w:rPr>
              <w:t>k_MaxDischEst_Uls_f32</w:t>
            </w:r>
          </w:p>
        </w:tc>
      </w:tr>
      <w:tr w:rsidR="0076210B" w:rsidTr="0076210B">
        <w:trPr>
          <w:jc w:val="center"/>
        </w:trPr>
        <w:tc>
          <w:tcPr>
            <w:tcW w:w="4608" w:type="dxa"/>
            <w:tcBorders>
              <w:top w:val="nil"/>
              <w:left w:val="single" w:sz="6" w:space="0" w:color="auto"/>
              <w:bottom w:val="single" w:sz="6" w:space="0" w:color="auto"/>
              <w:right w:val="single" w:sz="6" w:space="0" w:color="auto"/>
            </w:tcBorders>
            <w:vAlign w:val="center"/>
          </w:tcPr>
          <w:p w:rsidR="0076210B" w:rsidRPr="0076210B" w:rsidRDefault="0076210B" w:rsidP="0076210B">
            <w:pPr>
              <w:spacing w:before="60"/>
              <w:rPr>
                <w:rFonts w:ascii="Arial" w:hAnsi="Arial" w:cs="Arial"/>
                <w:sz w:val="16"/>
              </w:rPr>
            </w:pPr>
            <w:r w:rsidRPr="0076210B">
              <w:rPr>
                <w:rFonts w:ascii="Arial" w:hAnsi="Arial" w:cs="Arial"/>
                <w:sz w:val="16"/>
              </w:rPr>
              <w:t>k_MinDischEst_Uls_f32</w:t>
            </w:r>
          </w:p>
        </w:tc>
      </w:tr>
      <w:tr w:rsidR="0076210B" w:rsidTr="0076210B">
        <w:trPr>
          <w:jc w:val="center"/>
        </w:trPr>
        <w:tc>
          <w:tcPr>
            <w:tcW w:w="4608" w:type="dxa"/>
            <w:tcBorders>
              <w:top w:val="nil"/>
              <w:left w:val="single" w:sz="6" w:space="0" w:color="auto"/>
              <w:bottom w:val="single" w:sz="6" w:space="0" w:color="auto"/>
              <w:right w:val="single" w:sz="6" w:space="0" w:color="auto"/>
            </w:tcBorders>
            <w:vAlign w:val="center"/>
          </w:tcPr>
          <w:p w:rsidR="0076210B" w:rsidRPr="0076210B" w:rsidRDefault="0076210B" w:rsidP="0076210B">
            <w:pPr>
              <w:spacing w:before="60"/>
              <w:rPr>
                <w:rFonts w:ascii="Arial" w:hAnsi="Arial" w:cs="Arial"/>
                <w:sz w:val="16"/>
              </w:rPr>
            </w:pPr>
            <w:r w:rsidRPr="0076210B">
              <w:rPr>
                <w:rFonts w:ascii="Arial" w:hAnsi="Arial" w:cs="Arial"/>
                <w:sz w:val="16"/>
              </w:rPr>
              <w:t>k_VswitchDeltaThresh_Volts_f32</w:t>
            </w:r>
          </w:p>
        </w:tc>
      </w:tr>
      <w:tr w:rsidR="0076210B" w:rsidTr="0076210B">
        <w:trPr>
          <w:jc w:val="center"/>
        </w:trPr>
        <w:tc>
          <w:tcPr>
            <w:tcW w:w="4608" w:type="dxa"/>
            <w:tcBorders>
              <w:top w:val="nil"/>
              <w:left w:val="single" w:sz="6" w:space="0" w:color="auto"/>
              <w:bottom w:val="single" w:sz="6" w:space="0" w:color="auto"/>
              <w:right w:val="single" w:sz="6" w:space="0" w:color="auto"/>
            </w:tcBorders>
            <w:vAlign w:val="center"/>
          </w:tcPr>
          <w:p w:rsidR="0076210B" w:rsidRPr="0076210B" w:rsidRDefault="0076210B" w:rsidP="0076210B">
            <w:pPr>
              <w:spacing w:before="60"/>
              <w:rPr>
                <w:rFonts w:ascii="Arial" w:hAnsi="Arial" w:cs="Arial"/>
                <w:sz w:val="16"/>
              </w:rPr>
            </w:pPr>
            <w:r w:rsidRPr="0076210B">
              <w:rPr>
                <w:rFonts w:ascii="Arial" w:hAnsi="Arial" w:cs="Arial"/>
                <w:sz w:val="16"/>
              </w:rPr>
              <w:t>k_VerifyPwrDiscCloseThresh_mS_u16</w:t>
            </w:r>
          </w:p>
        </w:tc>
      </w:tr>
      <w:tr w:rsidR="0076210B" w:rsidTr="0076210B">
        <w:trPr>
          <w:jc w:val="center"/>
        </w:trPr>
        <w:tc>
          <w:tcPr>
            <w:tcW w:w="4608" w:type="dxa"/>
            <w:tcBorders>
              <w:top w:val="nil"/>
              <w:left w:val="single" w:sz="6" w:space="0" w:color="auto"/>
              <w:bottom w:val="single" w:sz="6" w:space="0" w:color="auto"/>
              <w:right w:val="single" w:sz="6" w:space="0" w:color="auto"/>
            </w:tcBorders>
            <w:vAlign w:val="center"/>
          </w:tcPr>
          <w:p w:rsidR="0076210B" w:rsidRPr="0076210B" w:rsidRDefault="0076210B" w:rsidP="0076210B">
            <w:pPr>
              <w:spacing w:before="60"/>
              <w:rPr>
                <w:rFonts w:ascii="Arial" w:hAnsi="Arial" w:cs="Arial"/>
                <w:sz w:val="16"/>
              </w:rPr>
            </w:pPr>
            <w:r w:rsidRPr="0076210B">
              <w:rPr>
                <w:rFonts w:ascii="Arial" w:hAnsi="Arial" w:cs="Arial"/>
                <w:sz w:val="16"/>
              </w:rPr>
              <w:t>k_ChargeMinDelta_Volts_f32</w:t>
            </w:r>
          </w:p>
        </w:tc>
      </w:tr>
      <w:tr w:rsidR="0085435C" w:rsidTr="0076210B">
        <w:trPr>
          <w:jc w:val="center"/>
          <w:ins w:id="5" w:author="nzt9hv" w:date="2013-02-27T13:25:00Z"/>
        </w:trPr>
        <w:tc>
          <w:tcPr>
            <w:tcW w:w="4608" w:type="dxa"/>
            <w:tcBorders>
              <w:top w:val="nil"/>
              <w:left w:val="single" w:sz="6" w:space="0" w:color="auto"/>
              <w:bottom w:val="single" w:sz="6" w:space="0" w:color="auto"/>
              <w:right w:val="single" w:sz="6" w:space="0" w:color="auto"/>
            </w:tcBorders>
            <w:vAlign w:val="center"/>
          </w:tcPr>
          <w:p w:rsidR="0085435C" w:rsidRPr="0076210B" w:rsidRDefault="0085435C" w:rsidP="0076210B">
            <w:pPr>
              <w:spacing w:before="60"/>
              <w:rPr>
                <w:ins w:id="6" w:author="nzt9hv" w:date="2013-02-27T13:25:00Z"/>
                <w:rFonts w:ascii="Arial" w:hAnsi="Arial" w:cs="Arial"/>
                <w:sz w:val="16"/>
              </w:rPr>
            </w:pPr>
            <w:ins w:id="7" w:author="nzt9hv" w:date="2013-02-27T13:25:00Z">
              <w:r>
                <w:rPr>
                  <w:rFonts w:ascii="Arial" w:hAnsi="Arial" w:cs="Arial"/>
                  <w:sz w:val="16"/>
                  <w:szCs w:val="16"/>
                </w:rPr>
                <w:t>k_VbattSwitchThreshNonExt_Volt_f32</w:t>
              </w:r>
            </w:ins>
          </w:p>
        </w:tc>
      </w:tr>
      <w:tr w:rsidR="0085435C" w:rsidTr="0076210B">
        <w:trPr>
          <w:jc w:val="center"/>
          <w:ins w:id="8" w:author="nzt9hv" w:date="2013-02-27T13:25:00Z"/>
        </w:trPr>
        <w:tc>
          <w:tcPr>
            <w:tcW w:w="4608" w:type="dxa"/>
            <w:tcBorders>
              <w:top w:val="nil"/>
              <w:left w:val="single" w:sz="6" w:space="0" w:color="auto"/>
              <w:bottom w:val="single" w:sz="6" w:space="0" w:color="auto"/>
              <w:right w:val="single" w:sz="6" w:space="0" w:color="auto"/>
            </w:tcBorders>
            <w:vAlign w:val="center"/>
          </w:tcPr>
          <w:p w:rsidR="0085435C" w:rsidRPr="0076210B" w:rsidRDefault="0085435C" w:rsidP="0076210B">
            <w:pPr>
              <w:spacing w:before="60"/>
              <w:rPr>
                <w:ins w:id="9" w:author="nzt9hv" w:date="2013-02-27T13:25:00Z"/>
                <w:rFonts w:ascii="Arial" w:hAnsi="Arial" w:cs="Arial"/>
                <w:sz w:val="16"/>
              </w:rPr>
            </w:pPr>
            <w:ins w:id="10" w:author="nzt9hv" w:date="2013-02-27T13:25:00Z">
              <w:r>
                <w:rPr>
                  <w:rFonts w:ascii="Arial" w:hAnsi="Arial" w:cs="Arial"/>
                  <w:sz w:val="16"/>
                  <w:szCs w:val="16"/>
                </w:rPr>
                <w:t>k_VbattSwitchThreshExNorm_Volt_f32</w:t>
              </w:r>
            </w:ins>
          </w:p>
        </w:tc>
      </w:tr>
      <w:tr w:rsidR="0085435C" w:rsidTr="0076210B">
        <w:trPr>
          <w:jc w:val="center"/>
          <w:ins w:id="11" w:author="nzt9hv" w:date="2013-02-27T13:25:00Z"/>
        </w:trPr>
        <w:tc>
          <w:tcPr>
            <w:tcW w:w="4608" w:type="dxa"/>
            <w:tcBorders>
              <w:top w:val="nil"/>
              <w:left w:val="single" w:sz="6" w:space="0" w:color="auto"/>
              <w:bottom w:val="single" w:sz="6" w:space="0" w:color="auto"/>
              <w:right w:val="single" w:sz="6" w:space="0" w:color="auto"/>
            </w:tcBorders>
            <w:vAlign w:val="center"/>
          </w:tcPr>
          <w:p w:rsidR="0085435C" w:rsidRPr="0076210B" w:rsidRDefault="0085435C" w:rsidP="0076210B">
            <w:pPr>
              <w:spacing w:before="60"/>
              <w:rPr>
                <w:ins w:id="12" w:author="nzt9hv" w:date="2013-02-27T13:25:00Z"/>
                <w:rFonts w:ascii="Arial" w:hAnsi="Arial" w:cs="Arial"/>
                <w:sz w:val="16"/>
              </w:rPr>
            </w:pPr>
            <w:ins w:id="13" w:author="nzt9hv" w:date="2013-02-27T13:25:00Z">
              <w:r>
                <w:rPr>
                  <w:rFonts w:ascii="Arial" w:hAnsi="Arial" w:cs="Arial"/>
                  <w:sz w:val="16"/>
                  <w:szCs w:val="16"/>
                </w:rPr>
                <w:t>k_ChargeMinDeltaNonOp_Volt_f32</w:t>
              </w:r>
            </w:ins>
          </w:p>
        </w:tc>
      </w:tr>
      <w:tr w:rsidR="0085435C" w:rsidTr="0076210B">
        <w:trPr>
          <w:jc w:val="center"/>
          <w:ins w:id="14" w:author="nzt9hv" w:date="2013-02-27T13:25:00Z"/>
        </w:trPr>
        <w:tc>
          <w:tcPr>
            <w:tcW w:w="4608" w:type="dxa"/>
            <w:tcBorders>
              <w:top w:val="nil"/>
              <w:left w:val="single" w:sz="6" w:space="0" w:color="auto"/>
              <w:bottom w:val="single" w:sz="6" w:space="0" w:color="auto"/>
              <w:right w:val="single" w:sz="6" w:space="0" w:color="auto"/>
            </w:tcBorders>
            <w:vAlign w:val="center"/>
          </w:tcPr>
          <w:p w:rsidR="0085435C" w:rsidRPr="0076210B" w:rsidRDefault="0085435C" w:rsidP="0076210B">
            <w:pPr>
              <w:spacing w:before="60"/>
              <w:rPr>
                <w:ins w:id="15" w:author="nzt9hv" w:date="2013-02-27T13:25:00Z"/>
                <w:rFonts w:ascii="Arial" w:hAnsi="Arial" w:cs="Arial"/>
                <w:sz w:val="16"/>
              </w:rPr>
            </w:pPr>
            <w:ins w:id="16" w:author="nzt9hv" w:date="2013-02-27T13:25:00Z">
              <w:r>
                <w:rPr>
                  <w:rFonts w:ascii="Arial" w:hAnsi="Arial" w:cs="Arial"/>
                  <w:sz w:val="16"/>
                  <w:szCs w:val="16"/>
                </w:rPr>
                <w:t>k_ChargeMinDeltaExtOp_Volt_f32</w:t>
              </w:r>
            </w:ins>
          </w:p>
        </w:tc>
      </w:tr>
      <w:tr w:rsidR="0085435C" w:rsidTr="0076210B">
        <w:trPr>
          <w:jc w:val="center"/>
          <w:ins w:id="17" w:author="nzt9hv" w:date="2013-02-27T13:25:00Z"/>
        </w:trPr>
        <w:tc>
          <w:tcPr>
            <w:tcW w:w="4608" w:type="dxa"/>
            <w:tcBorders>
              <w:top w:val="nil"/>
              <w:left w:val="single" w:sz="6" w:space="0" w:color="auto"/>
              <w:bottom w:val="single" w:sz="6" w:space="0" w:color="auto"/>
              <w:right w:val="single" w:sz="6" w:space="0" w:color="auto"/>
            </w:tcBorders>
            <w:vAlign w:val="center"/>
          </w:tcPr>
          <w:p w:rsidR="0085435C" w:rsidRPr="0076210B" w:rsidRDefault="0085435C" w:rsidP="0076210B">
            <w:pPr>
              <w:spacing w:before="60"/>
              <w:rPr>
                <w:ins w:id="18" w:author="nzt9hv" w:date="2013-02-27T13:25:00Z"/>
                <w:rFonts w:ascii="Arial" w:hAnsi="Arial" w:cs="Arial"/>
                <w:sz w:val="16"/>
              </w:rPr>
            </w:pPr>
            <w:ins w:id="19" w:author="nzt9hv" w:date="2013-02-27T13:25:00Z">
              <w:r>
                <w:rPr>
                  <w:rFonts w:ascii="Arial" w:hAnsi="Arial" w:cs="Arial"/>
                  <w:sz w:val="16"/>
                  <w:szCs w:val="16"/>
                </w:rPr>
                <w:t>k_ChargeMinDeltaNormlOp_Volt_f32</w:t>
              </w:r>
            </w:ins>
          </w:p>
        </w:tc>
      </w:tr>
      <w:tr w:rsidR="0076210B" w:rsidTr="0076210B">
        <w:trPr>
          <w:jc w:val="center"/>
        </w:trPr>
        <w:tc>
          <w:tcPr>
            <w:tcW w:w="4608" w:type="dxa"/>
            <w:tcBorders>
              <w:top w:val="nil"/>
              <w:left w:val="single" w:sz="6" w:space="0" w:color="auto"/>
              <w:bottom w:val="single" w:sz="6" w:space="0" w:color="auto"/>
              <w:right w:val="single" w:sz="6" w:space="0" w:color="auto"/>
            </w:tcBorders>
            <w:vAlign w:val="center"/>
          </w:tcPr>
          <w:p w:rsidR="0076210B" w:rsidRPr="0076210B" w:rsidRDefault="0076210B" w:rsidP="0076210B">
            <w:pPr>
              <w:spacing w:before="60"/>
              <w:rPr>
                <w:rFonts w:ascii="Arial" w:hAnsi="Arial" w:cs="Arial"/>
                <w:sz w:val="16"/>
              </w:rPr>
            </w:pPr>
            <w:r w:rsidRPr="0076210B">
              <w:rPr>
                <w:rFonts w:ascii="Arial" w:hAnsi="Arial" w:cs="Arial"/>
                <w:sz w:val="16"/>
              </w:rPr>
              <w:t>k_ChargePumpDiag_Cnt_str</w:t>
            </w:r>
          </w:p>
        </w:tc>
      </w:tr>
    </w:tbl>
    <w:p w:rsidR="004A781C" w:rsidRDefault="004A781C">
      <w:pPr>
        <w:pStyle w:val="Heading2"/>
      </w:pPr>
      <w:r>
        <w:lastRenderedPageBreak/>
        <w:t>Program(fixed) Constants</w:t>
      </w:r>
    </w:p>
    <w:p w:rsidR="004A781C" w:rsidRDefault="004A781C">
      <w:pPr>
        <w:pStyle w:val="Heading3"/>
      </w:pPr>
      <w:r>
        <w:t>Embedded Constants</w:t>
      </w:r>
    </w:p>
    <w:p w:rsidR="004A781C" w:rsidRDefault="004A781C">
      <w:r>
        <w:t xml:space="preserve">All embedded constants whose values are provided in Eng units will be evaluated to the equivalent counts by using the FPM_InitFixedPoint_m() macro within the #define statement.  </w:t>
      </w:r>
    </w:p>
    <w:p w:rsidR="004A781C" w:rsidRDefault="004A781C">
      <w:pPr>
        <w:pStyle w:val="Heading4"/>
      </w:pPr>
      <w:r>
        <w:t>Local</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tblPr>
      <w:tblGrid>
        <w:gridCol w:w="3618"/>
        <w:gridCol w:w="1950"/>
        <w:gridCol w:w="1680"/>
        <w:gridCol w:w="1680"/>
      </w:tblGrid>
      <w:tr w:rsidR="00DE4889" w:rsidTr="0076210B">
        <w:tc>
          <w:tcPr>
            <w:tcW w:w="3618"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F957FA">
            <w:pPr>
              <w:spacing w:before="60"/>
              <w:jc w:val="center"/>
              <w:rPr>
                <w:rFonts w:ascii="Arial" w:hAnsi="Arial" w:cs="Arial"/>
                <w:sz w:val="16"/>
              </w:rPr>
            </w:pPr>
            <w:r>
              <w:rPr>
                <w:rFonts w:ascii="Arial" w:hAnsi="Arial" w:cs="Arial"/>
                <w:sz w:val="16"/>
              </w:rPr>
              <w:t>Constant Name</w:t>
            </w:r>
          </w:p>
        </w:tc>
        <w:tc>
          <w:tcPr>
            <w:tcW w:w="1950"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F957FA">
            <w:pPr>
              <w:spacing w:before="60"/>
              <w:jc w:val="center"/>
              <w:rPr>
                <w:rFonts w:ascii="Arial" w:hAnsi="Arial" w:cs="Arial"/>
                <w:sz w:val="16"/>
              </w:rPr>
            </w:pPr>
            <w:r>
              <w:rPr>
                <w:rFonts w:ascii="Arial" w:hAnsi="Arial" w:cs="Arial"/>
                <w:sz w:val="16"/>
              </w:rPr>
              <w:t>Resolution</w:t>
            </w:r>
          </w:p>
        </w:tc>
        <w:tc>
          <w:tcPr>
            <w:tcW w:w="1680"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F957FA">
            <w:pPr>
              <w:spacing w:before="60"/>
              <w:jc w:val="center"/>
              <w:rPr>
                <w:rFonts w:ascii="Arial" w:hAnsi="Arial" w:cs="Arial"/>
                <w:sz w:val="16"/>
              </w:rPr>
            </w:pPr>
            <w:r>
              <w:rPr>
                <w:rFonts w:ascii="Arial" w:hAnsi="Arial" w:cs="Arial"/>
                <w:sz w:val="16"/>
              </w:rPr>
              <w:t>Units</w:t>
            </w:r>
          </w:p>
        </w:tc>
        <w:tc>
          <w:tcPr>
            <w:tcW w:w="1680"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F957FA">
            <w:pPr>
              <w:spacing w:before="60"/>
              <w:jc w:val="center"/>
              <w:rPr>
                <w:rFonts w:ascii="Arial" w:hAnsi="Arial" w:cs="Arial"/>
                <w:sz w:val="16"/>
              </w:rPr>
            </w:pPr>
            <w:r>
              <w:rPr>
                <w:rFonts w:ascii="Arial" w:hAnsi="Arial" w:cs="Arial"/>
                <w:sz w:val="16"/>
              </w:rPr>
              <w:t>Value</w:t>
            </w:r>
          </w:p>
        </w:tc>
      </w:tr>
      <w:tr w:rsidR="00DE4889" w:rsidTr="0076210B">
        <w:tc>
          <w:tcPr>
            <w:tcW w:w="3618" w:type="dxa"/>
            <w:tcBorders>
              <w:top w:val="single" w:sz="6" w:space="0" w:color="auto"/>
              <w:left w:val="single" w:sz="6" w:space="0" w:color="auto"/>
              <w:bottom w:val="single" w:sz="6" w:space="0" w:color="auto"/>
              <w:right w:val="single" w:sz="6" w:space="0" w:color="auto"/>
            </w:tcBorders>
          </w:tcPr>
          <w:p w:rsidR="00DE4889" w:rsidRDefault="0076210B" w:rsidP="00F957FA">
            <w:pPr>
              <w:spacing w:before="60"/>
              <w:rPr>
                <w:rFonts w:ascii="Arial" w:hAnsi="Arial" w:cs="Arial"/>
                <w:sz w:val="16"/>
              </w:rPr>
            </w:pPr>
            <w:r w:rsidRPr="0076210B">
              <w:rPr>
                <w:rFonts w:ascii="Arial" w:hAnsi="Arial" w:cs="Arial"/>
                <w:sz w:val="16"/>
              </w:rPr>
              <w:t>D_VDISCHMAXFACTOR_ULS_F32</w:t>
            </w:r>
          </w:p>
        </w:tc>
        <w:tc>
          <w:tcPr>
            <w:tcW w:w="1950" w:type="dxa"/>
            <w:tcBorders>
              <w:top w:val="single" w:sz="6" w:space="0" w:color="auto"/>
              <w:left w:val="single" w:sz="6" w:space="0" w:color="auto"/>
              <w:bottom w:val="single" w:sz="6" w:space="0" w:color="auto"/>
              <w:right w:val="single" w:sz="6" w:space="0" w:color="auto"/>
            </w:tcBorders>
          </w:tcPr>
          <w:p w:rsidR="00DE4889" w:rsidRDefault="0076210B" w:rsidP="00F957FA">
            <w:pPr>
              <w:spacing w:before="60"/>
              <w:rPr>
                <w:rFonts w:ascii="Arial" w:hAnsi="Arial" w:cs="Arial"/>
                <w:sz w:val="16"/>
              </w:rPr>
            </w:pPr>
            <w:r>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tcPr>
          <w:p w:rsidR="00DE4889" w:rsidRDefault="0076210B" w:rsidP="00F957FA">
            <w:pPr>
              <w:spacing w:before="60"/>
              <w:rPr>
                <w:rFonts w:ascii="Arial" w:hAnsi="Arial" w:cs="Arial"/>
                <w:sz w:val="16"/>
              </w:rPr>
            </w:pPr>
            <w:r>
              <w:rPr>
                <w:rFonts w:ascii="Arial" w:hAnsi="Arial" w:cs="Arial"/>
                <w:sz w:val="16"/>
              </w:rPr>
              <w:t>Unitless</w:t>
            </w:r>
          </w:p>
        </w:tc>
        <w:tc>
          <w:tcPr>
            <w:tcW w:w="1680" w:type="dxa"/>
            <w:tcBorders>
              <w:top w:val="single" w:sz="6" w:space="0" w:color="auto"/>
              <w:left w:val="single" w:sz="6" w:space="0" w:color="auto"/>
              <w:bottom w:val="single" w:sz="6" w:space="0" w:color="auto"/>
              <w:right w:val="single" w:sz="6" w:space="0" w:color="auto"/>
            </w:tcBorders>
          </w:tcPr>
          <w:p w:rsidR="00DE4889" w:rsidRDefault="0076210B" w:rsidP="00F957FA">
            <w:pPr>
              <w:spacing w:before="60"/>
              <w:rPr>
                <w:rFonts w:ascii="Arial" w:hAnsi="Arial" w:cs="Arial"/>
                <w:sz w:val="16"/>
              </w:rPr>
            </w:pPr>
            <w:r>
              <w:rPr>
                <w:rFonts w:ascii="Arial" w:hAnsi="Arial" w:cs="Arial"/>
                <w:sz w:val="16"/>
              </w:rPr>
              <w:t>1.05</w:t>
            </w:r>
          </w:p>
        </w:tc>
      </w:tr>
      <w:tr w:rsidR="0076210B" w:rsidTr="0076210B">
        <w:tc>
          <w:tcPr>
            <w:tcW w:w="3618" w:type="dxa"/>
            <w:tcBorders>
              <w:top w:val="single" w:sz="6" w:space="0" w:color="auto"/>
              <w:left w:val="single" w:sz="6" w:space="0" w:color="auto"/>
              <w:bottom w:val="single" w:sz="6" w:space="0" w:color="auto"/>
              <w:right w:val="single" w:sz="6" w:space="0" w:color="auto"/>
            </w:tcBorders>
          </w:tcPr>
          <w:p w:rsidR="0076210B" w:rsidRDefault="0076210B" w:rsidP="00F957FA">
            <w:pPr>
              <w:spacing w:before="60"/>
              <w:rPr>
                <w:rFonts w:ascii="Arial" w:hAnsi="Arial" w:cs="Arial"/>
                <w:sz w:val="16"/>
              </w:rPr>
            </w:pPr>
            <w:r w:rsidRPr="0076210B">
              <w:rPr>
                <w:rFonts w:ascii="Arial" w:hAnsi="Arial" w:cs="Arial"/>
                <w:sz w:val="16"/>
              </w:rPr>
              <w:t>D_VDISCHMINFACTOR_ULS_F32</w:t>
            </w:r>
          </w:p>
        </w:tc>
        <w:tc>
          <w:tcPr>
            <w:tcW w:w="1950" w:type="dxa"/>
            <w:tcBorders>
              <w:top w:val="single" w:sz="6" w:space="0" w:color="auto"/>
              <w:left w:val="single" w:sz="6" w:space="0" w:color="auto"/>
              <w:bottom w:val="single" w:sz="6" w:space="0" w:color="auto"/>
              <w:right w:val="single" w:sz="6" w:space="0" w:color="auto"/>
            </w:tcBorders>
          </w:tcPr>
          <w:p w:rsidR="0076210B" w:rsidRDefault="0076210B" w:rsidP="0085435C">
            <w:pPr>
              <w:spacing w:before="60"/>
              <w:rPr>
                <w:rFonts w:ascii="Arial" w:hAnsi="Arial" w:cs="Arial"/>
                <w:sz w:val="16"/>
              </w:rPr>
            </w:pPr>
            <w:r>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tcPr>
          <w:p w:rsidR="0076210B" w:rsidRDefault="0076210B" w:rsidP="0085435C">
            <w:pPr>
              <w:spacing w:before="60"/>
              <w:rPr>
                <w:rFonts w:ascii="Arial" w:hAnsi="Arial" w:cs="Arial"/>
                <w:sz w:val="16"/>
              </w:rPr>
            </w:pPr>
            <w:r>
              <w:rPr>
                <w:rFonts w:ascii="Arial" w:hAnsi="Arial" w:cs="Arial"/>
                <w:sz w:val="16"/>
              </w:rPr>
              <w:t>Unitless</w:t>
            </w:r>
          </w:p>
        </w:tc>
        <w:tc>
          <w:tcPr>
            <w:tcW w:w="1680" w:type="dxa"/>
            <w:tcBorders>
              <w:top w:val="single" w:sz="6" w:space="0" w:color="auto"/>
              <w:left w:val="single" w:sz="6" w:space="0" w:color="auto"/>
              <w:bottom w:val="single" w:sz="6" w:space="0" w:color="auto"/>
              <w:right w:val="single" w:sz="6" w:space="0" w:color="auto"/>
            </w:tcBorders>
          </w:tcPr>
          <w:p w:rsidR="0076210B" w:rsidRDefault="0076210B" w:rsidP="00F957FA">
            <w:pPr>
              <w:spacing w:before="60"/>
              <w:rPr>
                <w:rFonts w:ascii="Arial" w:hAnsi="Arial" w:cs="Arial"/>
                <w:sz w:val="16"/>
              </w:rPr>
            </w:pPr>
            <w:r>
              <w:rPr>
                <w:rFonts w:ascii="Arial" w:hAnsi="Arial" w:cs="Arial"/>
                <w:sz w:val="16"/>
              </w:rPr>
              <w:t>0.95</w:t>
            </w:r>
          </w:p>
        </w:tc>
      </w:tr>
      <w:tr w:rsidR="00721F17" w:rsidTr="0076210B">
        <w:trPr>
          <w:ins w:id="20" w:author="wz7x3j" w:date="2013-05-29T18:48:00Z"/>
        </w:trPr>
        <w:tc>
          <w:tcPr>
            <w:tcW w:w="3618" w:type="dxa"/>
            <w:tcBorders>
              <w:top w:val="single" w:sz="6" w:space="0" w:color="auto"/>
              <w:left w:val="single" w:sz="6" w:space="0" w:color="auto"/>
              <w:bottom w:val="single" w:sz="6" w:space="0" w:color="auto"/>
              <w:right w:val="single" w:sz="6" w:space="0" w:color="auto"/>
            </w:tcBorders>
          </w:tcPr>
          <w:p w:rsidR="00721F17" w:rsidRPr="0076210B" w:rsidRDefault="00721F17" w:rsidP="00F957FA">
            <w:pPr>
              <w:spacing w:before="60"/>
              <w:rPr>
                <w:ins w:id="21" w:author="wz7x3j" w:date="2013-05-29T18:48:00Z"/>
                <w:rFonts w:ascii="Arial" w:hAnsi="Arial" w:cs="Arial"/>
                <w:sz w:val="16"/>
              </w:rPr>
            </w:pPr>
            <w:ins w:id="22" w:author="wz7x3j" w:date="2013-05-29T18:49:00Z">
              <w:r w:rsidRPr="00721F17">
                <w:rPr>
                  <w:rFonts w:ascii="Arial" w:hAnsi="Arial" w:cs="Arial"/>
                  <w:sz w:val="16"/>
                </w:rPr>
                <w:t>D_PWRDISCCONFIGB_CNT_U08</w:t>
              </w:r>
            </w:ins>
          </w:p>
        </w:tc>
        <w:tc>
          <w:tcPr>
            <w:tcW w:w="1950" w:type="dxa"/>
            <w:tcBorders>
              <w:top w:val="single" w:sz="6" w:space="0" w:color="auto"/>
              <w:left w:val="single" w:sz="6" w:space="0" w:color="auto"/>
              <w:bottom w:val="single" w:sz="6" w:space="0" w:color="auto"/>
              <w:right w:val="single" w:sz="6" w:space="0" w:color="auto"/>
            </w:tcBorders>
          </w:tcPr>
          <w:p w:rsidR="00721F17" w:rsidRDefault="00721F17" w:rsidP="0085435C">
            <w:pPr>
              <w:spacing w:before="60"/>
              <w:rPr>
                <w:ins w:id="23" w:author="wz7x3j" w:date="2013-05-29T18:48:00Z"/>
                <w:rFonts w:ascii="Arial" w:hAnsi="Arial" w:cs="Arial"/>
                <w:sz w:val="16"/>
              </w:rPr>
            </w:pPr>
            <w:ins w:id="24" w:author="wz7x3j" w:date="2013-05-29T18:49:00Z">
              <w:r>
                <w:rPr>
                  <w:rFonts w:ascii="Arial" w:hAnsi="Arial" w:cs="Arial"/>
                  <w:sz w:val="16"/>
                </w:rPr>
                <w:t>1</w:t>
              </w:r>
            </w:ins>
          </w:p>
        </w:tc>
        <w:tc>
          <w:tcPr>
            <w:tcW w:w="1680" w:type="dxa"/>
            <w:tcBorders>
              <w:top w:val="single" w:sz="6" w:space="0" w:color="auto"/>
              <w:left w:val="single" w:sz="6" w:space="0" w:color="auto"/>
              <w:bottom w:val="single" w:sz="6" w:space="0" w:color="auto"/>
              <w:right w:val="single" w:sz="6" w:space="0" w:color="auto"/>
            </w:tcBorders>
          </w:tcPr>
          <w:p w:rsidR="00721F17" w:rsidRDefault="00721F17" w:rsidP="0085435C">
            <w:pPr>
              <w:spacing w:before="60"/>
              <w:rPr>
                <w:ins w:id="25" w:author="wz7x3j" w:date="2013-05-29T18:48:00Z"/>
                <w:rFonts w:ascii="Arial" w:hAnsi="Arial" w:cs="Arial"/>
                <w:sz w:val="16"/>
              </w:rPr>
            </w:pPr>
            <w:ins w:id="26" w:author="wz7x3j" w:date="2013-05-29T18:49:00Z">
              <w:r>
                <w:rPr>
                  <w:rFonts w:ascii="Arial" w:hAnsi="Arial" w:cs="Arial"/>
                  <w:sz w:val="16"/>
                </w:rPr>
                <w:t>Count</w:t>
              </w:r>
            </w:ins>
          </w:p>
        </w:tc>
        <w:tc>
          <w:tcPr>
            <w:tcW w:w="1680" w:type="dxa"/>
            <w:tcBorders>
              <w:top w:val="single" w:sz="6" w:space="0" w:color="auto"/>
              <w:left w:val="single" w:sz="6" w:space="0" w:color="auto"/>
              <w:bottom w:val="single" w:sz="6" w:space="0" w:color="auto"/>
              <w:right w:val="single" w:sz="6" w:space="0" w:color="auto"/>
            </w:tcBorders>
          </w:tcPr>
          <w:p w:rsidR="00721F17" w:rsidRDefault="00721F17" w:rsidP="00F957FA">
            <w:pPr>
              <w:spacing w:before="60"/>
              <w:rPr>
                <w:ins w:id="27" w:author="wz7x3j" w:date="2013-05-29T18:48:00Z"/>
                <w:rFonts w:ascii="Arial" w:hAnsi="Arial" w:cs="Arial"/>
                <w:sz w:val="16"/>
              </w:rPr>
            </w:pPr>
            <w:ins w:id="28" w:author="wz7x3j" w:date="2013-05-29T18:49:00Z">
              <w:r>
                <w:rPr>
                  <w:rFonts w:ascii="Arial" w:hAnsi="Arial" w:cs="Arial"/>
                  <w:sz w:val="16"/>
                </w:rPr>
                <w:t>2</w:t>
              </w:r>
            </w:ins>
          </w:p>
        </w:tc>
      </w:tr>
    </w:tbl>
    <w:p w:rsidR="004A781C" w:rsidRDefault="004A781C">
      <w:pPr>
        <w:pStyle w:val="Heading4"/>
      </w:pPr>
      <w:r>
        <w:t>Global</w:t>
      </w:r>
    </w:p>
    <w:p w:rsidR="004A781C" w:rsidRDefault="004A781C">
      <w:r>
        <w:t>This section lists the global constants used by the module.  For details on global constants, refer to the Data Dictionary for the application.</w:t>
      </w:r>
    </w:p>
    <w:tbl>
      <w:tblPr>
        <w:tblW w:w="4824" w:type="dxa"/>
        <w:jc w:val="center"/>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tblPr>
      <w:tblGrid>
        <w:gridCol w:w="4824"/>
      </w:tblGrid>
      <w:tr w:rsidR="004A781C" w:rsidTr="007624AC">
        <w:trPr>
          <w:jc w:val="center"/>
        </w:trPr>
        <w:tc>
          <w:tcPr>
            <w:tcW w:w="482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Constant Name</w:t>
            </w:r>
          </w:p>
        </w:tc>
      </w:tr>
      <w:tr w:rsidR="004A781C" w:rsidTr="007624AC">
        <w:trPr>
          <w:jc w:val="center"/>
        </w:trPr>
        <w:tc>
          <w:tcPr>
            <w:tcW w:w="4824" w:type="dxa"/>
            <w:tcBorders>
              <w:top w:val="nil"/>
              <w:left w:val="single" w:sz="6" w:space="0" w:color="auto"/>
              <w:bottom w:val="single" w:sz="6" w:space="0" w:color="auto"/>
              <w:right w:val="single" w:sz="6" w:space="0" w:color="auto"/>
            </w:tcBorders>
          </w:tcPr>
          <w:p w:rsidR="004A781C" w:rsidRDefault="0076210B">
            <w:pPr>
              <w:spacing w:before="60"/>
              <w:rPr>
                <w:rFonts w:ascii="Arial" w:hAnsi="Arial" w:cs="Arial"/>
                <w:sz w:val="16"/>
              </w:rPr>
            </w:pPr>
            <w:r w:rsidRPr="0076210B">
              <w:rPr>
                <w:rFonts w:ascii="Arial" w:hAnsi="Arial" w:cs="Arial"/>
                <w:sz w:val="16"/>
              </w:rPr>
              <w:t>STD_LOW</w:t>
            </w:r>
          </w:p>
        </w:tc>
      </w:tr>
      <w:tr w:rsidR="004A781C" w:rsidTr="007624AC">
        <w:trPr>
          <w:jc w:val="center"/>
        </w:trPr>
        <w:tc>
          <w:tcPr>
            <w:tcW w:w="4824" w:type="dxa"/>
            <w:tcBorders>
              <w:top w:val="nil"/>
              <w:left w:val="single" w:sz="6" w:space="0" w:color="auto"/>
              <w:bottom w:val="single" w:sz="4" w:space="0" w:color="auto"/>
              <w:right w:val="single" w:sz="6" w:space="0" w:color="auto"/>
            </w:tcBorders>
          </w:tcPr>
          <w:p w:rsidR="004A781C" w:rsidRDefault="0076210B">
            <w:pPr>
              <w:spacing w:before="60"/>
              <w:rPr>
                <w:rFonts w:ascii="Arial" w:hAnsi="Arial" w:cs="Arial"/>
                <w:sz w:val="16"/>
              </w:rPr>
            </w:pPr>
            <w:r w:rsidRPr="0076210B">
              <w:rPr>
                <w:rFonts w:ascii="Arial" w:hAnsi="Arial" w:cs="Arial"/>
                <w:sz w:val="16"/>
              </w:rPr>
              <w:t>STD_HIGH</w:t>
            </w:r>
          </w:p>
        </w:tc>
      </w:tr>
      <w:tr w:rsidR="00434839" w:rsidTr="007624AC">
        <w:trPr>
          <w:jc w:val="center"/>
        </w:trPr>
        <w:tc>
          <w:tcPr>
            <w:tcW w:w="4824" w:type="dxa"/>
            <w:tcBorders>
              <w:top w:val="single" w:sz="4" w:space="0" w:color="auto"/>
              <w:left w:val="single" w:sz="6" w:space="0" w:color="auto"/>
              <w:bottom w:val="single" w:sz="4" w:space="0" w:color="auto"/>
              <w:right w:val="single" w:sz="6" w:space="0" w:color="auto"/>
            </w:tcBorders>
          </w:tcPr>
          <w:p w:rsidR="00434839" w:rsidRPr="0076210B" w:rsidRDefault="00434839">
            <w:pPr>
              <w:spacing w:before="60"/>
              <w:rPr>
                <w:rFonts w:ascii="Arial" w:hAnsi="Arial" w:cs="Arial"/>
                <w:sz w:val="16"/>
              </w:rPr>
            </w:pPr>
            <w:r w:rsidRPr="00434839">
              <w:rPr>
                <w:rFonts w:ascii="Arial" w:hAnsi="Arial" w:cs="Arial"/>
                <w:sz w:val="16"/>
              </w:rPr>
              <w:t>D_ZERO_CNT_U16</w:t>
            </w:r>
          </w:p>
        </w:tc>
      </w:tr>
      <w:tr w:rsidR="00712197" w:rsidTr="007624AC">
        <w:trPr>
          <w:jc w:val="center"/>
          <w:ins w:id="29" w:author="wz7x3j" w:date="2013-06-21T10:09:00Z"/>
        </w:trPr>
        <w:tc>
          <w:tcPr>
            <w:tcW w:w="4824" w:type="dxa"/>
            <w:tcBorders>
              <w:top w:val="single" w:sz="4" w:space="0" w:color="auto"/>
              <w:left w:val="single" w:sz="6" w:space="0" w:color="auto"/>
              <w:bottom w:val="single" w:sz="4" w:space="0" w:color="auto"/>
              <w:right w:val="single" w:sz="6" w:space="0" w:color="auto"/>
            </w:tcBorders>
          </w:tcPr>
          <w:p w:rsidR="00712197" w:rsidRPr="00434839" w:rsidRDefault="00712197" w:rsidP="00712197">
            <w:pPr>
              <w:spacing w:before="60"/>
              <w:rPr>
                <w:ins w:id="30" w:author="wz7x3j" w:date="2013-06-21T10:09:00Z"/>
                <w:rFonts w:ascii="Arial" w:hAnsi="Arial" w:cs="Arial"/>
                <w:sz w:val="16"/>
              </w:rPr>
            </w:pPr>
            <w:ins w:id="31" w:author="wz7x3j" w:date="2013-06-21T10:09:00Z">
              <w:r w:rsidRPr="00712197">
                <w:rPr>
                  <w:rFonts w:ascii="Arial" w:hAnsi="Arial" w:cs="Arial"/>
                  <w:sz w:val="16"/>
                </w:rPr>
                <w:t>RTE_E_OK (0)</w:t>
              </w:r>
            </w:ins>
            <w:ins w:id="32" w:author="wz7x3j" w:date="2013-06-21T10:17:00Z">
              <w:r w:rsidR="007624AC">
                <w:rPr>
                  <w:rFonts w:ascii="Arial" w:hAnsi="Arial" w:cs="Arial"/>
                  <w:sz w:val="16"/>
                </w:rPr>
                <w:t xml:space="preserve"> </w:t>
              </w:r>
              <w:r w:rsidR="007624AC" w:rsidRPr="007624AC">
                <w:rPr>
                  <w:rFonts w:ascii="Arial" w:hAnsi="Arial" w:cs="Arial"/>
                  <w:sz w:val="12"/>
                  <w:szCs w:val="12"/>
                </w:rPr>
                <w:t>- see Data Dictionary</w:t>
              </w:r>
            </w:ins>
          </w:p>
        </w:tc>
      </w:tr>
      <w:tr w:rsidR="00721F17" w:rsidTr="007624AC">
        <w:trPr>
          <w:jc w:val="center"/>
          <w:ins w:id="33" w:author="wz7x3j" w:date="2013-05-29T18:48:00Z"/>
        </w:trPr>
        <w:tc>
          <w:tcPr>
            <w:tcW w:w="4824" w:type="dxa"/>
            <w:tcBorders>
              <w:top w:val="single" w:sz="4" w:space="0" w:color="auto"/>
              <w:left w:val="single" w:sz="6" w:space="0" w:color="auto"/>
              <w:bottom w:val="single" w:sz="6" w:space="0" w:color="auto"/>
              <w:right w:val="single" w:sz="6" w:space="0" w:color="auto"/>
            </w:tcBorders>
          </w:tcPr>
          <w:p w:rsidR="00721F17" w:rsidRPr="00434839" w:rsidRDefault="00721F17" w:rsidP="007624AC">
            <w:pPr>
              <w:spacing w:before="60"/>
              <w:rPr>
                <w:ins w:id="34" w:author="wz7x3j" w:date="2013-05-29T18:48:00Z"/>
                <w:rFonts w:ascii="Arial" w:hAnsi="Arial" w:cs="Arial"/>
                <w:sz w:val="16"/>
              </w:rPr>
            </w:pPr>
            <w:ins w:id="35" w:author="wz7x3j" w:date="2013-05-29T18:50:00Z">
              <w:r w:rsidRPr="00721F17">
                <w:rPr>
                  <w:rFonts w:ascii="Arial" w:hAnsi="Arial" w:cs="Arial"/>
                  <w:sz w:val="16"/>
                </w:rPr>
                <w:t>D_PWRDISCCONFIGURATION_CNT_U08</w:t>
              </w:r>
            </w:ins>
            <w:ins w:id="36" w:author="wz7x3j" w:date="2013-06-21T10:15:00Z">
              <w:r w:rsidR="007624AC">
                <w:rPr>
                  <w:rFonts w:ascii="Arial" w:hAnsi="Arial" w:cs="Arial"/>
                  <w:sz w:val="16"/>
                </w:rPr>
                <w:t xml:space="preserve"> </w:t>
              </w:r>
            </w:ins>
            <w:ins w:id="37" w:author="wz7x3j" w:date="2013-06-21T10:16:00Z">
              <w:r w:rsidR="007624AC" w:rsidRPr="007624AC">
                <w:rPr>
                  <w:rFonts w:ascii="Arial" w:hAnsi="Arial" w:cs="Arial"/>
                  <w:sz w:val="12"/>
                  <w:szCs w:val="12"/>
                </w:rPr>
                <w:t xml:space="preserve">- see </w:t>
              </w:r>
            </w:ins>
            <w:ins w:id="38" w:author="wz7x3j" w:date="2013-06-21T10:15:00Z">
              <w:r w:rsidR="007624AC" w:rsidRPr="007624AC">
                <w:rPr>
                  <w:rFonts w:ascii="Arial" w:hAnsi="Arial" w:cs="Arial"/>
                  <w:sz w:val="12"/>
                  <w:szCs w:val="12"/>
                </w:rPr>
                <w:t>Data Dictionary</w:t>
              </w:r>
            </w:ins>
          </w:p>
        </w:tc>
      </w:tr>
    </w:tbl>
    <w:p w:rsidR="00712197" w:rsidRPr="00F0238A" w:rsidRDefault="00712197">
      <w:pPr>
        <w:rPr>
          <w:ins w:id="39" w:author="wz7x3j" w:date="2013-06-21T10:06:00Z"/>
        </w:rPr>
      </w:pPr>
    </w:p>
    <w:p w:rsidR="00712197" w:rsidRPr="00F0238A" w:rsidRDefault="00712197"/>
    <w:p w:rsidR="004A781C" w:rsidRDefault="004A781C">
      <w:pPr>
        <w:pStyle w:val="Heading3"/>
      </w:pPr>
      <w:r>
        <w:t>Module specific Lookup Tables Constants</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tblPr>
      <w:tblGrid>
        <w:gridCol w:w="2898"/>
        <w:gridCol w:w="990"/>
        <w:gridCol w:w="3600"/>
        <w:gridCol w:w="1440"/>
      </w:tblGrid>
      <w:tr w:rsidR="008B3E94" w:rsidTr="00F957FA">
        <w:tc>
          <w:tcPr>
            <w:tcW w:w="2898"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Constant Name</w:t>
            </w:r>
          </w:p>
        </w:tc>
        <w:tc>
          <w:tcPr>
            <w:tcW w:w="990"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Resolution</w:t>
            </w:r>
          </w:p>
        </w:tc>
        <w:tc>
          <w:tcPr>
            <w:tcW w:w="3600"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Value</w:t>
            </w:r>
          </w:p>
        </w:tc>
        <w:tc>
          <w:tcPr>
            <w:tcW w:w="1440"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Software Segment</w:t>
            </w:r>
          </w:p>
        </w:tc>
      </w:tr>
      <w:tr w:rsidR="008B3E94" w:rsidTr="00F957FA">
        <w:tc>
          <w:tcPr>
            <w:tcW w:w="2898" w:type="dxa"/>
            <w:tcBorders>
              <w:top w:val="single" w:sz="6" w:space="0" w:color="auto"/>
              <w:left w:val="single" w:sz="6" w:space="0" w:color="auto"/>
              <w:bottom w:val="single" w:sz="6" w:space="0" w:color="auto"/>
              <w:right w:val="single" w:sz="6" w:space="0" w:color="auto"/>
            </w:tcBorders>
          </w:tcPr>
          <w:p w:rsidR="008B3E94" w:rsidRDefault="0076210B" w:rsidP="00F957FA">
            <w:pPr>
              <w:spacing w:before="60"/>
              <w:rPr>
                <w:rFonts w:ascii="Arial" w:hAnsi="Arial" w:cs="Arial"/>
                <w:sz w:val="16"/>
              </w:rPr>
            </w:pPr>
            <w:r>
              <w:rPr>
                <w:rFonts w:ascii="Arial" w:hAnsi="Arial" w:cs="Arial"/>
                <w:sz w:val="16"/>
              </w:rPr>
              <w:t>None</w:t>
            </w:r>
          </w:p>
        </w:tc>
        <w:tc>
          <w:tcPr>
            <w:tcW w:w="990" w:type="dxa"/>
            <w:tcBorders>
              <w:top w:val="single" w:sz="6" w:space="0" w:color="auto"/>
              <w:left w:val="single" w:sz="6" w:space="0" w:color="auto"/>
              <w:bottom w:val="single" w:sz="6" w:space="0" w:color="auto"/>
              <w:right w:val="single" w:sz="6" w:space="0" w:color="auto"/>
            </w:tcBorders>
          </w:tcPr>
          <w:p w:rsidR="008B3E94" w:rsidRDefault="008B3E94" w:rsidP="00F957FA">
            <w:pPr>
              <w:spacing w:before="60"/>
              <w:rPr>
                <w:rFonts w:ascii="Arial" w:hAnsi="Arial" w:cs="Arial"/>
                <w:sz w:val="16"/>
              </w:rPr>
            </w:pPr>
          </w:p>
        </w:tc>
        <w:tc>
          <w:tcPr>
            <w:tcW w:w="3600" w:type="dxa"/>
            <w:tcBorders>
              <w:top w:val="single" w:sz="6" w:space="0" w:color="auto"/>
              <w:left w:val="single" w:sz="6" w:space="0" w:color="auto"/>
              <w:bottom w:val="single" w:sz="6" w:space="0" w:color="auto"/>
              <w:right w:val="single" w:sz="6" w:space="0" w:color="auto"/>
            </w:tcBorders>
          </w:tcPr>
          <w:p w:rsidR="008B3E94" w:rsidRDefault="008B3E94" w:rsidP="00F957FA">
            <w:pPr>
              <w:spacing w:before="60"/>
              <w:rPr>
                <w:rFonts w:ascii="Arial" w:hAnsi="Arial" w:cs="Arial"/>
                <w:sz w:val="16"/>
              </w:rPr>
            </w:pPr>
          </w:p>
        </w:tc>
        <w:tc>
          <w:tcPr>
            <w:tcW w:w="1440" w:type="dxa"/>
            <w:tcBorders>
              <w:top w:val="single" w:sz="6" w:space="0" w:color="auto"/>
              <w:left w:val="single" w:sz="6" w:space="0" w:color="auto"/>
              <w:bottom w:val="single" w:sz="6" w:space="0" w:color="auto"/>
              <w:right w:val="single" w:sz="6" w:space="0" w:color="auto"/>
            </w:tcBorders>
          </w:tcPr>
          <w:p w:rsidR="008B3E94" w:rsidRDefault="008B3E94" w:rsidP="00F957FA">
            <w:pPr>
              <w:spacing w:before="60"/>
              <w:rPr>
                <w:rFonts w:ascii="Arial" w:hAnsi="Arial" w:cs="Arial"/>
                <w:sz w:val="16"/>
              </w:rPr>
            </w:pPr>
          </w:p>
        </w:tc>
      </w:tr>
    </w:tbl>
    <w:p w:rsidR="008B3E94" w:rsidRDefault="008B3E94"/>
    <w:p w:rsidR="008B3E94" w:rsidRDefault="004A781C" w:rsidP="008B3E94">
      <w:pPr>
        <w:pStyle w:val="Heading1"/>
      </w:pPr>
      <w:r>
        <w:br w:type="page"/>
      </w:r>
      <w:r w:rsidR="008B3E94">
        <w:lastRenderedPageBreak/>
        <w:t xml:space="preserve">Functions/Macros used by the Sub-Modules </w:t>
      </w:r>
    </w:p>
    <w:p w:rsidR="008B3E94" w:rsidRDefault="008B3E94" w:rsidP="008B3E94">
      <w:pPr>
        <w:pStyle w:val="Heading2"/>
      </w:pPr>
      <w:r>
        <w:t xml:space="preserve">Library Functions / Macros </w:t>
      </w:r>
    </w:p>
    <w:p w:rsidR="008B3E94" w:rsidRDefault="008B3E94" w:rsidP="008B3E94">
      <w:r>
        <w:t>The library</w:t>
      </w:r>
      <w:r w:rsidR="00FB432D">
        <w:t xml:space="preserve"> and </w:t>
      </w:r>
      <w:r>
        <w:t>functions / Macros that are called by the various sub modules are identified below,</w:t>
      </w:r>
    </w:p>
    <w:p w:rsidR="005D5FE4" w:rsidRDefault="0076210B" w:rsidP="008B3E94">
      <w:pPr>
        <w:numPr>
          <w:ilvl w:val="0"/>
          <w:numId w:val="5"/>
        </w:numPr>
        <w:spacing w:after="0"/>
      </w:pPr>
      <w:r w:rsidRPr="0076210B">
        <w:t>Abs_f32_m</w:t>
      </w:r>
    </w:p>
    <w:p w:rsidR="0076210B" w:rsidRDefault="0076210B" w:rsidP="008B3E94">
      <w:pPr>
        <w:numPr>
          <w:ilvl w:val="0"/>
          <w:numId w:val="5"/>
        </w:numPr>
        <w:spacing w:after="0"/>
      </w:pPr>
      <w:r w:rsidRPr="0076210B">
        <w:t>Min_m</w:t>
      </w:r>
    </w:p>
    <w:p w:rsidR="0076210B" w:rsidRDefault="0076210B" w:rsidP="008B3E94">
      <w:pPr>
        <w:numPr>
          <w:ilvl w:val="0"/>
          <w:numId w:val="5"/>
        </w:numPr>
        <w:spacing w:after="0"/>
      </w:pPr>
      <w:r w:rsidRPr="0076210B">
        <w:t>DiagPStep_m</w:t>
      </w:r>
    </w:p>
    <w:p w:rsidR="0076210B" w:rsidRDefault="0076210B" w:rsidP="008B3E94">
      <w:pPr>
        <w:numPr>
          <w:ilvl w:val="0"/>
          <w:numId w:val="5"/>
        </w:numPr>
        <w:spacing w:after="0"/>
      </w:pPr>
      <w:r w:rsidRPr="0076210B">
        <w:t>DiagNStep_m</w:t>
      </w:r>
    </w:p>
    <w:p w:rsidR="0076210B" w:rsidRDefault="0076210B" w:rsidP="008B3E94">
      <w:pPr>
        <w:numPr>
          <w:ilvl w:val="0"/>
          <w:numId w:val="5"/>
        </w:numPr>
        <w:spacing w:after="0"/>
      </w:pPr>
      <w:r w:rsidRPr="0076210B">
        <w:t>DiagFailed_m</w:t>
      </w:r>
    </w:p>
    <w:p w:rsidR="008B3E94" w:rsidRDefault="008B3E94" w:rsidP="008B3E94">
      <w:pPr>
        <w:spacing w:after="0"/>
        <w:ind w:left="720"/>
      </w:pPr>
    </w:p>
    <w:p w:rsidR="008B3E94" w:rsidRDefault="008B3E94" w:rsidP="008B3E94">
      <w:pPr>
        <w:pStyle w:val="Heading2"/>
      </w:pPr>
      <w:r>
        <w:t>Data Hiding Functions</w:t>
      </w:r>
    </w:p>
    <w:p w:rsidR="00DC7E08" w:rsidRDefault="0076210B" w:rsidP="00DC7E08">
      <w:pPr>
        <w:numPr>
          <w:ilvl w:val="0"/>
          <w:numId w:val="10"/>
        </w:numPr>
        <w:spacing w:after="0"/>
      </w:pPr>
      <w:r w:rsidRPr="0076210B">
        <w:t>Rte_Call_SystemTime_GetSystemTime_mS_u32</w:t>
      </w:r>
    </w:p>
    <w:p w:rsidR="0076210B" w:rsidRDefault="0076210B" w:rsidP="00DC7E08">
      <w:pPr>
        <w:numPr>
          <w:ilvl w:val="0"/>
          <w:numId w:val="10"/>
        </w:numPr>
        <w:spacing w:after="0"/>
      </w:pPr>
      <w:r w:rsidRPr="0076210B">
        <w:t>Rte_Call_SystemTime_DtrmnElapsedTime_mS_u16</w:t>
      </w:r>
    </w:p>
    <w:p w:rsidR="0076210B" w:rsidRDefault="0076210B" w:rsidP="00DC7E08">
      <w:pPr>
        <w:numPr>
          <w:ilvl w:val="0"/>
          <w:numId w:val="10"/>
        </w:numPr>
        <w:spacing w:after="0"/>
      </w:pPr>
      <w:r w:rsidRPr="0076210B">
        <w:t>Rte_Call_NxtrDiagMgr_SetNTCStatus</w:t>
      </w:r>
    </w:p>
    <w:p w:rsidR="00434839" w:rsidRDefault="00434839" w:rsidP="00434839">
      <w:pPr>
        <w:pStyle w:val="ListParagraph"/>
        <w:numPr>
          <w:ilvl w:val="0"/>
          <w:numId w:val="10"/>
        </w:numPr>
        <w:spacing w:after="0"/>
      </w:pPr>
      <w:r>
        <w:t>Rte_Call_Vbatt_Batt_V_f32</w:t>
      </w:r>
    </w:p>
    <w:p w:rsidR="00434839" w:rsidRDefault="00434839" w:rsidP="00434839">
      <w:pPr>
        <w:pStyle w:val="ListParagraph"/>
        <w:numPr>
          <w:ilvl w:val="0"/>
          <w:numId w:val="10"/>
        </w:numPr>
        <w:spacing w:after="0"/>
      </w:pPr>
      <w:r>
        <w:t>Rte_Call_Vswitch_BattSwitched_V_f32</w:t>
      </w:r>
    </w:p>
    <w:p w:rsidR="00434839" w:rsidRDefault="00434839" w:rsidP="00434839">
      <w:pPr>
        <w:pStyle w:val="ListParagraph"/>
        <w:numPr>
          <w:ilvl w:val="0"/>
          <w:numId w:val="10"/>
        </w:numPr>
        <w:spacing w:after="0"/>
      </w:pPr>
      <w:r>
        <w:t>Rte_Call_PhyCapPrecharge_OP_SET</w:t>
      </w:r>
    </w:p>
    <w:p w:rsidR="008B3E94" w:rsidRDefault="00434839" w:rsidP="00434839">
      <w:pPr>
        <w:pStyle w:val="ListParagraph"/>
        <w:numPr>
          <w:ilvl w:val="0"/>
          <w:numId w:val="10"/>
        </w:numPr>
        <w:spacing w:after="0"/>
      </w:pPr>
      <w:r>
        <w:t>Rte_Call_PhyCapDischarge_OP_SET</w:t>
      </w:r>
    </w:p>
    <w:p w:rsidR="00434839" w:rsidRDefault="00434839" w:rsidP="008B3E94">
      <w:pPr>
        <w:spacing w:after="0"/>
      </w:pPr>
    </w:p>
    <w:p w:rsidR="001B60DF" w:rsidRDefault="001B60DF" w:rsidP="001B60DF">
      <w:pPr>
        <w:pStyle w:val="Heading2"/>
      </w:pPr>
      <w:r>
        <w:t xml:space="preserve">Global Functions/Macros Defined by this </w:t>
      </w:r>
      <w:r w:rsidR="00674ADF">
        <w:t>Module</w:t>
      </w:r>
    </w:p>
    <w:p w:rsidR="0058472C" w:rsidRDefault="0058472C" w:rsidP="0058472C"/>
    <w:p w:rsidR="008B3E94" w:rsidRDefault="0058472C" w:rsidP="0058472C">
      <w:r>
        <w:t>None</w:t>
      </w:r>
    </w:p>
    <w:p w:rsidR="008B3E94" w:rsidRDefault="008B3E94">
      <w:pPr>
        <w:spacing w:after="0"/>
        <w:rPr>
          <w:rFonts w:ascii="Arial" w:hAnsi="Arial"/>
          <w:b/>
          <w:kern w:val="28"/>
          <w:sz w:val="28"/>
        </w:rPr>
      </w:pPr>
      <w:r>
        <w:br w:type="page"/>
      </w:r>
    </w:p>
    <w:p w:rsidR="004A781C" w:rsidRDefault="004A781C">
      <w:pPr>
        <w:pStyle w:val="Heading1"/>
      </w:pPr>
      <w:r>
        <w:t>Software Module Implementation</w:t>
      </w:r>
    </w:p>
    <w:p w:rsidR="002C03D8" w:rsidRDefault="002C03D8">
      <w:pPr>
        <w:pStyle w:val="Heading2"/>
      </w:pPr>
      <w:r>
        <w:t>Runtime Environment (RTE) Initial Values</w:t>
      </w:r>
    </w:p>
    <w:p w:rsidR="002C03D8" w:rsidRPr="002C03D8" w:rsidRDefault="002C03D8" w:rsidP="002C03D8">
      <w:r>
        <w:t>This section lists the initial values of data written by this module but controlled by the RTE. After RTE initialization, the data in this table will contain these values.</w:t>
      </w:r>
    </w:p>
    <w:tbl>
      <w:tblPr>
        <w:tblW w:w="891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455"/>
        <w:gridCol w:w="4455"/>
      </w:tblGrid>
      <w:tr w:rsidR="002C03D8" w:rsidRPr="006A25CC" w:rsidTr="00F957FA">
        <w:trPr>
          <w:trHeight w:val="341"/>
        </w:trPr>
        <w:tc>
          <w:tcPr>
            <w:tcW w:w="4455" w:type="dxa"/>
            <w:shd w:val="clear" w:color="auto" w:fill="FFFF99"/>
            <w:vAlign w:val="center"/>
          </w:tcPr>
          <w:p w:rsidR="002C03D8" w:rsidRPr="006A25CC" w:rsidRDefault="002C03D8" w:rsidP="00F957FA">
            <w:pPr>
              <w:spacing w:before="100" w:beforeAutospacing="1" w:after="100" w:afterAutospacing="1"/>
              <w:rPr>
                <w:rFonts w:ascii="Arial" w:hAnsi="Arial" w:cs="Arial"/>
              </w:rPr>
            </w:pPr>
            <w:r>
              <w:rPr>
                <w:rFonts w:ascii="Arial" w:hAnsi="Arial" w:cs="Arial"/>
              </w:rPr>
              <w:t>Data</w:t>
            </w:r>
          </w:p>
        </w:tc>
        <w:tc>
          <w:tcPr>
            <w:tcW w:w="4455" w:type="dxa"/>
            <w:shd w:val="clear" w:color="auto" w:fill="FFFF99"/>
            <w:vAlign w:val="center"/>
          </w:tcPr>
          <w:p w:rsidR="002C03D8" w:rsidRPr="006A25CC" w:rsidRDefault="002C03D8" w:rsidP="00F957FA">
            <w:pPr>
              <w:spacing w:before="100" w:beforeAutospacing="1" w:after="100" w:afterAutospacing="1"/>
              <w:rPr>
                <w:rFonts w:ascii="Arial" w:hAnsi="Arial" w:cs="Arial"/>
              </w:rPr>
            </w:pPr>
            <w:r>
              <w:rPr>
                <w:rFonts w:ascii="Arial" w:hAnsi="Arial" w:cs="Arial"/>
              </w:rPr>
              <w:t>Value</w:t>
            </w:r>
          </w:p>
        </w:tc>
      </w:tr>
      <w:tr w:rsidR="002C03D8" w:rsidRPr="004B5BE2" w:rsidTr="00F957FA">
        <w:trPr>
          <w:trHeight w:val="341"/>
        </w:trPr>
        <w:tc>
          <w:tcPr>
            <w:tcW w:w="4455" w:type="dxa"/>
            <w:vAlign w:val="center"/>
          </w:tcPr>
          <w:p w:rsidR="002C03D8" w:rsidRPr="004B5BE2" w:rsidRDefault="0058472C" w:rsidP="00F141E2">
            <w:pPr>
              <w:spacing w:before="100" w:beforeAutospacing="1" w:after="100" w:afterAutospacing="1"/>
              <w:rPr>
                <w:rFonts w:ascii="Arial" w:hAnsi="Arial" w:cs="Arial"/>
                <w:sz w:val="16"/>
                <w:szCs w:val="16"/>
              </w:rPr>
            </w:pPr>
            <w:r w:rsidRPr="0058472C">
              <w:rPr>
                <w:rFonts w:ascii="Arial" w:hAnsi="Arial" w:cs="Arial"/>
                <w:sz w:val="16"/>
                <w:szCs w:val="16"/>
              </w:rPr>
              <w:t>Rte_InitValue_MotorVelocityMRFUnfiltered_MtrRadpS_f32</w:t>
            </w:r>
          </w:p>
        </w:tc>
        <w:tc>
          <w:tcPr>
            <w:tcW w:w="4455" w:type="dxa"/>
            <w:vAlign w:val="center"/>
          </w:tcPr>
          <w:p w:rsidR="002C03D8" w:rsidRPr="004B5BE2" w:rsidRDefault="0058472C" w:rsidP="00F957FA">
            <w:pPr>
              <w:spacing w:before="100" w:beforeAutospacing="1" w:after="100" w:afterAutospacing="1"/>
              <w:rPr>
                <w:rFonts w:ascii="Arial" w:hAnsi="Arial" w:cs="Arial"/>
                <w:sz w:val="16"/>
                <w:szCs w:val="16"/>
              </w:rPr>
            </w:pPr>
            <w:r>
              <w:rPr>
                <w:rFonts w:ascii="Arial" w:hAnsi="Arial" w:cs="Arial"/>
                <w:sz w:val="16"/>
                <w:szCs w:val="16"/>
              </w:rPr>
              <w:t>0</w:t>
            </w:r>
          </w:p>
        </w:tc>
      </w:tr>
      <w:tr w:rsidR="0058472C" w:rsidRPr="004B5BE2" w:rsidTr="00F957FA">
        <w:trPr>
          <w:trHeight w:val="341"/>
        </w:trPr>
        <w:tc>
          <w:tcPr>
            <w:tcW w:w="4455" w:type="dxa"/>
            <w:vAlign w:val="center"/>
          </w:tcPr>
          <w:p w:rsidR="0058472C" w:rsidRPr="004B5BE2" w:rsidRDefault="0058472C" w:rsidP="00F141E2">
            <w:pPr>
              <w:spacing w:before="100" w:beforeAutospacing="1" w:after="100" w:afterAutospacing="1"/>
              <w:rPr>
                <w:rFonts w:ascii="Arial" w:hAnsi="Arial" w:cs="Arial"/>
                <w:sz w:val="16"/>
                <w:szCs w:val="16"/>
              </w:rPr>
            </w:pPr>
            <w:r w:rsidRPr="0058472C">
              <w:rPr>
                <w:rFonts w:ascii="Arial" w:hAnsi="Arial" w:cs="Arial"/>
                <w:sz w:val="16"/>
                <w:szCs w:val="16"/>
              </w:rPr>
              <w:t>Rte_InitValue_OVERRIDESIGDIAGADC_Volt_f32</w:t>
            </w:r>
          </w:p>
        </w:tc>
        <w:tc>
          <w:tcPr>
            <w:tcW w:w="4455" w:type="dxa"/>
            <w:vAlign w:val="center"/>
          </w:tcPr>
          <w:p w:rsidR="0058472C" w:rsidRPr="004B5BE2" w:rsidRDefault="0058472C" w:rsidP="00F957FA">
            <w:pPr>
              <w:spacing w:before="100" w:beforeAutospacing="1" w:after="100" w:afterAutospacing="1"/>
              <w:rPr>
                <w:rFonts w:ascii="Arial" w:hAnsi="Arial" w:cs="Arial"/>
                <w:sz w:val="16"/>
                <w:szCs w:val="16"/>
              </w:rPr>
            </w:pPr>
            <w:r>
              <w:rPr>
                <w:rFonts w:ascii="Arial" w:hAnsi="Arial" w:cs="Arial"/>
                <w:sz w:val="16"/>
                <w:szCs w:val="16"/>
              </w:rPr>
              <w:t>0</w:t>
            </w:r>
          </w:p>
        </w:tc>
      </w:tr>
      <w:tr w:rsidR="0058472C" w:rsidRPr="004B5BE2" w:rsidTr="00F957FA">
        <w:trPr>
          <w:trHeight w:val="341"/>
        </w:trPr>
        <w:tc>
          <w:tcPr>
            <w:tcW w:w="4455" w:type="dxa"/>
            <w:vAlign w:val="center"/>
          </w:tcPr>
          <w:p w:rsidR="0058472C" w:rsidRPr="004B5BE2" w:rsidRDefault="0058472C" w:rsidP="00F141E2">
            <w:pPr>
              <w:spacing w:before="100" w:beforeAutospacing="1" w:after="100" w:afterAutospacing="1"/>
              <w:rPr>
                <w:rFonts w:ascii="Arial" w:hAnsi="Arial" w:cs="Arial"/>
                <w:sz w:val="16"/>
                <w:szCs w:val="16"/>
              </w:rPr>
            </w:pPr>
            <w:r w:rsidRPr="0058472C">
              <w:rPr>
                <w:rFonts w:ascii="Arial" w:hAnsi="Arial" w:cs="Arial"/>
                <w:sz w:val="16"/>
                <w:szCs w:val="16"/>
              </w:rPr>
              <w:t>Rte_InitValue_PMOSDIAGADC_Volt_f32</w:t>
            </w:r>
          </w:p>
        </w:tc>
        <w:tc>
          <w:tcPr>
            <w:tcW w:w="4455" w:type="dxa"/>
            <w:vAlign w:val="center"/>
          </w:tcPr>
          <w:p w:rsidR="0058472C" w:rsidRPr="004B5BE2" w:rsidRDefault="0058472C" w:rsidP="00F957FA">
            <w:pPr>
              <w:spacing w:before="100" w:beforeAutospacing="1" w:after="100" w:afterAutospacing="1"/>
              <w:rPr>
                <w:rFonts w:ascii="Arial" w:hAnsi="Arial" w:cs="Arial"/>
                <w:sz w:val="16"/>
                <w:szCs w:val="16"/>
              </w:rPr>
            </w:pPr>
            <w:r>
              <w:rPr>
                <w:rFonts w:ascii="Arial" w:hAnsi="Arial" w:cs="Arial"/>
                <w:sz w:val="16"/>
                <w:szCs w:val="16"/>
              </w:rPr>
              <w:t>0</w:t>
            </w:r>
          </w:p>
        </w:tc>
      </w:tr>
      <w:tr w:rsidR="0058472C" w:rsidRPr="004B5BE2" w:rsidTr="00F957FA">
        <w:trPr>
          <w:trHeight w:val="341"/>
        </w:trPr>
        <w:tc>
          <w:tcPr>
            <w:tcW w:w="4455" w:type="dxa"/>
            <w:vAlign w:val="center"/>
          </w:tcPr>
          <w:p w:rsidR="0058472C" w:rsidRPr="004B5BE2" w:rsidRDefault="0058472C" w:rsidP="00F141E2">
            <w:pPr>
              <w:spacing w:before="100" w:beforeAutospacing="1" w:after="100" w:afterAutospacing="1"/>
              <w:rPr>
                <w:rFonts w:ascii="Arial" w:hAnsi="Arial" w:cs="Arial"/>
                <w:sz w:val="16"/>
                <w:szCs w:val="16"/>
              </w:rPr>
            </w:pPr>
            <w:r w:rsidRPr="0058472C">
              <w:rPr>
                <w:rFonts w:ascii="Arial" w:hAnsi="Arial" w:cs="Arial"/>
                <w:sz w:val="16"/>
                <w:szCs w:val="16"/>
              </w:rPr>
              <w:t>Rte_InitValue_PwrDiscATestComplete_Cnt_lgc</w:t>
            </w:r>
          </w:p>
        </w:tc>
        <w:tc>
          <w:tcPr>
            <w:tcW w:w="4455" w:type="dxa"/>
            <w:vAlign w:val="center"/>
          </w:tcPr>
          <w:p w:rsidR="0058472C" w:rsidRPr="004B5BE2" w:rsidRDefault="0058472C" w:rsidP="00F957FA">
            <w:pPr>
              <w:spacing w:before="100" w:beforeAutospacing="1" w:after="100" w:afterAutospacing="1"/>
              <w:rPr>
                <w:rFonts w:ascii="Arial" w:hAnsi="Arial" w:cs="Arial"/>
                <w:sz w:val="16"/>
                <w:szCs w:val="16"/>
              </w:rPr>
            </w:pPr>
            <w:r>
              <w:rPr>
                <w:rFonts w:ascii="Arial" w:hAnsi="Arial" w:cs="Arial"/>
                <w:sz w:val="16"/>
                <w:szCs w:val="16"/>
              </w:rPr>
              <w:t>FALSE</w:t>
            </w:r>
          </w:p>
        </w:tc>
      </w:tr>
      <w:tr w:rsidR="0058472C" w:rsidRPr="004B5BE2" w:rsidTr="00F957FA">
        <w:trPr>
          <w:trHeight w:val="341"/>
        </w:trPr>
        <w:tc>
          <w:tcPr>
            <w:tcW w:w="4455" w:type="dxa"/>
            <w:vAlign w:val="center"/>
          </w:tcPr>
          <w:p w:rsidR="0058472C" w:rsidRPr="004B5BE2" w:rsidRDefault="0058472C" w:rsidP="00F141E2">
            <w:pPr>
              <w:spacing w:before="100" w:beforeAutospacing="1" w:after="100" w:afterAutospacing="1"/>
              <w:rPr>
                <w:rFonts w:ascii="Arial" w:hAnsi="Arial" w:cs="Arial"/>
                <w:sz w:val="16"/>
                <w:szCs w:val="16"/>
              </w:rPr>
            </w:pPr>
            <w:r w:rsidRPr="0058472C">
              <w:rPr>
                <w:rFonts w:ascii="Arial" w:hAnsi="Arial" w:cs="Arial"/>
                <w:sz w:val="16"/>
                <w:szCs w:val="16"/>
              </w:rPr>
              <w:t>Rte_InitValue_PwrDiscATestStart_Cnt_lgc</w:t>
            </w:r>
          </w:p>
        </w:tc>
        <w:tc>
          <w:tcPr>
            <w:tcW w:w="4455" w:type="dxa"/>
            <w:vAlign w:val="center"/>
          </w:tcPr>
          <w:p w:rsidR="0058472C" w:rsidRPr="004B5BE2" w:rsidRDefault="0058472C" w:rsidP="00F957FA">
            <w:pPr>
              <w:spacing w:before="100" w:beforeAutospacing="1" w:after="100" w:afterAutospacing="1"/>
              <w:rPr>
                <w:rFonts w:ascii="Arial" w:hAnsi="Arial" w:cs="Arial"/>
                <w:sz w:val="16"/>
                <w:szCs w:val="16"/>
              </w:rPr>
            </w:pPr>
            <w:r>
              <w:rPr>
                <w:rFonts w:ascii="Arial" w:hAnsi="Arial" w:cs="Arial"/>
                <w:sz w:val="16"/>
                <w:szCs w:val="16"/>
              </w:rPr>
              <w:t>FALSE</w:t>
            </w:r>
          </w:p>
        </w:tc>
      </w:tr>
      <w:tr w:rsidR="0058472C" w:rsidRPr="004B5BE2" w:rsidTr="00F957FA">
        <w:trPr>
          <w:trHeight w:val="341"/>
        </w:trPr>
        <w:tc>
          <w:tcPr>
            <w:tcW w:w="4455" w:type="dxa"/>
            <w:vAlign w:val="center"/>
          </w:tcPr>
          <w:p w:rsidR="0058472C" w:rsidRPr="004B5BE2" w:rsidRDefault="0058472C" w:rsidP="00F141E2">
            <w:pPr>
              <w:spacing w:before="100" w:beforeAutospacing="1" w:after="100" w:afterAutospacing="1"/>
              <w:rPr>
                <w:rFonts w:ascii="Arial" w:hAnsi="Arial" w:cs="Arial"/>
                <w:sz w:val="16"/>
                <w:szCs w:val="16"/>
              </w:rPr>
            </w:pPr>
            <w:r w:rsidRPr="0058472C">
              <w:rPr>
                <w:rFonts w:ascii="Arial" w:hAnsi="Arial" w:cs="Arial"/>
                <w:sz w:val="16"/>
                <w:szCs w:val="16"/>
              </w:rPr>
              <w:t>Rte_InitValue_PwrDiscBTestComplete_Cnt_lgc</w:t>
            </w:r>
          </w:p>
        </w:tc>
        <w:tc>
          <w:tcPr>
            <w:tcW w:w="4455" w:type="dxa"/>
            <w:vAlign w:val="center"/>
          </w:tcPr>
          <w:p w:rsidR="0058472C" w:rsidRPr="004B5BE2" w:rsidRDefault="0058472C" w:rsidP="00F957FA">
            <w:pPr>
              <w:spacing w:before="100" w:beforeAutospacing="1" w:after="100" w:afterAutospacing="1"/>
              <w:rPr>
                <w:rFonts w:ascii="Arial" w:hAnsi="Arial" w:cs="Arial"/>
                <w:sz w:val="16"/>
                <w:szCs w:val="16"/>
              </w:rPr>
            </w:pPr>
            <w:r>
              <w:rPr>
                <w:rFonts w:ascii="Arial" w:hAnsi="Arial" w:cs="Arial"/>
                <w:sz w:val="16"/>
                <w:szCs w:val="16"/>
              </w:rPr>
              <w:t>FALSE</w:t>
            </w:r>
          </w:p>
        </w:tc>
      </w:tr>
      <w:tr w:rsidR="0058472C" w:rsidRPr="004B5BE2" w:rsidTr="00F957FA">
        <w:trPr>
          <w:trHeight w:val="341"/>
        </w:trPr>
        <w:tc>
          <w:tcPr>
            <w:tcW w:w="4455" w:type="dxa"/>
            <w:vAlign w:val="center"/>
          </w:tcPr>
          <w:p w:rsidR="0058472C" w:rsidRPr="004B5BE2" w:rsidRDefault="0058472C" w:rsidP="00F141E2">
            <w:pPr>
              <w:spacing w:before="100" w:beforeAutospacing="1" w:after="100" w:afterAutospacing="1"/>
              <w:rPr>
                <w:rFonts w:ascii="Arial" w:hAnsi="Arial" w:cs="Arial"/>
                <w:sz w:val="16"/>
                <w:szCs w:val="16"/>
              </w:rPr>
            </w:pPr>
            <w:r w:rsidRPr="0058472C">
              <w:rPr>
                <w:rFonts w:ascii="Arial" w:hAnsi="Arial" w:cs="Arial"/>
                <w:sz w:val="16"/>
                <w:szCs w:val="16"/>
              </w:rPr>
              <w:t>Rte_InitValue_PwrDiscBTestStart_Cnt_lgc</w:t>
            </w:r>
          </w:p>
        </w:tc>
        <w:tc>
          <w:tcPr>
            <w:tcW w:w="4455" w:type="dxa"/>
            <w:vAlign w:val="center"/>
          </w:tcPr>
          <w:p w:rsidR="0058472C" w:rsidRPr="004B5BE2" w:rsidRDefault="0058472C" w:rsidP="00F957FA">
            <w:pPr>
              <w:spacing w:before="100" w:beforeAutospacing="1" w:after="100" w:afterAutospacing="1"/>
              <w:rPr>
                <w:rFonts w:ascii="Arial" w:hAnsi="Arial" w:cs="Arial"/>
                <w:sz w:val="16"/>
                <w:szCs w:val="16"/>
              </w:rPr>
            </w:pPr>
            <w:r>
              <w:rPr>
                <w:rFonts w:ascii="Arial" w:hAnsi="Arial" w:cs="Arial"/>
                <w:sz w:val="16"/>
                <w:szCs w:val="16"/>
              </w:rPr>
              <w:t>FALSE</w:t>
            </w:r>
          </w:p>
        </w:tc>
      </w:tr>
      <w:tr w:rsidR="0058472C" w:rsidRPr="004B5BE2" w:rsidTr="00F957FA">
        <w:trPr>
          <w:trHeight w:val="341"/>
        </w:trPr>
        <w:tc>
          <w:tcPr>
            <w:tcW w:w="4455" w:type="dxa"/>
            <w:vAlign w:val="center"/>
          </w:tcPr>
          <w:p w:rsidR="0058472C" w:rsidRPr="004B5BE2" w:rsidRDefault="0058472C" w:rsidP="00F141E2">
            <w:pPr>
              <w:spacing w:before="100" w:beforeAutospacing="1" w:after="100" w:afterAutospacing="1"/>
              <w:rPr>
                <w:rFonts w:ascii="Arial" w:hAnsi="Arial" w:cs="Arial"/>
                <w:sz w:val="16"/>
                <w:szCs w:val="16"/>
              </w:rPr>
            </w:pPr>
            <w:r w:rsidRPr="0058472C">
              <w:rPr>
                <w:rFonts w:ascii="Arial" w:hAnsi="Arial" w:cs="Arial"/>
                <w:sz w:val="16"/>
                <w:szCs w:val="16"/>
              </w:rPr>
              <w:t>Rte_InitValue_PwrDiscClosed_Cnt_lgc</w:t>
            </w:r>
          </w:p>
        </w:tc>
        <w:tc>
          <w:tcPr>
            <w:tcW w:w="4455" w:type="dxa"/>
            <w:vAlign w:val="center"/>
          </w:tcPr>
          <w:p w:rsidR="0058472C" w:rsidRPr="004B5BE2" w:rsidRDefault="0058472C" w:rsidP="00F957FA">
            <w:pPr>
              <w:spacing w:before="100" w:beforeAutospacing="1" w:after="100" w:afterAutospacing="1"/>
              <w:rPr>
                <w:rFonts w:ascii="Arial" w:hAnsi="Arial" w:cs="Arial"/>
                <w:sz w:val="16"/>
                <w:szCs w:val="16"/>
              </w:rPr>
            </w:pPr>
            <w:r>
              <w:rPr>
                <w:rFonts w:ascii="Arial" w:hAnsi="Arial" w:cs="Arial"/>
                <w:sz w:val="16"/>
                <w:szCs w:val="16"/>
              </w:rPr>
              <w:t>FALSE</w:t>
            </w:r>
          </w:p>
        </w:tc>
      </w:tr>
    </w:tbl>
    <w:p w:rsidR="002C03D8" w:rsidRPr="002C03D8" w:rsidRDefault="002C03D8" w:rsidP="002C03D8"/>
    <w:p w:rsidR="004A781C" w:rsidRDefault="004A781C">
      <w:pPr>
        <w:pStyle w:val="Heading2"/>
      </w:pPr>
      <w:r>
        <w:t>Initialization Functions</w:t>
      </w:r>
    </w:p>
    <w:p w:rsidR="0058472C" w:rsidRDefault="0058472C"/>
    <w:p w:rsidR="004A781C" w:rsidRDefault="00F141E2">
      <w:r>
        <w:t>None</w:t>
      </w:r>
    </w:p>
    <w:p w:rsidR="004A781C" w:rsidRDefault="004A781C">
      <w:pPr>
        <w:pStyle w:val="Heading2"/>
      </w:pPr>
      <w:r>
        <w:br w:type="page"/>
      </w:r>
      <w:r>
        <w:lastRenderedPageBreak/>
        <w:t>Periodic Functions</w:t>
      </w:r>
    </w:p>
    <w:p w:rsidR="004A781C" w:rsidRDefault="004A781C">
      <w:pPr>
        <w:pStyle w:val="Heading3"/>
      </w:pPr>
      <w:r>
        <w:t xml:space="preserve">Per: </w:t>
      </w:r>
      <w:fldSimple w:instr=" DOCPROPERTY &quot;Module Name&quot;  \* MERGEFORMAT ">
        <w:r w:rsidR="00C11DC2">
          <w:t>BkCpPc</w:t>
        </w:r>
      </w:fldSimple>
      <w:r w:rsidR="0058472C">
        <w:t>_Per1</w:t>
      </w:r>
    </w:p>
    <w:p w:rsidR="004A781C" w:rsidRDefault="004A781C">
      <w:pPr>
        <w:pStyle w:val="Heading4"/>
      </w:pPr>
      <w:r>
        <w:t>Design Rationale</w:t>
      </w:r>
    </w:p>
    <w:p w:rsidR="004A781C" w:rsidRDefault="00F141E2">
      <w:r>
        <w:t>None</w:t>
      </w:r>
    </w:p>
    <w:p w:rsidR="004A781C" w:rsidRDefault="004A781C">
      <w:pPr>
        <w:pStyle w:val="Heading4"/>
      </w:pPr>
      <w:r>
        <w:t>Program Flow Start</w:t>
      </w:r>
    </w:p>
    <w:p w:rsidR="004A781C" w:rsidRDefault="00E360DA">
      <w:r w:rsidRPr="00E360DA">
        <w:t>Rte_Call_BkCpPc_Per1_CP0_CheckpointReached()</w:t>
      </w:r>
    </w:p>
    <w:p w:rsidR="004A781C" w:rsidRDefault="004A781C">
      <w:pPr>
        <w:pStyle w:val="Heading4"/>
      </w:pPr>
      <w:r>
        <w:t>Store Module Inputs to Local copies</w:t>
      </w:r>
    </w:p>
    <w:p w:rsidR="0058472C" w:rsidRPr="0058472C" w:rsidRDefault="0058472C" w:rsidP="0058472C">
      <w:pPr>
        <w:ind w:right="-720"/>
        <w:rPr>
          <w:sz w:val="18"/>
          <w:szCs w:val="18"/>
        </w:rPr>
      </w:pPr>
      <w:r w:rsidRPr="0058472C">
        <w:rPr>
          <w:sz w:val="18"/>
          <w:szCs w:val="18"/>
        </w:rPr>
        <w:t>MotorVelocityMRFUnfiltered_MtrRadpS_T_f32 = Rte_IRead_BkCpPc_Per1_MotorVeloc</w:t>
      </w:r>
      <w:r>
        <w:rPr>
          <w:sz w:val="18"/>
          <w:szCs w:val="18"/>
        </w:rPr>
        <w:t>ityMRFUnfiltered_MtrRadpS_f32()</w:t>
      </w:r>
    </w:p>
    <w:p w:rsidR="0058472C" w:rsidRPr="0058472C" w:rsidRDefault="0058472C" w:rsidP="0058472C">
      <w:pPr>
        <w:rPr>
          <w:sz w:val="18"/>
          <w:szCs w:val="18"/>
        </w:rPr>
      </w:pPr>
      <w:r w:rsidRPr="0058472C">
        <w:rPr>
          <w:sz w:val="18"/>
          <w:szCs w:val="18"/>
        </w:rPr>
        <w:t>OVERRIDESIGDIAGADC_Volt_T_f32 = Rte_IRead_BkCpPc_Per1_OVERRI</w:t>
      </w:r>
      <w:r>
        <w:rPr>
          <w:sz w:val="18"/>
          <w:szCs w:val="18"/>
        </w:rPr>
        <w:t>DESIGDIAGADC_Volt_f32()</w:t>
      </w:r>
    </w:p>
    <w:p w:rsidR="0058472C" w:rsidRPr="0058472C" w:rsidRDefault="0058472C" w:rsidP="0058472C">
      <w:pPr>
        <w:rPr>
          <w:sz w:val="18"/>
          <w:szCs w:val="18"/>
        </w:rPr>
      </w:pPr>
      <w:r w:rsidRPr="0058472C">
        <w:rPr>
          <w:sz w:val="18"/>
          <w:szCs w:val="18"/>
        </w:rPr>
        <w:t>PMOSDIAGADC_Volt_T_f32 = Rte_IRead_BkC</w:t>
      </w:r>
      <w:r>
        <w:rPr>
          <w:sz w:val="18"/>
          <w:szCs w:val="18"/>
        </w:rPr>
        <w:t>pPc_Per1_PMOSDIAGADC_Volt_f32()</w:t>
      </w:r>
    </w:p>
    <w:p w:rsidR="0058472C" w:rsidRPr="0058472C" w:rsidRDefault="0058472C" w:rsidP="0058472C">
      <w:pPr>
        <w:rPr>
          <w:sz w:val="18"/>
          <w:szCs w:val="18"/>
        </w:rPr>
      </w:pPr>
      <w:r w:rsidRPr="0058472C">
        <w:rPr>
          <w:sz w:val="18"/>
          <w:szCs w:val="18"/>
        </w:rPr>
        <w:t>PwrDiscATestStart_Cnt_T_lgc = Rte_IRead_BkCpPc_P</w:t>
      </w:r>
      <w:r>
        <w:rPr>
          <w:sz w:val="18"/>
          <w:szCs w:val="18"/>
        </w:rPr>
        <w:t>er1_PwrDiscATestStart_Cnt_lgc()</w:t>
      </w:r>
    </w:p>
    <w:p w:rsidR="0058472C" w:rsidRPr="0058472C" w:rsidRDefault="0058472C" w:rsidP="0058472C">
      <w:pPr>
        <w:rPr>
          <w:sz w:val="18"/>
          <w:szCs w:val="18"/>
        </w:rPr>
      </w:pPr>
      <w:r w:rsidRPr="0058472C">
        <w:rPr>
          <w:sz w:val="18"/>
          <w:szCs w:val="18"/>
        </w:rPr>
        <w:t>PwrDiscBTestStart_Cnt_T_lgc = Rte_IRead_BkCpPc_Per1_PwrDiscBTestStart_Cnt_lg</w:t>
      </w:r>
      <w:r>
        <w:rPr>
          <w:sz w:val="18"/>
          <w:szCs w:val="18"/>
        </w:rPr>
        <w:t>c()</w:t>
      </w:r>
    </w:p>
    <w:p w:rsidR="0058472C" w:rsidRPr="0058472C" w:rsidRDefault="00A778BA" w:rsidP="0058472C">
      <w:pPr>
        <w:rPr>
          <w:sz w:val="18"/>
          <w:szCs w:val="18"/>
        </w:rPr>
      </w:pPr>
      <w:ins w:id="40" w:author="wz7x3j" w:date="2013-06-04T15:41:00Z">
        <w:r w:rsidRPr="00A778BA">
          <w:rPr>
            <w:sz w:val="18"/>
            <w:szCs w:val="18"/>
          </w:rPr>
          <w:t>Vbatt_Volts_T_f32 = Rte_IRead_BkCpPc_Per1_Batt_Volt_f32()</w:t>
        </w:r>
      </w:ins>
      <w:del w:id="41" w:author="wz7x3j" w:date="2013-06-04T15:41:00Z">
        <w:r w:rsidR="0058472C" w:rsidRPr="0058472C" w:rsidDel="00A778BA">
          <w:rPr>
            <w:sz w:val="18"/>
            <w:szCs w:val="18"/>
          </w:rPr>
          <w:delText>Rte_Call_Vbatt</w:delText>
        </w:r>
        <w:r w:rsidR="0058472C" w:rsidDel="00A778BA">
          <w:rPr>
            <w:sz w:val="18"/>
            <w:szCs w:val="18"/>
          </w:rPr>
          <w:delText>_Batt_V_f32(&amp;Vbatt_Volts_T_f32)</w:delText>
        </w:r>
      </w:del>
    </w:p>
    <w:p w:rsidR="004A781C" w:rsidRPr="00F141E2" w:rsidRDefault="00A778BA" w:rsidP="0058472C">
      <w:pPr>
        <w:rPr>
          <w:sz w:val="18"/>
          <w:szCs w:val="18"/>
        </w:rPr>
      </w:pPr>
      <w:ins w:id="42" w:author="wz7x3j" w:date="2013-06-04T15:41:00Z">
        <w:r w:rsidRPr="00A778BA">
          <w:rPr>
            <w:sz w:val="18"/>
            <w:szCs w:val="18"/>
          </w:rPr>
          <w:t>Vswitch_Volts_T_f32 = Rte_IRead_BkCpPc_Per1_BattSwitched_Volt_f32()</w:t>
        </w:r>
      </w:ins>
      <w:del w:id="43" w:author="wz7x3j" w:date="2013-06-04T15:41:00Z">
        <w:r w:rsidR="0058472C" w:rsidRPr="0058472C" w:rsidDel="00A778BA">
          <w:rPr>
            <w:sz w:val="18"/>
            <w:szCs w:val="18"/>
          </w:rPr>
          <w:delText>Rte_Call_Vswitch_BattSwitc</w:delText>
        </w:r>
        <w:r w:rsidR="0058472C" w:rsidDel="00A778BA">
          <w:rPr>
            <w:sz w:val="18"/>
            <w:szCs w:val="18"/>
          </w:rPr>
          <w:delText>hed_V_f32(&amp;Vswitch_Volts_T_f32)</w:delText>
        </w:r>
      </w:del>
    </w:p>
    <w:p w:rsidR="004A781C" w:rsidRDefault="0058472C">
      <w:pPr>
        <w:pStyle w:val="Heading4"/>
      </w:pPr>
      <w:r>
        <w:lastRenderedPageBreak/>
        <w:t>Motor Motion Check, Calculate Delta Voltage</w:t>
      </w:r>
    </w:p>
    <w:p w:rsidR="004A781C" w:rsidRDefault="00721F17" w:rsidP="00F141E2">
      <w:pPr>
        <w:jc w:val="center"/>
        <w:rPr>
          <w:ins w:id="44" w:author="wz7x3j" w:date="2013-05-29T18:51:00Z"/>
        </w:rPr>
      </w:pPr>
      <w:del w:id="45" w:author="wz7x3j" w:date="2013-05-29T18:57:00Z">
        <w:r w:rsidDel="00721F17">
          <w:object w:dxaOrig="5816" w:dyaOrig="65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0.9pt;height:327.4pt" o:ole="">
              <v:imagedata r:id="rId9" o:title=""/>
            </v:shape>
            <o:OLEObject Type="Embed" ProgID="Visio.Drawing.11" ShapeID="_x0000_i1025" DrawAspect="Content" ObjectID="_1433316959" r:id="rId10"/>
          </w:object>
        </w:r>
      </w:del>
    </w:p>
    <w:p w:rsidR="00721F17" w:rsidRDefault="00721F17" w:rsidP="00F141E2">
      <w:pPr>
        <w:jc w:val="center"/>
      </w:pPr>
      <w:ins w:id="46" w:author="wz7x3j" w:date="2013-05-29T18:51:00Z">
        <w:r>
          <w:object w:dxaOrig="5800" w:dyaOrig="8105">
            <v:shape id="_x0000_i1026" type="#_x0000_t75" style="width:290.45pt;height:405.25pt" o:ole="">
              <v:imagedata r:id="rId11" o:title=""/>
            </v:shape>
            <o:OLEObject Type="Embed" ProgID="Visio.Drawing.11" ShapeID="_x0000_i1026" DrawAspect="Content" ObjectID="_1433316960" r:id="rId12"/>
          </w:object>
        </w:r>
      </w:ins>
    </w:p>
    <w:p w:rsidR="0058472C" w:rsidRDefault="001C0BED" w:rsidP="0058472C">
      <w:pPr>
        <w:pStyle w:val="Heading4"/>
      </w:pPr>
      <w:r>
        <w:lastRenderedPageBreak/>
        <w:t>Determine State</w:t>
      </w:r>
    </w:p>
    <w:p w:rsidR="0058472C" w:rsidRDefault="00721F17" w:rsidP="00F141E2">
      <w:pPr>
        <w:jc w:val="center"/>
      </w:pPr>
      <w:r>
        <w:object w:dxaOrig="5851" w:dyaOrig="12475">
          <v:shape id="_x0000_i1027" type="#_x0000_t75" style="width:271.95pt;height:559.45pt" o:ole="">
            <v:imagedata r:id="rId13" o:title=""/>
          </v:shape>
          <o:OLEObject Type="Embed" ProgID="Visio.Drawing.11" ShapeID="_x0000_i1027" DrawAspect="Content" ObjectID="_1433316961" r:id="rId14"/>
        </w:object>
      </w:r>
    </w:p>
    <w:p w:rsidR="001C0BED" w:rsidRDefault="001C0BED" w:rsidP="001C0BED">
      <w:pPr>
        <w:pStyle w:val="Heading4"/>
      </w:pPr>
      <w:r>
        <w:lastRenderedPageBreak/>
        <w:t>State – Wait for Start A</w:t>
      </w:r>
    </w:p>
    <w:p w:rsidR="001C0BED" w:rsidRDefault="00EC61E5" w:rsidP="00F141E2">
      <w:pPr>
        <w:jc w:val="center"/>
        <w:rPr>
          <w:ins w:id="47" w:author="wz7x3j" w:date="2013-05-29T18:58:00Z"/>
        </w:rPr>
      </w:pPr>
      <w:del w:id="48" w:author="wz7x3j" w:date="2013-05-29T18:58:00Z">
        <w:r w:rsidDel="00721F17">
          <w:object w:dxaOrig="7795" w:dyaOrig="11215">
            <v:shape id="_x0000_i1028" type="#_x0000_t75" style="width:389.2pt;height:560.9pt" o:ole="">
              <v:imagedata r:id="rId15" o:title=""/>
            </v:shape>
            <o:OLEObject Type="Embed" ProgID="Visio.Drawing.11" ShapeID="_x0000_i1028" DrawAspect="Content" ObjectID="_1433316962" r:id="rId16"/>
          </w:object>
        </w:r>
      </w:del>
    </w:p>
    <w:p w:rsidR="00721F17" w:rsidRDefault="00A37DCF" w:rsidP="00F141E2">
      <w:pPr>
        <w:jc w:val="center"/>
      </w:pPr>
      <w:ins w:id="49" w:author="wz7x3j" w:date="2013-05-29T18:58:00Z">
        <w:r>
          <w:object w:dxaOrig="7960" w:dyaOrig="12210">
            <v:shape id="_x0000_i1029" type="#_x0000_t75" style="width:397.45pt;height:560.9pt" o:ole="">
              <v:imagedata r:id="rId17" o:title=""/>
            </v:shape>
            <o:OLEObject Type="Embed" ProgID="Visio.Drawing.11" ShapeID="_x0000_i1029" DrawAspect="Content" ObjectID="_1433316963" r:id="rId18"/>
          </w:object>
        </w:r>
      </w:ins>
    </w:p>
    <w:p w:rsidR="001C0BED" w:rsidRDefault="001C0BED" w:rsidP="001C0BED">
      <w:pPr>
        <w:pStyle w:val="Heading4"/>
      </w:pPr>
      <w:r>
        <w:lastRenderedPageBreak/>
        <w:t>State – Verify Disconnect Open</w:t>
      </w:r>
    </w:p>
    <w:p w:rsidR="001C0BED" w:rsidRDefault="00E84B6A" w:rsidP="00F141E2">
      <w:pPr>
        <w:jc w:val="center"/>
        <w:rPr>
          <w:ins w:id="50" w:author="wz7x3j" w:date="2013-05-29T19:08:00Z"/>
        </w:rPr>
      </w:pPr>
      <w:del w:id="51" w:author="wz7x3j" w:date="2013-05-29T21:59:00Z">
        <w:r w:rsidDel="00A37DCF">
          <w:object w:dxaOrig="16616" w:dyaOrig="11395">
            <v:shape id="_x0000_i1030" type="#_x0000_t75" style="width:431.05pt;height:295.8pt" o:ole="">
              <v:imagedata r:id="rId19" o:title=""/>
            </v:shape>
            <o:OLEObject Type="Embed" ProgID="Visio.Drawing.11" ShapeID="_x0000_i1030" DrawAspect="Content" ObjectID="_1433316964" r:id="rId20"/>
          </w:object>
        </w:r>
      </w:del>
    </w:p>
    <w:p w:rsidR="000E0CA1" w:rsidRDefault="003254D4" w:rsidP="00F141E2">
      <w:pPr>
        <w:jc w:val="center"/>
      </w:pPr>
      <w:ins w:id="52" w:author="wz7x3j" w:date="2013-05-29T19:08:00Z">
        <w:r>
          <w:object w:dxaOrig="16512" w:dyaOrig="12606">
            <v:shape id="_x0000_i1031" type="#_x0000_t75" style="width:428.6pt;height:326.9pt" o:ole="">
              <v:imagedata r:id="rId21" o:title=""/>
            </v:shape>
            <o:OLEObject Type="Embed" ProgID="Visio.Drawing.11" ShapeID="_x0000_i1031" DrawAspect="Content" ObjectID="_1433316965" r:id="rId22"/>
          </w:object>
        </w:r>
      </w:ins>
    </w:p>
    <w:p w:rsidR="001C0BED" w:rsidRDefault="001C0BED" w:rsidP="001C0BED">
      <w:pPr>
        <w:pStyle w:val="Heading4"/>
      </w:pPr>
      <w:r>
        <w:lastRenderedPageBreak/>
        <w:t>State – Wait for Square Wave</w:t>
      </w:r>
    </w:p>
    <w:p w:rsidR="001C0BED" w:rsidRDefault="00EC61E5" w:rsidP="00F141E2">
      <w:pPr>
        <w:jc w:val="center"/>
        <w:rPr>
          <w:ins w:id="53" w:author="wz7x3j" w:date="2013-05-29T22:19:00Z"/>
        </w:rPr>
      </w:pPr>
      <w:del w:id="54" w:author="wz7x3j" w:date="2013-05-29T22:19:00Z">
        <w:r w:rsidDel="003254D4">
          <w:object w:dxaOrig="4016" w:dyaOrig="7255">
            <v:shape id="_x0000_i1032" type="#_x0000_t75" style="width:200.9pt;height:362.9pt" o:ole="">
              <v:imagedata r:id="rId23" o:title=""/>
            </v:shape>
            <o:OLEObject Type="Embed" ProgID="Visio.Drawing.11" ShapeID="_x0000_i1032" DrawAspect="Content" ObjectID="_1433316966" r:id="rId24"/>
          </w:object>
        </w:r>
      </w:del>
    </w:p>
    <w:p w:rsidR="003254D4" w:rsidRDefault="003254D4" w:rsidP="00F141E2">
      <w:pPr>
        <w:jc w:val="center"/>
      </w:pPr>
      <w:ins w:id="55" w:author="wz7x3j" w:date="2013-05-29T22:19:00Z">
        <w:r>
          <w:object w:dxaOrig="5450" w:dyaOrig="8330">
            <v:shape id="_x0000_i1033" type="#_x0000_t75" style="width:272.9pt;height:415.95pt" o:ole="">
              <v:imagedata r:id="rId25" o:title=""/>
            </v:shape>
            <o:OLEObject Type="Embed" ProgID="Visio.Drawing.11" ShapeID="_x0000_i1033" DrawAspect="Content" ObjectID="_1433316967" r:id="rId26"/>
          </w:object>
        </w:r>
      </w:ins>
    </w:p>
    <w:p w:rsidR="001C0BED" w:rsidRDefault="001C0BED" w:rsidP="001C0BED">
      <w:pPr>
        <w:pStyle w:val="Heading4"/>
      </w:pPr>
      <w:r>
        <w:lastRenderedPageBreak/>
        <w:t>State – Bulk Capacitor Precharge</w:t>
      </w:r>
    </w:p>
    <w:p w:rsidR="001C0BED" w:rsidRDefault="0085435C" w:rsidP="00F141E2">
      <w:pPr>
        <w:jc w:val="center"/>
        <w:rPr>
          <w:ins w:id="56" w:author="wz7x3j" w:date="2013-05-29T22:26:00Z"/>
        </w:rPr>
      </w:pPr>
      <w:del w:id="57" w:author="wz7x3j" w:date="2013-05-29T22:26:00Z">
        <w:r w:rsidDel="003254D4">
          <w:object w:dxaOrig="16795" w:dyaOrig="10315">
            <v:shape id="_x0000_i1034" type="#_x0000_t75" style="width:431.5pt;height:264.65pt" o:ole="">
              <v:imagedata r:id="rId27" o:title=""/>
            </v:shape>
            <o:OLEObject Type="Embed" ProgID="Visio.Drawing.11" ShapeID="_x0000_i1034" DrawAspect="Content" ObjectID="_1433316968" r:id="rId28"/>
          </w:object>
        </w:r>
      </w:del>
    </w:p>
    <w:p w:rsidR="003254D4" w:rsidRDefault="00B35558" w:rsidP="00F141E2">
      <w:pPr>
        <w:jc w:val="center"/>
      </w:pPr>
      <w:ins w:id="58" w:author="wz7x3j" w:date="2013-05-29T22:26:00Z">
        <w:r>
          <w:object w:dxaOrig="16795" w:dyaOrig="11521">
            <v:shape id="_x0000_i1035" type="#_x0000_t75" style="width:431.5pt;height:296.25pt" o:ole="">
              <v:imagedata r:id="rId29" o:title=""/>
            </v:shape>
            <o:OLEObject Type="Embed" ProgID="Visio.Drawing.11" ShapeID="_x0000_i1035" DrawAspect="Content" ObjectID="_1433316969" r:id="rId30"/>
          </w:object>
        </w:r>
      </w:ins>
    </w:p>
    <w:p w:rsidR="001C0BED" w:rsidRDefault="001C0BED" w:rsidP="001C0BED">
      <w:pPr>
        <w:pStyle w:val="Heading4"/>
      </w:pPr>
      <w:r>
        <w:lastRenderedPageBreak/>
        <w:t>State – Wait for Start B</w:t>
      </w:r>
    </w:p>
    <w:p w:rsidR="001C0BED" w:rsidRDefault="00EC61E5" w:rsidP="00F141E2">
      <w:pPr>
        <w:jc w:val="center"/>
      </w:pPr>
      <w:r>
        <w:object w:dxaOrig="3835" w:dyaOrig="4915">
          <v:shape id="_x0000_i1036" type="#_x0000_t75" style="width:191.2pt;height:246.15pt" o:ole="">
            <v:imagedata r:id="rId31" o:title=""/>
          </v:shape>
          <o:OLEObject Type="Embed" ProgID="Visio.Drawing.11" ShapeID="_x0000_i1036" DrawAspect="Content" ObjectID="_1433316970" r:id="rId32"/>
        </w:object>
      </w:r>
    </w:p>
    <w:p w:rsidR="001C0BED" w:rsidRDefault="001C0BED" w:rsidP="001C0BED">
      <w:pPr>
        <w:pStyle w:val="Heading4"/>
      </w:pPr>
      <w:r>
        <w:lastRenderedPageBreak/>
        <w:t>State – Post Close Power Disconnect</w:t>
      </w:r>
    </w:p>
    <w:p w:rsidR="001C0BED" w:rsidRDefault="00E330B2" w:rsidP="00F141E2">
      <w:pPr>
        <w:jc w:val="center"/>
        <w:rPr>
          <w:ins w:id="59" w:author="wz7x3j" w:date="2013-05-29T22:33:00Z"/>
        </w:rPr>
      </w:pPr>
      <w:del w:id="60" w:author="wz7x3j" w:date="2013-05-29T22:33:00Z">
        <w:r w:rsidDel="005F598E">
          <w:object w:dxaOrig="7795" w:dyaOrig="9594">
            <v:shape id="_x0000_i1037" type="#_x0000_t75" style="width:389.2pt;height:480.15pt" o:ole="">
              <v:imagedata r:id="rId33" o:title=""/>
            </v:shape>
            <o:OLEObject Type="Embed" ProgID="Visio.Drawing.11" ShapeID="_x0000_i1037" DrawAspect="Content" ObjectID="_1433316971" r:id="rId34"/>
          </w:object>
        </w:r>
      </w:del>
    </w:p>
    <w:p w:rsidR="005F598E" w:rsidRDefault="005F598E" w:rsidP="00F141E2">
      <w:pPr>
        <w:jc w:val="center"/>
        <w:rPr>
          <w:ins w:id="61" w:author="wz7x3j" w:date="2013-05-29T22:33:00Z"/>
        </w:rPr>
      </w:pPr>
    </w:p>
    <w:p w:rsidR="005F598E" w:rsidRDefault="004B769F" w:rsidP="00F141E2">
      <w:pPr>
        <w:jc w:val="center"/>
      </w:pPr>
      <w:ins w:id="62" w:author="wz7x3j" w:date="2013-05-29T22:33:00Z">
        <w:r>
          <w:object w:dxaOrig="7186" w:dyaOrig="10783">
            <v:shape id="_x0000_i1038" type="#_x0000_t75" style="width:359.05pt;height:539.05pt" o:ole="">
              <v:imagedata r:id="rId35" o:title=""/>
            </v:shape>
            <o:OLEObject Type="Embed" ProgID="Visio.Drawing.11" ShapeID="_x0000_i1038" DrawAspect="Content" ObjectID="_1433316972" r:id="rId36"/>
          </w:object>
        </w:r>
      </w:ins>
    </w:p>
    <w:p w:rsidR="001C0BED" w:rsidRDefault="001C0BED" w:rsidP="001C0BED">
      <w:pPr>
        <w:pStyle w:val="Heading4"/>
      </w:pPr>
      <w:r>
        <w:lastRenderedPageBreak/>
        <w:t>State – Verify Power Disconnect Closed</w:t>
      </w:r>
    </w:p>
    <w:p w:rsidR="001C0BED" w:rsidRDefault="004B769F" w:rsidP="00F141E2">
      <w:pPr>
        <w:jc w:val="center"/>
        <w:rPr>
          <w:ins w:id="63" w:author="wz7x3j" w:date="2013-05-29T22:42:00Z"/>
        </w:rPr>
      </w:pPr>
      <w:del w:id="64" w:author="wz7x3j" w:date="2013-05-29T22:43:00Z">
        <w:r w:rsidDel="004B769F">
          <w:object w:dxaOrig="8810" w:dyaOrig="13735">
            <v:shape id="_x0000_i1039" type="#_x0000_t75" style="width:369.75pt;height:532.7pt" o:ole="">
              <v:imagedata r:id="rId37" o:title=""/>
            </v:shape>
            <o:OLEObject Type="Embed" ProgID="Visio.Drawing.11" ShapeID="_x0000_i1039" DrawAspect="Content" ObjectID="_1433316973" r:id="rId38"/>
          </w:object>
        </w:r>
      </w:del>
    </w:p>
    <w:p w:rsidR="004B769F" w:rsidRDefault="00A778BA" w:rsidP="00F141E2">
      <w:pPr>
        <w:jc w:val="center"/>
      </w:pPr>
      <w:ins w:id="65" w:author="wz7x3j" w:date="2013-05-29T22:42:00Z">
        <w:r>
          <w:object w:dxaOrig="8910" w:dyaOrig="14810">
            <v:shape id="_x0000_i1040" type="#_x0000_t75" style="width:374.1pt;height:558.95pt" o:ole="">
              <v:imagedata r:id="rId39" o:title=""/>
            </v:shape>
            <o:OLEObject Type="Embed" ProgID="Visio.Drawing.11" ShapeID="_x0000_i1040" DrawAspect="Content" ObjectID="_1433316974" r:id="rId40"/>
          </w:object>
        </w:r>
      </w:ins>
    </w:p>
    <w:p w:rsidR="001C0BED" w:rsidRDefault="001C0BED" w:rsidP="001C0BED">
      <w:pPr>
        <w:pStyle w:val="Heading4"/>
      </w:pPr>
      <w:r>
        <w:lastRenderedPageBreak/>
        <w:t>State – Run Time Diagnostics</w:t>
      </w:r>
    </w:p>
    <w:p w:rsidR="001C0BED" w:rsidRDefault="00BC1CC7" w:rsidP="00F141E2">
      <w:pPr>
        <w:jc w:val="center"/>
        <w:rPr>
          <w:ins w:id="66" w:author="nzt9hv" w:date="2013-02-27T13:46:00Z"/>
        </w:rPr>
      </w:pPr>
      <w:del w:id="67" w:author="nzt9hv" w:date="2013-02-27T13:46:00Z">
        <w:r w:rsidDel="00BC1CC7">
          <w:object w:dxaOrig="8270" w:dyaOrig="7255">
            <v:shape id="_x0000_i1041" type="#_x0000_t75" style="width:414pt;height:362.9pt" o:ole="">
              <v:imagedata r:id="rId41" o:title=""/>
            </v:shape>
            <o:OLEObject Type="Embed" ProgID="Visio.Drawing.11" ShapeID="_x0000_i1041" DrawAspect="Content" ObjectID="_1433316975" r:id="rId42"/>
          </w:object>
        </w:r>
      </w:del>
    </w:p>
    <w:p w:rsidR="00BC1CC7" w:rsidRDefault="000D483E" w:rsidP="00F141E2">
      <w:pPr>
        <w:jc w:val="center"/>
        <w:rPr>
          <w:ins w:id="68" w:author="wz7x3j" w:date="2013-05-29T22:50:00Z"/>
        </w:rPr>
      </w:pPr>
      <w:ins w:id="69" w:author="nzt9hv" w:date="2013-02-27T13:46:00Z">
        <w:del w:id="70" w:author="wz7x3j" w:date="2013-05-29T22:50:00Z">
          <w:r w:rsidDel="00EE2BAF">
            <w:object w:dxaOrig="10612" w:dyaOrig="12054">
              <v:shape id="_x0000_i1042" type="#_x0000_t75" style="width:6in;height:490.4pt" o:ole="">
                <v:imagedata r:id="rId43" o:title=""/>
              </v:shape>
              <o:OLEObject Type="Embed" ProgID="Visio.Drawing.11" ShapeID="_x0000_i1042" DrawAspect="Content" ObjectID="_1433316976" r:id="rId44"/>
            </w:object>
          </w:r>
        </w:del>
      </w:ins>
      <w:ins w:id="71" w:author="wz7x3j" w:date="2013-06-05T11:42:00Z">
        <w:r w:rsidR="00B35558">
          <w:t>fbu</w:t>
        </w:r>
      </w:ins>
    </w:p>
    <w:p w:rsidR="00EE2BAF" w:rsidRDefault="00EE2BAF" w:rsidP="00F141E2">
      <w:pPr>
        <w:jc w:val="center"/>
      </w:pPr>
      <w:ins w:id="72" w:author="wz7x3j" w:date="2013-05-29T22:50:00Z">
        <w:r>
          <w:object w:dxaOrig="10709" w:dyaOrig="13130">
            <v:shape id="_x0000_i1043" type="#_x0000_t75" style="width:435.9pt;height:535.15pt" o:ole="">
              <v:imagedata r:id="rId45" o:title=""/>
            </v:shape>
            <o:OLEObject Type="Embed" ProgID="Visio.Drawing.11" ShapeID="_x0000_i1043" DrawAspect="Content" ObjectID="_1433316977" r:id="rId46"/>
          </w:object>
        </w:r>
      </w:ins>
    </w:p>
    <w:p w:rsidR="004A781C" w:rsidRDefault="004A781C">
      <w:pPr>
        <w:pStyle w:val="Heading4"/>
      </w:pPr>
      <w:r>
        <w:lastRenderedPageBreak/>
        <w:t>Store Local copy of outputs into Module Outputs</w:t>
      </w:r>
    </w:p>
    <w:p w:rsidR="00B8118F" w:rsidRPr="00B8118F" w:rsidRDefault="00B8118F" w:rsidP="00B8118F">
      <w:pPr>
        <w:rPr>
          <w:sz w:val="18"/>
          <w:szCs w:val="18"/>
        </w:rPr>
      </w:pPr>
      <w:r w:rsidRPr="00B8118F">
        <w:rPr>
          <w:sz w:val="18"/>
          <w:szCs w:val="18"/>
        </w:rPr>
        <w:t>Rte_IWrite_BkCpPc_Per1_PwrDiscATestComplete_Cnt_lgc(</w:t>
      </w:r>
      <w:r>
        <w:rPr>
          <w:sz w:val="18"/>
          <w:szCs w:val="18"/>
        </w:rPr>
        <w:t>PwrDiscATestComplete_Cnt_M_lgc)</w:t>
      </w:r>
    </w:p>
    <w:p w:rsidR="00B8118F" w:rsidRPr="00B8118F" w:rsidRDefault="00B8118F" w:rsidP="00B8118F">
      <w:pPr>
        <w:rPr>
          <w:sz w:val="18"/>
          <w:szCs w:val="18"/>
        </w:rPr>
      </w:pPr>
      <w:r w:rsidRPr="00B8118F">
        <w:rPr>
          <w:sz w:val="18"/>
          <w:szCs w:val="18"/>
        </w:rPr>
        <w:t>Rte_IWrite_BkCpPc_Per1_PwrDiscBTestComplete_Cnt_lgc(</w:t>
      </w:r>
      <w:r>
        <w:rPr>
          <w:sz w:val="18"/>
          <w:szCs w:val="18"/>
        </w:rPr>
        <w:t>PwrDiscBTestComplete_Cnt_M_lgc)</w:t>
      </w:r>
    </w:p>
    <w:p w:rsidR="004A781C" w:rsidRPr="00F141E2" w:rsidRDefault="00B8118F" w:rsidP="00B8118F">
      <w:pPr>
        <w:rPr>
          <w:sz w:val="18"/>
          <w:szCs w:val="18"/>
        </w:rPr>
      </w:pPr>
      <w:r w:rsidRPr="00B8118F">
        <w:rPr>
          <w:sz w:val="18"/>
          <w:szCs w:val="18"/>
        </w:rPr>
        <w:t>Rte_IWrite_BkCpPc_Per1_PwrDiscClosed_Cnt_lgc(PwrDiscClosed_Cnt_M_lgc)</w:t>
      </w:r>
    </w:p>
    <w:p w:rsidR="004A781C" w:rsidRDefault="004A781C">
      <w:pPr>
        <w:pStyle w:val="Heading4"/>
      </w:pPr>
      <w:r>
        <w:t>Program Flow End</w:t>
      </w:r>
    </w:p>
    <w:p w:rsidR="004A781C" w:rsidRDefault="00E360DA">
      <w:r w:rsidRPr="00E360DA">
        <w:t>Rte_Call_BkCpPc_Per1_CP1_CheckpointReached()</w:t>
      </w:r>
    </w:p>
    <w:p w:rsidR="004A781C" w:rsidRDefault="004A781C"/>
    <w:p w:rsidR="004A781C" w:rsidRDefault="004A781C"/>
    <w:p w:rsidR="004A781C" w:rsidRDefault="004A781C">
      <w:pPr>
        <w:pStyle w:val="Heading2"/>
      </w:pPr>
      <w:r>
        <w:br w:type="page"/>
      </w:r>
      <w:r>
        <w:lastRenderedPageBreak/>
        <w:t>Fault Recovery Functions</w:t>
      </w:r>
    </w:p>
    <w:p w:rsidR="00F141E2" w:rsidRDefault="00F141E2"/>
    <w:p w:rsidR="004A781C" w:rsidRDefault="00F141E2">
      <w:r>
        <w:t>None</w:t>
      </w:r>
    </w:p>
    <w:p w:rsidR="00F141E2" w:rsidRDefault="00F141E2"/>
    <w:p w:rsidR="004A781C" w:rsidRDefault="004A781C">
      <w:pPr>
        <w:pStyle w:val="Heading2"/>
      </w:pPr>
      <w:r>
        <w:t>Shutdown Functions</w:t>
      </w:r>
    </w:p>
    <w:p w:rsidR="00F141E2" w:rsidRDefault="00F141E2"/>
    <w:p w:rsidR="004A781C" w:rsidRDefault="00F141E2">
      <w:r>
        <w:t>None</w:t>
      </w:r>
    </w:p>
    <w:p w:rsidR="00F141E2" w:rsidRDefault="00F141E2"/>
    <w:p w:rsidR="004A781C" w:rsidRDefault="004A781C">
      <w:pPr>
        <w:pStyle w:val="Heading2"/>
      </w:pPr>
      <w:r>
        <w:t>Interrupt Functions</w:t>
      </w:r>
    </w:p>
    <w:p w:rsidR="00F141E2" w:rsidRDefault="00F141E2"/>
    <w:p w:rsidR="004A781C" w:rsidRDefault="00F141E2">
      <w:r>
        <w:t>None</w:t>
      </w:r>
    </w:p>
    <w:p w:rsidR="00F141E2" w:rsidRDefault="00F141E2">
      <w:pPr>
        <w:spacing w:after="0"/>
      </w:pPr>
    </w:p>
    <w:p w:rsidR="0058472C" w:rsidRDefault="0058472C" w:rsidP="0058472C">
      <w:pPr>
        <w:pStyle w:val="Heading2"/>
      </w:pPr>
      <w:r>
        <w:t>Serial Communication Functions</w:t>
      </w:r>
    </w:p>
    <w:p w:rsidR="0058472C" w:rsidRDefault="0058472C" w:rsidP="0058472C"/>
    <w:p w:rsidR="0058472C" w:rsidRDefault="0058472C" w:rsidP="0058472C">
      <w:r>
        <w:t>None</w:t>
      </w:r>
    </w:p>
    <w:p w:rsidR="00167C07" w:rsidRDefault="00167C07">
      <w:pPr>
        <w:spacing w:after="0"/>
        <w:rPr>
          <w:ins w:id="73" w:author="wz7x3j" w:date="2013-06-04T15:22:00Z"/>
        </w:rPr>
      </w:pPr>
    </w:p>
    <w:p w:rsidR="00167C07" w:rsidRDefault="00F867CE" w:rsidP="00167C07">
      <w:pPr>
        <w:pStyle w:val="Heading2"/>
        <w:rPr>
          <w:ins w:id="74" w:author="wz7x3j" w:date="2013-06-04T15:22:00Z"/>
        </w:rPr>
      </w:pPr>
      <w:ins w:id="75" w:author="wz7x3j" w:date="2013-06-04T15:31:00Z">
        <w:r>
          <w:t>Server Functions</w:t>
        </w:r>
      </w:ins>
    </w:p>
    <w:p w:rsidR="00167C07" w:rsidRDefault="00F867CE" w:rsidP="00167C07">
      <w:pPr>
        <w:pStyle w:val="Heading3"/>
        <w:rPr>
          <w:ins w:id="76" w:author="wz7x3j" w:date="2013-06-04T15:22:00Z"/>
        </w:rPr>
      </w:pPr>
      <w:ins w:id="77" w:author="wz7x3j" w:date="2013-06-04T15:30:00Z">
        <w:r>
          <w:t>OP_SET</w:t>
        </w:r>
      </w:ins>
      <w:ins w:id="78" w:author="wz7x3j" w:date="2013-06-04T15:22:00Z">
        <w:r w:rsidR="00167C07">
          <w:t xml:space="preserve">: </w:t>
        </w:r>
      </w:ins>
      <w:ins w:id="79" w:author="wz7x3j" w:date="2013-06-04T15:29:00Z">
        <w:r w:rsidRPr="00F867CE">
          <w:t>CapPcDcStub</w:t>
        </w:r>
      </w:ins>
    </w:p>
    <w:p w:rsidR="00167C07" w:rsidRDefault="00167C07" w:rsidP="00167C07">
      <w:pPr>
        <w:pStyle w:val="Heading4"/>
        <w:rPr>
          <w:ins w:id="80" w:author="wz7x3j" w:date="2013-06-04T15:22:00Z"/>
        </w:rPr>
      </w:pPr>
      <w:ins w:id="81" w:author="wz7x3j" w:date="2013-06-04T15:22:00Z">
        <w:r>
          <w:t>Design Rationale</w:t>
        </w:r>
      </w:ins>
    </w:p>
    <w:p w:rsidR="00167C07" w:rsidRDefault="00167C07" w:rsidP="00167C07">
      <w:pPr>
        <w:rPr>
          <w:ins w:id="82" w:author="wz7x3j" w:date="2013-06-04T15:22:00Z"/>
        </w:rPr>
      </w:pPr>
      <w:ins w:id="83" w:author="wz7x3j" w:date="2013-06-04T15:25:00Z">
        <w:r w:rsidRPr="00167C07">
          <w:t xml:space="preserve">The </w:t>
        </w:r>
        <w:r>
          <w:t>d</w:t>
        </w:r>
        <w:r w:rsidRPr="00167C07">
          <w:t xml:space="preserve">igital </w:t>
        </w:r>
        <w:r>
          <w:t>o</w:t>
        </w:r>
        <w:r w:rsidRPr="00167C07">
          <w:t xml:space="preserve">utput ports PhyCapDischarge_OP_SET and PhyCapPrecharge_OP_SET that are applicable only to Configuration B require a client/server port in </w:t>
        </w:r>
      </w:ins>
      <w:ins w:id="84" w:author="wz7x3j" w:date="2013-06-04T15:28:00Z">
        <w:r w:rsidR="00F867CE">
          <w:t xml:space="preserve">Davinci </w:t>
        </w:r>
      </w:ins>
      <w:ins w:id="85" w:author="wz7x3j" w:date="2013-06-04T15:25:00Z">
        <w:r w:rsidRPr="00167C07">
          <w:t xml:space="preserve">Developer. However, for programs </w:t>
        </w:r>
      </w:ins>
      <w:ins w:id="86" w:author="wz7x3j" w:date="2013-06-04T15:31:00Z">
        <w:r w:rsidR="00F867CE" w:rsidRPr="00167C07">
          <w:t>that only supports</w:t>
        </w:r>
      </w:ins>
      <w:ins w:id="87" w:author="wz7x3j" w:date="2013-06-04T15:25:00Z">
        <w:r w:rsidRPr="00167C07">
          <w:t xml:space="preserve"> Configuration A, where these physical capacitor pins are NOT available, the Developer tool flags an error durin</w:t>
        </w:r>
        <w:r w:rsidR="00F867CE">
          <w:t>g integration of the component</w:t>
        </w:r>
      </w:ins>
      <w:ins w:id="88" w:author="wz7x3j" w:date="2013-06-04T15:28:00Z">
        <w:r w:rsidR="00F867CE">
          <w:t>,</w:t>
        </w:r>
      </w:ins>
      <w:ins w:id="89" w:author="wz7x3j" w:date="2013-06-04T15:25:00Z">
        <w:r w:rsidR="00F867CE">
          <w:t xml:space="preserve"> </w:t>
        </w:r>
        <w:r w:rsidRPr="00167C07">
          <w:t xml:space="preserve">since </w:t>
        </w:r>
        <w:r>
          <w:t xml:space="preserve">the client server ports are </w:t>
        </w:r>
        <w:r w:rsidRPr="00167C07">
          <w:t>not connected.</w:t>
        </w:r>
      </w:ins>
      <w:ins w:id="90" w:author="wz7x3j" w:date="2013-06-04T15:26:00Z">
        <w:r>
          <w:t xml:space="preserve"> This s</w:t>
        </w:r>
        <w:r w:rsidRPr="00167C07">
          <w:t>erver function stub</w:t>
        </w:r>
      </w:ins>
      <w:ins w:id="91" w:author="wz7x3j" w:date="2013-06-04T15:27:00Z">
        <w:r w:rsidR="00F867CE">
          <w:t xml:space="preserve"> </w:t>
        </w:r>
      </w:ins>
      <w:ins w:id="92" w:author="wz7x3j" w:date="2013-06-04T15:26:00Z">
        <w:r w:rsidRPr="00167C07">
          <w:t xml:space="preserve">will be connected to </w:t>
        </w:r>
      </w:ins>
      <w:ins w:id="93" w:author="wz7x3j" w:date="2013-06-04T15:29:00Z">
        <w:r w:rsidR="00F867CE">
          <w:t xml:space="preserve">both </w:t>
        </w:r>
      </w:ins>
      <w:ins w:id="94" w:author="wz7x3j" w:date="2013-06-04T15:26:00Z">
        <w:r w:rsidRPr="00167C07">
          <w:t>the Client/Server ports, PhyCapDischarge_OP_SET and PhyCapPrecharge_OP_SET</w:t>
        </w:r>
      </w:ins>
      <w:ins w:id="95" w:author="wz7x3j" w:date="2013-06-04T15:30:00Z">
        <w:r w:rsidR="00F867CE">
          <w:t>,</w:t>
        </w:r>
      </w:ins>
      <w:ins w:id="96" w:author="wz7x3j" w:date="2013-06-04T15:27:00Z">
        <w:r w:rsidR="00F867CE">
          <w:t xml:space="preserve"> to avoid the configuration error flaged by the Davinci Developer tool during integration.</w:t>
        </w:r>
      </w:ins>
    </w:p>
    <w:p w:rsidR="00167C07" w:rsidRDefault="00167C07" w:rsidP="00167C07">
      <w:pPr>
        <w:pStyle w:val="Heading4"/>
        <w:rPr>
          <w:ins w:id="97" w:author="wz7x3j" w:date="2013-06-04T15:22:00Z"/>
        </w:rPr>
      </w:pPr>
      <w:ins w:id="98" w:author="wz7x3j" w:date="2013-06-04T15:22:00Z">
        <w:r>
          <w:t>Program Flow Start</w:t>
        </w:r>
      </w:ins>
    </w:p>
    <w:p w:rsidR="00167C07" w:rsidRDefault="00167C07" w:rsidP="00167C07">
      <w:pPr>
        <w:rPr>
          <w:ins w:id="99" w:author="wz7x3j" w:date="2013-06-04T15:22:00Z"/>
        </w:rPr>
      </w:pPr>
      <w:ins w:id="100" w:author="wz7x3j" w:date="2013-06-04T15:22:00Z">
        <w:r>
          <w:t>N/A</w:t>
        </w:r>
      </w:ins>
    </w:p>
    <w:p w:rsidR="00167C07" w:rsidRDefault="00167C07" w:rsidP="00167C07">
      <w:pPr>
        <w:pStyle w:val="Heading4"/>
        <w:rPr>
          <w:ins w:id="101" w:author="wz7x3j" w:date="2013-06-04T15:22:00Z"/>
        </w:rPr>
      </w:pPr>
      <w:ins w:id="102" w:author="wz7x3j" w:date="2013-06-04T15:22:00Z">
        <w:r>
          <w:t>Store Module Inputs to Local copies</w:t>
        </w:r>
      </w:ins>
    </w:p>
    <w:p w:rsidR="00167C07" w:rsidRPr="00F141E2" w:rsidRDefault="00167C07" w:rsidP="00167C07">
      <w:pPr>
        <w:rPr>
          <w:ins w:id="103" w:author="wz7x3j" w:date="2013-06-04T15:22:00Z"/>
          <w:sz w:val="18"/>
          <w:szCs w:val="18"/>
        </w:rPr>
      </w:pPr>
      <w:ins w:id="104" w:author="wz7x3j" w:date="2013-06-04T15:22:00Z">
        <w:r w:rsidRPr="00F141E2">
          <w:rPr>
            <w:sz w:val="18"/>
            <w:szCs w:val="18"/>
          </w:rPr>
          <w:t>None</w:t>
        </w:r>
      </w:ins>
    </w:p>
    <w:p w:rsidR="00167C07" w:rsidRDefault="00167C07" w:rsidP="00167C07">
      <w:pPr>
        <w:pStyle w:val="Heading4"/>
        <w:rPr>
          <w:ins w:id="105" w:author="wz7x3j" w:date="2013-06-21T10:30:00Z"/>
        </w:rPr>
      </w:pPr>
      <w:ins w:id="106" w:author="wz7x3j" w:date="2013-06-04T15:23:00Z">
        <w:r>
          <w:t>Capacitor Discharge</w:t>
        </w:r>
      </w:ins>
      <w:ins w:id="107" w:author="wz7x3j" w:date="2013-06-04T15:24:00Z">
        <w:r>
          <w:t>/</w:t>
        </w:r>
      </w:ins>
      <w:ins w:id="108" w:author="wz7x3j" w:date="2013-06-04T15:23:00Z">
        <w:r>
          <w:t>Precharge server stub – for Config</w:t>
        </w:r>
      </w:ins>
      <w:ins w:id="109" w:author="wz7x3j" w:date="2013-06-04T15:24:00Z">
        <w:r>
          <w:t xml:space="preserve">uration </w:t>
        </w:r>
      </w:ins>
      <w:ins w:id="110" w:author="wz7x3j" w:date="2013-06-04T15:23:00Z">
        <w:r>
          <w:t>A</w:t>
        </w:r>
      </w:ins>
    </w:p>
    <w:tbl>
      <w:tblPr>
        <w:tblW w:w="89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958"/>
        <w:gridCol w:w="3393"/>
        <w:gridCol w:w="1337"/>
        <w:gridCol w:w="686"/>
        <w:gridCol w:w="998"/>
        <w:gridCol w:w="591"/>
      </w:tblGrid>
      <w:tr w:rsidR="007624AC" w:rsidTr="00755551">
        <w:trPr>
          <w:ins w:id="111" w:author="wz7x3j" w:date="2013-06-21T10:31:00Z"/>
        </w:trPr>
        <w:tc>
          <w:tcPr>
            <w:tcW w:w="1960" w:type="dxa"/>
            <w:tcBorders>
              <w:top w:val="single" w:sz="4" w:space="0" w:color="auto"/>
              <w:left w:val="single" w:sz="4" w:space="0" w:color="auto"/>
              <w:right w:val="nil"/>
            </w:tcBorders>
          </w:tcPr>
          <w:p w:rsidR="007624AC" w:rsidRPr="007624AC" w:rsidRDefault="007624AC" w:rsidP="00755551">
            <w:pPr>
              <w:spacing w:before="60"/>
              <w:rPr>
                <w:ins w:id="112" w:author="wz7x3j" w:date="2013-06-21T10:31:00Z"/>
                <w:rFonts w:ascii="Arial" w:hAnsi="Arial" w:cs="Arial"/>
                <w:sz w:val="16"/>
              </w:rPr>
            </w:pPr>
            <w:ins w:id="113" w:author="wz7x3j" w:date="2013-06-21T10:31:00Z">
              <w:r w:rsidRPr="007624AC">
                <w:rPr>
                  <w:rFonts w:ascii="Arial" w:hAnsi="Arial" w:cs="Arial"/>
                  <w:sz w:val="16"/>
                </w:rPr>
                <w:t>CapPcDcStub_OP_SET</w:t>
              </w:r>
            </w:ins>
          </w:p>
        </w:tc>
        <w:tc>
          <w:tcPr>
            <w:tcW w:w="3708" w:type="dxa"/>
            <w:tcBorders>
              <w:top w:val="single" w:sz="4" w:space="0" w:color="auto"/>
              <w:left w:val="nil"/>
            </w:tcBorders>
          </w:tcPr>
          <w:p w:rsidR="007624AC" w:rsidRDefault="007624AC" w:rsidP="00755551">
            <w:pPr>
              <w:spacing w:before="60"/>
              <w:rPr>
                <w:ins w:id="114" w:author="wz7x3j" w:date="2013-06-21T10:31:00Z"/>
                <w:rFonts w:ascii="Arial" w:hAnsi="Arial" w:cs="Arial"/>
                <w:sz w:val="16"/>
              </w:rPr>
            </w:pPr>
          </w:p>
        </w:tc>
        <w:tc>
          <w:tcPr>
            <w:tcW w:w="920" w:type="dxa"/>
            <w:shd w:val="pct30" w:color="FFFF00" w:fill="auto"/>
          </w:tcPr>
          <w:p w:rsidR="007624AC" w:rsidRDefault="007624AC" w:rsidP="00755551">
            <w:pPr>
              <w:spacing w:before="60"/>
              <w:jc w:val="center"/>
              <w:rPr>
                <w:ins w:id="115" w:author="wz7x3j" w:date="2013-06-21T10:31:00Z"/>
                <w:rFonts w:ascii="Arial" w:hAnsi="Arial" w:cs="Arial"/>
                <w:sz w:val="16"/>
              </w:rPr>
            </w:pPr>
            <w:ins w:id="116" w:author="wz7x3j" w:date="2013-06-21T10:31:00Z">
              <w:r>
                <w:rPr>
                  <w:rFonts w:ascii="Arial" w:hAnsi="Arial" w:cs="Arial"/>
                  <w:sz w:val="16"/>
                </w:rPr>
                <w:t>Type</w:t>
              </w:r>
            </w:ins>
          </w:p>
        </w:tc>
        <w:tc>
          <w:tcPr>
            <w:tcW w:w="715" w:type="dxa"/>
            <w:shd w:val="pct30" w:color="FFFF00" w:fill="auto"/>
          </w:tcPr>
          <w:p w:rsidR="007624AC" w:rsidRDefault="007624AC" w:rsidP="00755551">
            <w:pPr>
              <w:spacing w:before="60"/>
              <w:jc w:val="center"/>
              <w:rPr>
                <w:ins w:id="117" w:author="wz7x3j" w:date="2013-06-21T10:31:00Z"/>
                <w:rFonts w:ascii="Arial" w:hAnsi="Arial" w:cs="Arial"/>
                <w:sz w:val="16"/>
              </w:rPr>
            </w:pPr>
            <w:ins w:id="118" w:author="wz7x3j" w:date="2013-06-21T10:31:00Z">
              <w:r>
                <w:rPr>
                  <w:rFonts w:ascii="Arial" w:hAnsi="Arial" w:cs="Arial"/>
                  <w:sz w:val="16"/>
                </w:rPr>
                <w:t>Min</w:t>
              </w:r>
            </w:ins>
          </w:p>
        </w:tc>
        <w:tc>
          <w:tcPr>
            <w:tcW w:w="1062" w:type="dxa"/>
            <w:shd w:val="pct30" w:color="FFFF00" w:fill="auto"/>
          </w:tcPr>
          <w:p w:rsidR="007624AC" w:rsidRDefault="007624AC" w:rsidP="00755551">
            <w:pPr>
              <w:spacing w:before="60"/>
              <w:jc w:val="center"/>
              <w:rPr>
                <w:ins w:id="119" w:author="wz7x3j" w:date="2013-06-21T10:31:00Z"/>
                <w:rFonts w:ascii="Arial" w:hAnsi="Arial" w:cs="Arial"/>
                <w:sz w:val="16"/>
              </w:rPr>
            </w:pPr>
            <w:ins w:id="120" w:author="wz7x3j" w:date="2013-06-21T10:31:00Z">
              <w:r>
                <w:rPr>
                  <w:rFonts w:ascii="Arial" w:hAnsi="Arial" w:cs="Arial"/>
                  <w:sz w:val="16"/>
                </w:rPr>
                <w:t>Max</w:t>
              </w:r>
            </w:ins>
          </w:p>
        </w:tc>
        <w:tc>
          <w:tcPr>
            <w:tcW w:w="598" w:type="dxa"/>
            <w:tcBorders>
              <w:bottom w:val="single" w:sz="4" w:space="0" w:color="auto"/>
            </w:tcBorders>
            <w:shd w:val="pct30" w:color="FFFF00" w:fill="auto"/>
          </w:tcPr>
          <w:p w:rsidR="007624AC" w:rsidRDefault="007624AC" w:rsidP="00755551">
            <w:pPr>
              <w:spacing w:before="60"/>
              <w:jc w:val="center"/>
              <w:rPr>
                <w:ins w:id="121" w:author="wz7x3j" w:date="2013-06-21T10:31:00Z"/>
                <w:rFonts w:ascii="Arial" w:hAnsi="Arial" w:cs="Arial"/>
                <w:sz w:val="16"/>
              </w:rPr>
            </w:pPr>
            <w:ins w:id="122" w:author="wz7x3j" w:date="2013-06-21T10:31:00Z">
              <w:r>
                <w:rPr>
                  <w:rFonts w:ascii="Arial" w:hAnsi="Arial" w:cs="Arial"/>
                  <w:sz w:val="16"/>
                </w:rPr>
                <w:t>UTP Tol.</w:t>
              </w:r>
            </w:ins>
          </w:p>
        </w:tc>
      </w:tr>
      <w:tr w:rsidR="007624AC" w:rsidTr="00755551">
        <w:trPr>
          <w:ins w:id="123" w:author="wz7x3j" w:date="2013-06-21T10:31:00Z"/>
        </w:trPr>
        <w:tc>
          <w:tcPr>
            <w:tcW w:w="1960" w:type="dxa"/>
          </w:tcPr>
          <w:p w:rsidR="007624AC" w:rsidRDefault="007624AC" w:rsidP="00755551">
            <w:pPr>
              <w:spacing w:before="60"/>
              <w:rPr>
                <w:ins w:id="124" w:author="wz7x3j" w:date="2013-06-21T10:31:00Z"/>
                <w:rFonts w:ascii="Arial" w:hAnsi="Arial" w:cs="Arial"/>
                <w:b/>
                <w:bCs/>
                <w:sz w:val="16"/>
              </w:rPr>
            </w:pPr>
            <w:ins w:id="125" w:author="wz7x3j" w:date="2013-06-21T10:31:00Z">
              <w:r>
                <w:rPr>
                  <w:rFonts w:ascii="Arial" w:hAnsi="Arial" w:cs="Arial"/>
                  <w:b/>
                  <w:bCs/>
                  <w:sz w:val="16"/>
                </w:rPr>
                <w:lastRenderedPageBreak/>
                <w:t xml:space="preserve">Arguments Passed </w:t>
              </w:r>
            </w:ins>
          </w:p>
        </w:tc>
        <w:tc>
          <w:tcPr>
            <w:tcW w:w="3708" w:type="dxa"/>
          </w:tcPr>
          <w:p w:rsidR="007624AC" w:rsidRDefault="007624AC" w:rsidP="00755551">
            <w:pPr>
              <w:spacing w:before="60"/>
              <w:rPr>
                <w:ins w:id="126" w:author="wz7x3j" w:date="2013-06-21T10:31:00Z"/>
                <w:rFonts w:ascii="Arial" w:hAnsi="Arial" w:cs="Arial"/>
                <w:sz w:val="16"/>
              </w:rPr>
            </w:pPr>
            <w:ins w:id="127" w:author="wz7x3j" w:date="2013-06-21T10:31:00Z">
              <w:r w:rsidRPr="007624AC">
                <w:rPr>
                  <w:rFonts w:ascii="Arial" w:hAnsi="Arial" w:cs="Arial"/>
                  <w:sz w:val="16"/>
                </w:rPr>
                <w:t>signal</w:t>
              </w:r>
            </w:ins>
          </w:p>
        </w:tc>
        <w:tc>
          <w:tcPr>
            <w:tcW w:w="920" w:type="dxa"/>
          </w:tcPr>
          <w:p w:rsidR="007624AC" w:rsidRDefault="007624AC" w:rsidP="00755551">
            <w:pPr>
              <w:spacing w:before="60"/>
              <w:rPr>
                <w:ins w:id="128" w:author="wz7x3j" w:date="2013-06-21T10:32:00Z"/>
                <w:rFonts w:ascii="Arial" w:hAnsi="Arial" w:cs="Arial"/>
                <w:sz w:val="16"/>
              </w:rPr>
            </w:pPr>
            <w:ins w:id="129" w:author="wz7x3j" w:date="2013-06-21T10:31:00Z">
              <w:r>
                <w:rPr>
                  <w:rFonts w:ascii="Arial" w:hAnsi="Arial" w:cs="Arial"/>
                  <w:sz w:val="16"/>
                </w:rPr>
                <w:t>Uint8</w:t>
              </w:r>
            </w:ins>
          </w:p>
          <w:p w:rsidR="00D84B72" w:rsidRPr="00D84B72" w:rsidRDefault="00D84B72" w:rsidP="00D84B72">
            <w:pPr>
              <w:spacing w:before="60"/>
              <w:rPr>
                <w:ins w:id="130" w:author="wz7x3j" w:date="2013-06-21T10:31:00Z"/>
                <w:rFonts w:ascii="Arial" w:hAnsi="Arial" w:cs="Arial"/>
                <w:sz w:val="12"/>
                <w:szCs w:val="12"/>
              </w:rPr>
            </w:pPr>
            <w:ins w:id="131" w:author="wz7x3j" w:date="2013-06-21T10:32:00Z">
              <w:r w:rsidRPr="00D84B72">
                <w:rPr>
                  <w:rFonts w:ascii="Arial" w:hAnsi="Arial" w:cs="Arial"/>
                  <w:sz w:val="12"/>
                  <w:szCs w:val="12"/>
                </w:rPr>
                <w:t>(</w:t>
              </w:r>
              <w:r w:rsidRPr="00D84B72">
                <w:rPr>
                  <w:rFonts w:ascii="Courier New" w:hAnsi="Courier New" w:cs="Courier New"/>
                  <w:color w:val="005032"/>
                  <w:sz w:val="12"/>
                  <w:szCs w:val="12"/>
                  <w:highlight w:val="lightGray"/>
                </w:rPr>
                <w:t>IoHwAb_BoolType</w:t>
              </w:r>
              <w:r w:rsidRPr="00D84B72">
                <w:rPr>
                  <w:rFonts w:ascii="Courier New" w:hAnsi="Courier New" w:cs="Courier New"/>
                  <w:color w:val="005032"/>
                  <w:sz w:val="12"/>
                  <w:szCs w:val="12"/>
                </w:rPr>
                <w:t xml:space="preserve"> </w:t>
              </w:r>
            </w:ins>
            <w:ins w:id="132" w:author="wz7x3j" w:date="2013-06-21T10:33:00Z">
              <w:r>
                <w:rPr>
                  <w:rFonts w:ascii="Courier New" w:hAnsi="Courier New" w:cs="Courier New"/>
                  <w:color w:val="005032"/>
                  <w:sz w:val="12"/>
                  <w:szCs w:val="12"/>
                </w:rPr>
                <w:t>is</w:t>
              </w:r>
            </w:ins>
            <w:ins w:id="133" w:author="wz7x3j" w:date="2013-06-21T10:32:00Z">
              <w:r w:rsidRPr="00D84B72">
                <w:rPr>
                  <w:rFonts w:ascii="Courier New" w:hAnsi="Courier New" w:cs="Courier New"/>
                  <w:color w:val="005032"/>
                  <w:sz w:val="12"/>
                  <w:szCs w:val="12"/>
                </w:rPr>
                <w:t xml:space="preserve"> </w:t>
              </w:r>
            </w:ins>
            <w:ins w:id="134" w:author="wz7x3j" w:date="2013-06-21T10:33:00Z">
              <w:r>
                <w:rPr>
                  <w:rFonts w:ascii="Courier New" w:hAnsi="Courier New" w:cs="Courier New"/>
                  <w:color w:val="005032"/>
                  <w:sz w:val="12"/>
                  <w:szCs w:val="12"/>
                </w:rPr>
                <w:t>a</w:t>
              </w:r>
            </w:ins>
            <w:ins w:id="135" w:author="wz7x3j" w:date="2013-06-21T10:32:00Z">
              <w:r w:rsidRPr="00D84B72">
                <w:rPr>
                  <w:rFonts w:ascii="Courier New" w:hAnsi="Courier New" w:cs="Courier New"/>
                  <w:color w:val="005032"/>
                  <w:sz w:val="12"/>
                  <w:szCs w:val="12"/>
                </w:rPr>
                <w:t xml:space="preserve"> </w:t>
              </w:r>
              <w:r w:rsidRPr="00D84B72">
                <w:rPr>
                  <w:rFonts w:ascii="Courier New" w:hAnsi="Courier New" w:cs="Courier New"/>
                  <w:b/>
                  <w:color w:val="005032"/>
                  <w:sz w:val="12"/>
                  <w:szCs w:val="12"/>
                </w:rPr>
                <w:t>uint8</w:t>
              </w:r>
              <w:r w:rsidRPr="00D84B72">
                <w:rPr>
                  <w:rFonts w:ascii="Courier New" w:hAnsi="Courier New" w:cs="Courier New"/>
                  <w:color w:val="005032"/>
                  <w:sz w:val="12"/>
                  <w:szCs w:val="12"/>
                </w:rPr>
                <w:t>)</w:t>
              </w:r>
            </w:ins>
          </w:p>
        </w:tc>
        <w:tc>
          <w:tcPr>
            <w:tcW w:w="715" w:type="dxa"/>
          </w:tcPr>
          <w:p w:rsidR="007624AC" w:rsidRDefault="007624AC" w:rsidP="00755551">
            <w:pPr>
              <w:spacing w:before="60"/>
              <w:rPr>
                <w:ins w:id="136" w:author="wz7x3j" w:date="2013-06-21T10:31:00Z"/>
                <w:rFonts w:ascii="Arial" w:hAnsi="Arial" w:cs="Arial"/>
                <w:sz w:val="16"/>
              </w:rPr>
            </w:pPr>
            <w:ins w:id="137" w:author="wz7x3j" w:date="2013-06-21T10:31:00Z">
              <w:r>
                <w:rPr>
                  <w:rFonts w:ascii="Arial" w:hAnsi="Arial" w:cs="Arial"/>
                  <w:sz w:val="16"/>
                </w:rPr>
                <w:t>0</w:t>
              </w:r>
            </w:ins>
          </w:p>
        </w:tc>
        <w:tc>
          <w:tcPr>
            <w:tcW w:w="1062" w:type="dxa"/>
          </w:tcPr>
          <w:p w:rsidR="007624AC" w:rsidRDefault="007624AC" w:rsidP="00755551">
            <w:pPr>
              <w:spacing w:before="60"/>
              <w:rPr>
                <w:ins w:id="138" w:author="wz7x3j" w:date="2013-06-21T10:31:00Z"/>
                <w:rFonts w:ascii="Arial" w:hAnsi="Arial" w:cs="Arial"/>
                <w:sz w:val="16"/>
              </w:rPr>
            </w:pPr>
            <w:ins w:id="139" w:author="wz7x3j" w:date="2013-06-21T10:31:00Z">
              <w:r>
                <w:rPr>
                  <w:rFonts w:ascii="Arial" w:hAnsi="Arial" w:cs="Arial"/>
                  <w:sz w:val="16"/>
                </w:rPr>
                <w:t>1</w:t>
              </w:r>
            </w:ins>
          </w:p>
        </w:tc>
        <w:tc>
          <w:tcPr>
            <w:tcW w:w="598" w:type="dxa"/>
            <w:shd w:val="clear" w:color="auto" w:fill="auto"/>
          </w:tcPr>
          <w:p w:rsidR="007624AC" w:rsidRDefault="007624AC" w:rsidP="00755551">
            <w:pPr>
              <w:spacing w:before="60"/>
              <w:rPr>
                <w:ins w:id="140" w:author="wz7x3j" w:date="2013-06-21T10:31:00Z"/>
                <w:rFonts w:ascii="Arial" w:hAnsi="Arial" w:cs="Arial"/>
                <w:sz w:val="16"/>
              </w:rPr>
            </w:pPr>
            <w:ins w:id="141" w:author="wz7x3j" w:date="2013-06-21T10:31:00Z">
              <w:r>
                <w:rPr>
                  <w:rFonts w:ascii="Arial" w:hAnsi="Arial" w:cs="Arial"/>
                  <w:sz w:val="16"/>
                </w:rPr>
                <w:t>0</w:t>
              </w:r>
            </w:ins>
          </w:p>
        </w:tc>
      </w:tr>
      <w:tr w:rsidR="007624AC" w:rsidTr="00755551">
        <w:trPr>
          <w:ins w:id="142" w:author="wz7x3j" w:date="2013-06-21T10:31:00Z"/>
        </w:trPr>
        <w:tc>
          <w:tcPr>
            <w:tcW w:w="1960" w:type="dxa"/>
          </w:tcPr>
          <w:p w:rsidR="007624AC" w:rsidRDefault="007624AC" w:rsidP="00755551">
            <w:pPr>
              <w:spacing w:before="60"/>
              <w:rPr>
                <w:ins w:id="143" w:author="wz7x3j" w:date="2013-06-21T10:31:00Z"/>
                <w:rFonts w:ascii="Arial" w:hAnsi="Arial" w:cs="Arial"/>
                <w:b/>
                <w:bCs/>
                <w:sz w:val="16"/>
              </w:rPr>
            </w:pPr>
            <w:ins w:id="144" w:author="wz7x3j" w:date="2013-06-21T10:31:00Z">
              <w:r>
                <w:rPr>
                  <w:rFonts w:ascii="Arial" w:hAnsi="Arial" w:cs="Arial"/>
                  <w:b/>
                  <w:bCs/>
                  <w:sz w:val="16"/>
                </w:rPr>
                <w:t>Return Value</w:t>
              </w:r>
            </w:ins>
          </w:p>
        </w:tc>
        <w:tc>
          <w:tcPr>
            <w:tcW w:w="3708" w:type="dxa"/>
          </w:tcPr>
          <w:p w:rsidR="007624AC" w:rsidRDefault="007624AC" w:rsidP="00755551">
            <w:pPr>
              <w:spacing w:before="60"/>
              <w:rPr>
                <w:ins w:id="145" w:author="wz7x3j" w:date="2013-06-21T10:31:00Z"/>
                <w:rFonts w:ascii="Arial" w:hAnsi="Arial" w:cs="Arial"/>
                <w:sz w:val="16"/>
              </w:rPr>
            </w:pPr>
            <w:ins w:id="146" w:author="wz7x3j" w:date="2013-06-21T10:31:00Z">
              <w:r>
                <w:rPr>
                  <w:rFonts w:ascii="Arial" w:hAnsi="Arial" w:cs="Arial"/>
                  <w:sz w:val="16"/>
                </w:rPr>
                <w:t>RTE_E_OK</w:t>
              </w:r>
            </w:ins>
          </w:p>
        </w:tc>
        <w:tc>
          <w:tcPr>
            <w:tcW w:w="920" w:type="dxa"/>
            <w:shd w:val="clear" w:color="auto" w:fill="D9D9D9"/>
          </w:tcPr>
          <w:p w:rsidR="007624AC" w:rsidRDefault="007624AC" w:rsidP="00755551">
            <w:pPr>
              <w:spacing w:before="60"/>
              <w:rPr>
                <w:ins w:id="147" w:author="wz7x3j" w:date="2013-06-21T10:31:00Z"/>
                <w:rFonts w:ascii="Arial" w:hAnsi="Arial" w:cs="Arial"/>
                <w:sz w:val="16"/>
              </w:rPr>
            </w:pPr>
            <w:ins w:id="148" w:author="wz7x3j" w:date="2013-06-21T10:31:00Z">
              <w:r>
                <w:rPr>
                  <w:rFonts w:ascii="Arial" w:hAnsi="Arial" w:cs="Arial"/>
                  <w:sz w:val="16"/>
                </w:rPr>
                <w:t>Uint8</w:t>
              </w:r>
            </w:ins>
          </w:p>
        </w:tc>
        <w:tc>
          <w:tcPr>
            <w:tcW w:w="715" w:type="dxa"/>
            <w:shd w:val="clear" w:color="auto" w:fill="D9D9D9"/>
          </w:tcPr>
          <w:p w:rsidR="007624AC" w:rsidRDefault="007624AC" w:rsidP="00755551">
            <w:pPr>
              <w:spacing w:before="60"/>
              <w:rPr>
                <w:ins w:id="149" w:author="wz7x3j" w:date="2013-06-21T10:31:00Z"/>
                <w:rFonts w:ascii="Arial" w:hAnsi="Arial" w:cs="Arial"/>
                <w:sz w:val="16"/>
              </w:rPr>
            </w:pPr>
            <w:ins w:id="150" w:author="wz7x3j" w:date="2013-06-21T10:31:00Z">
              <w:r>
                <w:rPr>
                  <w:rFonts w:ascii="Arial" w:hAnsi="Arial" w:cs="Arial"/>
                  <w:sz w:val="16"/>
                </w:rPr>
                <w:t>0</w:t>
              </w:r>
            </w:ins>
          </w:p>
        </w:tc>
        <w:tc>
          <w:tcPr>
            <w:tcW w:w="1062" w:type="dxa"/>
            <w:shd w:val="clear" w:color="auto" w:fill="D9D9D9"/>
          </w:tcPr>
          <w:p w:rsidR="007624AC" w:rsidRDefault="007624AC" w:rsidP="00755551">
            <w:pPr>
              <w:spacing w:before="60"/>
              <w:rPr>
                <w:ins w:id="151" w:author="wz7x3j" w:date="2013-06-21T10:31:00Z"/>
                <w:rFonts w:ascii="Arial" w:hAnsi="Arial" w:cs="Arial"/>
                <w:sz w:val="16"/>
              </w:rPr>
            </w:pPr>
            <w:ins w:id="152" w:author="wz7x3j" w:date="2013-06-21T10:31:00Z">
              <w:r>
                <w:rPr>
                  <w:rFonts w:ascii="Arial" w:hAnsi="Arial" w:cs="Arial"/>
                  <w:sz w:val="16"/>
                </w:rPr>
                <w:t>0</w:t>
              </w:r>
            </w:ins>
          </w:p>
        </w:tc>
        <w:tc>
          <w:tcPr>
            <w:tcW w:w="598" w:type="dxa"/>
            <w:shd w:val="clear" w:color="auto" w:fill="D9D9D9"/>
          </w:tcPr>
          <w:p w:rsidR="007624AC" w:rsidRDefault="007624AC" w:rsidP="00755551">
            <w:pPr>
              <w:spacing w:before="60"/>
              <w:rPr>
                <w:ins w:id="153" w:author="wz7x3j" w:date="2013-06-21T10:31:00Z"/>
                <w:rFonts w:ascii="Arial" w:hAnsi="Arial" w:cs="Arial"/>
                <w:sz w:val="16"/>
              </w:rPr>
            </w:pPr>
            <w:ins w:id="154" w:author="wz7x3j" w:date="2013-06-21T10:31:00Z">
              <w:r>
                <w:rPr>
                  <w:rFonts w:ascii="Arial" w:hAnsi="Arial" w:cs="Arial"/>
                  <w:sz w:val="16"/>
                </w:rPr>
                <w:t>0</w:t>
              </w:r>
            </w:ins>
          </w:p>
        </w:tc>
      </w:tr>
    </w:tbl>
    <w:p w:rsidR="007624AC" w:rsidRPr="007624AC" w:rsidRDefault="007624AC" w:rsidP="007624AC">
      <w:pPr>
        <w:rPr>
          <w:ins w:id="155" w:author="wz7x3j" w:date="2013-06-04T15:22:00Z"/>
        </w:rPr>
      </w:pPr>
    </w:p>
    <w:p w:rsidR="00167C07" w:rsidRDefault="00F867CE" w:rsidP="00167C07">
      <w:pPr>
        <w:spacing w:after="0"/>
        <w:jc w:val="center"/>
        <w:rPr>
          <w:ins w:id="156" w:author="wz7x3j" w:date="2013-06-04T15:22:00Z"/>
        </w:rPr>
      </w:pPr>
      <w:ins w:id="157" w:author="wz7x3j" w:date="2013-06-04T15:22:00Z">
        <w:r>
          <w:object w:dxaOrig="2388" w:dyaOrig="2035">
            <v:shape id="_x0000_i1044" type="#_x0000_t75" style="width:119.2pt;height:102.15pt" o:ole="">
              <v:imagedata r:id="rId47" o:title=""/>
            </v:shape>
            <o:OLEObject Type="Embed" ProgID="Visio.Drawing.11" ShapeID="_x0000_i1044" DrawAspect="Content" ObjectID="_1433316978" r:id="rId48"/>
          </w:object>
        </w:r>
      </w:ins>
    </w:p>
    <w:p w:rsidR="00167C07" w:rsidRDefault="00167C07">
      <w:pPr>
        <w:spacing w:after="0"/>
        <w:rPr>
          <w:ins w:id="158" w:author="wz7x3j" w:date="2013-06-04T15:22:00Z"/>
        </w:rPr>
      </w:pPr>
    </w:p>
    <w:p w:rsidR="00167C07" w:rsidRDefault="00167C07" w:rsidP="00167C07">
      <w:pPr>
        <w:pStyle w:val="Heading4"/>
        <w:rPr>
          <w:ins w:id="159" w:author="wz7x3j" w:date="2013-06-04T15:22:00Z"/>
        </w:rPr>
      </w:pPr>
      <w:ins w:id="160" w:author="wz7x3j" w:date="2013-06-04T15:22:00Z">
        <w:r>
          <w:t>Store Local copy of outputs into Module Outputs</w:t>
        </w:r>
      </w:ins>
    </w:p>
    <w:p w:rsidR="00167C07" w:rsidRPr="00F141E2" w:rsidRDefault="00167C07" w:rsidP="00167C07">
      <w:pPr>
        <w:rPr>
          <w:ins w:id="161" w:author="wz7x3j" w:date="2013-06-04T15:22:00Z"/>
          <w:sz w:val="18"/>
          <w:szCs w:val="18"/>
        </w:rPr>
      </w:pPr>
      <w:ins w:id="162" w:author="wz7x3j" w:date="2013-06-04T15:22:00Z">
        <w:r w:rsidRPr="00F141E2">
          <w:rPr>
            <w:sz w:val="18"/>
            <w:szCs w:val="18"/>
          </w:rPr>
          <w:t>None</w:t>
        </w:r>
      </w:ins>
    </w:p>
    <w:p w:rsidR="00167C07" w:rsidRDefault="00167C07" w:rsidP="00167C07">
      <w:pPr>
        <w:pStyle w:val="Heading4"/>
        <w:rPr>
          <w:ins w:id="163" w:author="wz7x3j" w:date="2013-06-04T15:22:00Z"/>
        </w:rPr>
      </w:pPr>
      <w:ins w:id="164" w:author="wz7x3j" w:date="2013-06-04T15:22:00Z">
        <w:r>
          <w:t>Program Flow End</w:t>
        </w:r>
      </w:ins>
    </w:p>
    <w:p w:rsidR="00167C07" w:rsidRDefault="00167C07" w:rsidP="00167C07">
      <w:pPr>
        <w:rPr>
          <w:ins w:id="165" w:author="wz7x3j" w:date="2013-06-04T15:22:00Z"/>
        </w:rPr>
      </w:pPr>
      <w:ins w:id="166" w:author="wz7x3j" w:date="2013-06-04T15:22:00Z">
        <w:r>
          <w:t>N/A</w:t>
        </w:r>
      </w:ins>
    </w:p>
    <w:p w:rsidR="0058472C" w:rsidRDefault="0058472C">
      <w:pPr>
        <w:spacing w:after="0"/>
      </w:pPr>
      <w:r>
        <w:br w:type="page"/>
      </w:r>
    </w:p>
    <w:p w:rsidR="0058472C" w:rsidRDefault="0058472C" w:rsidP="0058472C">
      <w:pPr>
        <w:pStyle w:val="Heading2"/>
      </w:pPr>
      <w:r>
        <w:t>Transition Functions</w:t>
      </w:r>
    </w:p>
    <w:p w:rsidR="0058472C" w:rsidRDefault="0058472C" w:rsidP="0058472C">
      <w:pPr>
        <w:pStyle w:val="Heading3"/>
      </w:pPr>
      <w:r>
        <w:t xml:space="preserve">Trns: </w:t>
      </w:r>
      <w:fldSimple w:instr=" DOCPROPERTY &quot;Module Name&quot;  \* MERGEFORMAT ">
        <w:r>
          <w:t>BkCpPc</w:t>
        </w:r>
      </w:fldSimple>
      <w:r>
        <w:t>_Trns1</w:t>
      </w:r>
    </w:p>
    <w:p w:rsidR="0058472C" w:rsidRDefault="0058472C" w:rsidP="0058472C">
      <w:pPr>
        <w:pStyle w:val="Heading4"/>
      </w:pPr>
      <w:r>
        <w:t>Design Rationale</w:t>
      </w:r>
    </w:p>
    <w:p w:rsidR="0058472C" w:rsidRDefault="0058472C" w:rsidP="0058472C">
      <w:r>
        <w:t>None</w:t>
      </w:r>
    </w:p>
    <w:p w:rsidR="0058472C" w:rsidRDefault="0058472C" w:rsidP="0058472C">
      <w:pPr>
        <w:pStyle w:val="Heading4"/>
      </w:pPr>
      <w:r>
        <w:t>Program Flow Start</w:t>
      </w:r>
    </w:p>
    <w:p w:rsidR="0058472C" w:rsidRDefault="0058472C" w:rsidP="0058472C">
      <w:r>
        <w:t>N/A</w:t>
      </w:r>
    </w:p>
    <w:p w:rsidR="0058472C" w:rsidRDefault="0058472C" w:rsidP="0058472C">
      <w:pPr>
        <w:pStyle w:val="Heading4"/>
      </w:pPr>
      <w:r>
        <w:t>Store Module Inputs to Local copies</w:t>
      </w:r>
    </w:p>
    <w:p w:rsidR="0058472C" w:rsidRPr="00F141E2" w:rsidRDefault="0058472C" w:rsidP="0058472C">
      <w:pPr>
        <w:rPr>
          <w:sz w:val="18"/>
          <w:szCs w:val="18"/>
        </w:rPr>
      </w:pPr>
      <w:r w:rsidRPr="00F141E2">
        <w:rPr>
          <w:sz w:val="18"/>
          <w:szCs w:val="18"/>
        </w:rPr>
        <w:t>None</w:t>
      </w:r>
    </w:p>
    <w:p w:rsidR="0058472C" w:rsidRDefault="00B7620D" w:rsidP="0058472C">
      <w:pPr>
        <w:pStyle w:val="Heading4"/>
      </w:pPr>
      <w:r>
        <w:t>Set Outputs to Safe Conditions</w:t>
      </w:r>
    </w:p>
    <w:p w:rsidR="0058472C" w:rsidRDefault="0085435C" w:rsidP="0058472C">
      <w:pPr>
        <w:jc w:val="center"/>
      </w:pPr>
      <w:r>
        <w:object w:dxaOrig="4375" w:dyaOrig="5455">
          <v:shape id="_x0000_i1045" type="#_x0000_t75" style="width:219.4pt;height:272.9pt" o:ole="">
            <v:imagedata r:id="rId49" o:title=""/>
          </v:shape>
          <o:OLEObject Type="Embed" ProgID="Visio.Drawing.11" ShapeID="_x0000_i1045" DrawAspect="Content" ObjectID="_1433316979" r:id="rId50"/>
        </w:object>
      </w:r>
    </w:p>
    <w:p w:rsidR="0058472C" w:rsidRDefault="0058472C" w:rsidP="0058472C">
      <w:pPr>
        <w:pStyle w:val="Heading4"/>
      </w:pPr>
      <w:r>
        <w:t>Store Local copy of outputs into Module Outputs</w:t>
      </w:r>
    </w:p>
    <w:p w:rsidR="0058472C" w:rsidRPr="00F141E2" w:rsidRDefault="0058472C" w:rsidP="0058472C">
      <w:pPr>
        <w:rPr>
          <w:sz w:val="18"/>
          <w:szCs w:val="18"/>
        </w:rPr>
      </w:pPr>
      <w:r w:rsidRPr="00F141E2">
        <w:rPr>
          <w:sz w:val="18"/>
          <w:szCs w:val="18"/>
        </w:rPr>
        <w:t>None</w:t>
      </w:r>
    </w:p>
    <w:p w:rsidR="0058472C" w:rsidRDefault="0058472C" w:rsidP="0058472C">
      <w:pPr>
        <w:pStyle w:val="Heading4"/>
      </w:pPr>
      <w:r>
        <w:t>Program Flow End</w:t>
      </w:r>
    </w:p>
    <w:p w:rsidR="0058472C" w:rsidRDefault="0058472C" w:rsidP="0058472C">
      <w:r>
        <w:t>N/A</w:t>
      </w:r>
    </w:p>
    <w:p w:rsidR="000A0934" w:rsidRDefault="000A0934">
      <w:pPr>
        <w:spacing w:after="0"/>
        <w:rPr>
          <w:rFonts w:ascii="Arial" w:hAnsi="Arial"/>
          <w:b/>
          <w:sz w:val="24"/>
        </w:rPr>
      </w:pPr>
      <w:r>
        <w:br w:type="page"/>
      </w:r>
    </w:p>
    <w:p w:rsidR="000A0934" w:rsidRDefault="000A0934" w:rsidP="000A0934">
      <w:pPr>
        <w:pStyle w:val="Heading3"/>
      </w:pPr>
      <w:r>
        <w:t xml:space="preserve">Trns: </w:t>
      </w:r>
      <w:fldSimple w:instr=" DOCPROPERTY &quot;Module Name&quot;  \* MERGEFORMAT ">
        <w:r>
          <w:t>BkCpPc</w:t>
        </w:r>
      </w:fldSimple>
      <w:r>
        <w:t>_Trns2</w:t>
      </w:r>
    </w:p>
    <w:p w:rsidR="000A0934" w:rsidRDefault="000A0934" w:rsidP="000A0934">
      <w:pPr>
        <w:pStyle w:val="Heading4"/>
      </w:pPr>
      <w:r>
        <w:t>Design Rationale</w:t>
      </w:r>
    </w:p>
    <w:p w:rsidR="000A0934" w:rsidRDefault="000A0934" w:rsidP="000A0934">
      <w:r>
        <w:t>None</w:t>
      </w:r>
    </w:p>
    <w:p w:rsidR="000A0934" w:rsidRDefault="000A0934" w:rsidP="000A0934">
      <w:pPr>
        <w:pStyle w:val="Heading4"/>
      </w:pPr>
      <w:r>
        <w:t>Program Flow Start</w:t>
      </w:r>
    </w:p>
    <w:p w:rsidR="000A0934" w:rsidRDefault="000A0934" w:rsidP="000A0934">
      <w:r>
        <w:t>N/A</w:t>
      </w:r>
    </w:p>
    <w:p w:rsidR="000A0934" w:rsidRDefault="000A0934" w:rsidP="000A0934">
      <w:pPr>
        <w:pStyle w:val="Heading4"/>
      </w:pPr>
      <w:r>
        <w:t>Store Module Inputs to Local copies</w:t>
      </w:r>
    </w:p>
    <w:p w:rsidR="000A0934" w:rsidRPr="00F141E2" w:rsidRDefault="000A0934" w:rsidP="000A0934">
      <w:pPr>
        <w:rPr>
          <w:sz w:val="18"/>
          <w:szCs w:val="18"/>
        </w:rPr>
      </w:pPr>
      <w:r w:rsidRPr="00F141E2">
        <w:rPr>
          <w:sz w:val="18"/>
          <w:szCs w:val="18"/>
        </w:rPr>
        <w:t>None</w:t>
      </w:r>
    </w:p>
    <w:p w:rsidR="000A0934" w:rsidRDefault="000A0934" w:rsidP="000A0934">
      <w:pPr>
        <w:pStyle w:val="Heading4"/>
        <w:rPr>
          <w:ins w:id="167" w:author="wz7x3j" w:date="2013-06-21T10:22:00Z"/>
        </w:rPr>
      </w:pPr>
      <w:r>
        <w:t>Initialize Outputs</w:t>
      </w:r>
    </w:p>
    <w:p w:rsidR="007624AC" w:rsidRPr="007624AC" w:rsidRDefault="007624AC" w:rsidP="007624AC"/>
    <w:p w:rsidR="000A0934" w:rsidRDefault="00BC1CC7" w:rsidP="000A0934">
      <w:pPr>
        <w:jc w:val="center"/>
      </w:pPr>
      <w:del w:id="168" w:author="nzt9hv" w:date="2013-02-27T13:30:00Z">
        <w:r w:rsidDel="0085435C">
          <w:object w:dxaOrig="4375" w:dyaOrig="7616">
            <v:shape id="_x0000_i1046" type="#_x0000_t75" style="width:219.4pt;height:380.45pt" o:ole="">
              <v:imagedata r:id="rId51" o:title=""/>
            </v:shape>
            <o:OLEObject Type="Embed" ProgID="Visio.Drawing.11" ShapeID="_x0000_i1046" DrawAspect="Content" ObjectID="_1433316980" r:id="rId52"/>
          </w:object>
        </w:r>
      </w:del>
      <w:ins w:id="169" w:author="nzt9hv" w:date="2013-02-27T13:30:00Z">
        <w:r w:rsidR="0085435C" w:rsidRPr="0085435C">
          <w:t xml:space="preserve"> </w:t>
        </w:r>
      </w:ins>
      <w:ins w:id="170" w:author="nzt9hv" w:date="2013-02-27T13:30:00Z">
        <w:r w:rsidR="00E82569">
          <w:object w:dxaOrig="4571" w:dyaOrig="9550">
            <v:shape id="_x0000_i1047" type="#_x0000_t75" style="width:228.65pt;height:478.2pt" o:ole="">
              <v:imagedata r:id="rId53" o:title=""/>
            </v:shape>
            <o:OLEObject Type="Embed" ProgID="Visio.Drawing.11" ShapeID="_x0000_i1047" DrawAspect="Content" ObjectID="_1433316981" r:id="rId54"/>
          </w:object>
        </w:r>
      </w:ins>
    </w:p>
    <w:p w:rsidR="000A0934" w:rsidRDefault="000A0934" w:rsidP="000A0934">
      <w:pPr>
        <w:pStyle w:val="Heading4"/>
      </w:pPr>
      <w:r>
        <w:t>Store Local copy of outputs into Module Outputs</w:t>
      </w:r>
    </w:p>
    <w:p w:rsidR="000A0934" w:rsidRPr="00F141E2" w:rsidRDefault="000A0934" w:rsidP="000A0934">
      <w:pPr>
        <w:rPr>
          <w:sz w:val="18"/>
          <w:szCs w:val="18"/>
        </w:rPr>
      </w:pPr>
      <w:r w:rsidRPr="00F141E2">
        <w:rPr>
          <w:sz w:val="18"/>
          <w:szCs w:val="18"/>
        </w:rPr>
        <w:t>None</w:t>
      </w:r>
    </w:p>
    <w:p w:rsidR="000A0934" w:rsidRDefault="000A0934" w:rsidP="000A0934">
      <w:pPr>
        <w:pStyle w:val="Heading4"/>
      </w:pPr>
      <w:r>
        <w:t>Program Flow End</w:t>
      </w:r>
    </w:p>
    <w:p w:rsidR="000A0934" w:rsidRDefault="000A0934" w:rsidP="000A0934">
      <w:pPr>
        <w:rPr>
          <w:ins w:id="171" w:author="wz7x3j" w:date="2013-06-21T10:26:00Z"/>
        </w:rPr>
      </w:pPr>
      <w:r>
        <w:t>N/A</w:t>
      </w:r>
    </w:p>
    <w:p w:rsidR="007624AC" w:rsidDel="007624AC" w:rsidRDefault="007624AC" w:rsidP="000A0934">
      <w:pPr>
        <w:rPr>
          <w:del w:id="172" w:author="wz7x3j" w:date="2013-06-21T10:31:00Z"/>
        </w:rPr>
      </w:pPr>
    </w:p>
    <w:p w:rsidR="004A781C" w:rsidRDefault="004A781C" w:rsidP="007A69AC">
      <w:pPr>
        <w:pStyle w:val="Heading2"/>
      </w:pPr>
      <w:r>
        <w:br w:type="page"/>
      </w:r>
    </w:p>
    <w:p w:rsidR="004A781C" w:rsidRDefault="004A781C">
      <w:pPr>
        <w:pStyle w:val="Heading1"/>
      </w:pPr>
      <w:r>
        <w:t>Execution Requirements</w:t>
      </w:r>
    </w:p>
    <w:p w:rsidR="004A781C" w:rsidRDefault="004A781C">
      <w:pPr>
        <w:pStyle w:val="Heading2"/>
      </w:pPr>
      <w:r>
        <w:t>Execution Rates for sub-modules called by the Scheduler</w:t>
      </w:r>
    </w:p>
    <w:p w:rsidR="004A781C" w:rsidRDefault="004A781C">
      <w:r>
        <w:t>This table serves as reference for the Scheduler design</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tblPr>
      <w:tblGrid>
        <w:gridCol w:w="3168"/>
        <w:gridCol w:w="2070"/>
        <w:gridCol w:w="3690"/>
      </w:tblGrid>
      <w:tr w:rsidR="007A69AC" w:rsidTr="00B54697">
        <w:tc>
          <w:tcPr>
            <w:tcW w:w="3168"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Function Name</w:t>
            </w:r>
          </w:p>
        </w:tc>
        <w:tc>
          <w:tcPr>
            <w:tcW w:w="2070"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 xml:space="preserve">Calling Frequency </w:t>
            </w:r>
          </w:p>
        </w:tc>
        <w:tc>
          <w:tcPr>
            <w:tcW w:w="3690"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System State(s) in which the function is called</w:t>
            </w:r>
          </w:p>
        </w:tc>
      </w:tr>
      <w:tr w:rsidR="007A69AC" w:rsidRPr="00381542" w:rsidTr="00B54697">
        <w:tc>
          <w:tcPr>
            <w:tcW w:w="3168" w:type="dxa"/>
            <w:tcBorders>
              <w:top w:val="single" w:sz="6" w:space="0" w:color="auto"/>
              <w:left w:val="single" w:sz="6" w:space="0" w:color="auto"/>
              <w:bottom w:val="single" w:sz="6" w:space="0" w:color="auto"/>
              <w:right w:val="single" w:sz="6" w:space="0" w:color="auto"/>
            </w:tcBorders>
          </w:tcPr>
          <w:p w:rsidR="007A69AC" w:rsidRPr="00381542" w:rsidRDefault="0058472C" w:rsidP="00F957FA">
            <w:pPr>
              <w:spacing w:before="60"/>
              <w:rPr>
                <w:rFonts w:ascii="Arial" w:hAnsi="Arial" w:cs="Arial"/>
                <w:sz w:val="16"/>
                <w:szCs w:val="16"/>
              </w:rPr>
            </w:pPr>
            <w:r>
              <w:rPr>
                <w:rFonts w:ascii="Arial" w:hAnsi="Arial" w:cs="Arial"/>
                <w:sz w:val="16"/>
                <w:szCs w:val="16"/>
              </w:rPr>
              <w:t>BkCpPc_Per1</w:t>
            </w:r>
          </w:p>
        </w:tc>
        <w:tc>
          <w:tcPr>
            <w:tcW w:w="2070" w:type="dxa"/>
            <w:tcBorders>
              <w:top w:val="single" w:sz="6" w:space="0" w:color="auto"/>
              <w:left w:val="single" w:sz="6" w:space="0" w:color="auto"/>
              <w:bottom w:val="single" w:sz="6" w:space="0" w:color="auto"/>
              <w:right w:val="single" w:sz="6" w:space="0" w:color="auto"/>
            </w:tcBorders>
          </w:tcPr>
          <w:p w:rsidR="007A69AC" w:rsidRPr="00381542" w:rsidRDefault="0058472C" w:rsidP="00F957FA">
            <w:pPr>
              <w:spacing w:before="60"/>
              <w:rPr>
                <w:rFonts w:ascii="Arial" w:hAnsi="Arial" w:cs="Arial"/>
                <w:sz w:val="16"/>
                <w:szCs w:val="16"/>
              </w:rPr>
            </w:pPr>
            <w:r>
              <w:rPr>
                <w:rFonts w:ascii="Arial" w:hAnsi="Arial" w:cs="Arial"/>
                <w:sz w:val="16"/>
                <w:szCs w:val="16"/>
              </w:rPr>
              <w:t>2 ms</w:t>
            </w:r>
          </w:p>
        </w:tc>
        <w:tc>
          <w:tcPr>
            <w:tcW w:w="3690" w:type="dxa"/>
            <w:tcBorders>
              <w:top w:val="single" w:sz="6" w:space="0" w:color="auto"/>
              <w:left w:val="single" w:sz="6" w:space="0" w:color="auto"/>
              <w:bottom w:val="single" w:sz="6" w:space="0" w:color="auto"/>
              <w:right w:val="single" w:sz="6" w:space="0" w:color="auto"/>
            </w:tcBorders>
          </w:tcPr>
          <w:p w:rsidR="007A69AC" w:rsidRPr="00381542" w:rsidRDefault="0058472C" w:rsidP="00F957FA">
            <w:pPr>
              <w:spacing w:before="60"/>
              <w:rPr>
                <w:rFonts w:ascii="Arial" w:hAnsi="Arial" w:cs="Arial"/>
                <w:sz w:val="16"/>
                <w:szCs w:val="16"/>
              </w:rPr>
            </w:pPr>
            <w:r>
              <w:rPr>
                <w:rFonts w:ascii="Arial" w:hAnsi="Arial" w:cs="Arial"/>
                <w:sz w:val="16"/>
                <w:szCs w:val="16"/>
              </w:rPr>
              <w:t>WARMINIT, OPERATE</w:t>
            </w:r>
          </w:p>
        </w:tc>
      </w:tr>
      <w:tr w:rsidR="0058472C" w:rsidRPr="00381542" w:rsidTr="00B54697">
        <w:tc>
          <w:tcPr>
            <w:tcW w:w="3168" w:type="dxa"/>
            <w:tcBorders>
              <w:top w:val="single" w:sz="6" w:space="0" w:color="auto"/>
              <w:left w:val="single" w:sz="6" w:space="0" w:color="auto"/>
              <w:bottom w:val="single" w:sz="6" w:space="0" w:color="auto"/>
              <w:right w:val="single" w:sz="6" w:space="0" w:color="auto"/>
            </w:tcBorders>
          </w:tcPr>
          <w:p w:rsidR="0058472C" w:rsidRDefault="0058472C" w:rsidP="00F957FA">
            <w:pPr>
              <w:spacing w:before="60"/>
              <w:rPr>
                <w:rFonts w:ascii="Arial" w:hAnsi="Arial" w:cs="Arial"/>
                <w:sz w:val="16"/>
                <w:szCs w:val="16"/>
              </w:rPr>
            </w:pPr>
            <w:r w:rsidRPr="0058472C">
              <w:rPr>
                <w:rFonts w:ascii="Arial" w:hAnsi="Arial" w:cs="Arial"/>
                <w:sz w:val="16"/>
                <w:szCs w:val="16"/>
              </w:rPr>
              <w:t>BkCpPc_Trns1</w:t>
            </w:r>
          </w:p>
        </w:tc>
        <w:tc>
          <w:tcPr>
            <w:tcW w:w="2070" w:type="dxa"/>
            <w:tcBorders>
              <w:top w:val="single" w:sz="6" w:space="0" w:color="auto"/>
              <w:left w:val="single" w:sz="6" w:space="0" w:color="auto"/>
              <w:bottom w:val="single" w:sz="6" w:space="0" w:color="auto"/>
              <w:right w:val="single" w:sz="6" w:space="0" w:color="auto"/>
            </w:tcBorders>
          </w:tcPr>
          <w:p w:rsidR="0058472C" w:rsidRPr="00381542" w:rsidRDefault="0058472C" w:rsidP="00F957FA">
            <w:pPr>
              <w:spacing w:before="60"/>
              <w:rPr>
                <w:rFonts w:ascii="Arial" w:hAnsi="Arial" w:cs="Arial"/>
                <w:sz w:val="16"/>
                <w:szCs w:val="16"/>
              </w:rPr>
            </w:pPr>
            <w:r>
              <w:rPr>
                <w:rFonts w:ascii="Arial" w:hAnsi="Arial" w:cs="Arial"/>
                <w:sz w:val="16"/>
                <w:szCs w:val="16"/>
              </w:rPr>
              <w:t>On Event</w:t>
            </w:r>
          </w:p>
        </w:tc>
        <w:tc>
          <w:tcPr>
            <w:tcW w:w="3690" w:type="dxa"/>
            <w:tcBorders>
              <w:top w:val="single" w:sz="6" w:space="0" w:color="auto"/>
              <w:left w:val="single" w:sz="6" w:space="0" w:color="auto"/>
              <w:bottom w:val="single" w:sz="6" w:space="0" w:color="auto"/>
              <w:right w:val="single" w:sz="6" w:space="0" w:color="auto"/>
            </w:tcBorders>
          </w:tcPr>
          <w:p w:rsidR="0058472C" w:rsidRPr="00381542" w:rsidRDefault="0058472C" w:rsidP="00F957FA">
            <w:pPr>
              <w:spacing w:before="60"/>
              <w:rPr>
                <w:rFonts w:ascii="Arial" w:hAnsi="Arial" w:cs="Arial"/>
                <w:sz w:val="16"/>
                <w:szCs w:val="16"/>
              </w:rPr>
            </w:pPr>
            <w:r>
              <w:rPr>
                <w:rFonts w:ascii="Arial" w:hAnsi="Arial" w:cs="Arial"/>
                <w:sz w:val="16"/>
                <w:szCs w:val="16"/>
              </w:rPr>
              <w:t>On Entering DISABLE</w:t>
            </w:r>
          </w:p>
        </w:tc>
      </w:tr>
      <w:tr w:rsidR="000A0934" w:rsidRPr="00381542" w:rsidTr="00B54697">
        <w:tc>
          <w:tcPr>
            <w:tcW w:w="3168" w:type="dxa"/>
            <w:tcBorders>
              <w:top w:val="single" w:sz="6" w:space="0" w:color="auto"/>
              <w:left w:val="single" w:sz="6" w:space="0" w:color="auto"/>
              <w:bottom w:val="single" w:sz="6" w:space="0" w:color="auto"/>
              <w:right w:val="single" w:sz="6" w:space="0" w:color="auto"/>
            </w:tcBorders>
          </w:tcPr>
          <w:p w:rsidR="000A0934" w:rsidRPr="0058472C" w:rsidRDefault="000A0934" w:rsidP="00F957FA">
            <w:pPr>
              <w:spacing w:before="60"/>
              <w:rPr>
                <w:rFonts w:ascii="Arial" w:hAnsi="Arial" w:cs="Arial"/>
                <w:sz w:val="16"/>
                <w:szCs w:val="16"/>
              </w:rPr>
            </w:pPr>
            <w:r w:rsidRPr="000A0934">
              <w:rPr>
                <w:rFonts w:ascii="Arial" w:hAnsi="Arial" w:cs="Arial"/>
                <w:sz w:val="16"/>
                <w:szCs w:val="16"/>
              </w:rPr>
              <w:t>BkCpPc_Trns2</w:t>
            </w:r>
          </w:p>
        </w:tc>
        <w:tc>
          <w:tcPr>
            <w:tcW w:w="2070" w:type="dxa"/>
            <w:tcBorders>
              <w:top w:val="single" w:sz="6" w:space="0" w:color="auto"/>
              <w:left w:val="single" w:sz="6" w:space="0" w:color="auto"/>
              <w:bottom w:val="single" w:sz="6" w:space="0" w:color="auto"/>
              <w:right w:val="single" w:sz="6" w:space="0" w:color="auto"/>
            </w:tcBorders>
          </w:tcPr>
          <w:p w:rsidR="000A0934" w:rsidRDefault="000A0934" w:rsidP="00F957FA">
            <w:pPr>
              <w:spacing w:before="60"/>
              <w:rPr>
                <w:rFonts w:ascii="Arial" w:hAnsi="Arial" w:cs="Arial"/>
                <w:sz w:val="16"/>
                <w:szCs w:val="16"/>
              </w:rPr>
            </w:pPr>
            <w:r>
              <w:rPr>
                <w:rFonts w:ascii="Arial" w:hAnsi="Arial" w:cs="Arial"/>
                <w:sz w:val="16"/>
                <w:szCs w:val="16"/>
              </w:rPr>
              <w:t>On Event</w:t>
            </w:r>
          </w:p>
        </w:tc>
        <w:tc>
          <w:tcPr>
            <w:tcW w:w="3690" w:type="dxa"/>
            <w:tcBorders>
              <w:top w:val="single" w:sz="6" w:space="0" w:color="auto"/>
              <w:left w:val="single" w:sz="6" w:space="0" w:color="auto"/>
              <w:bottom w:val="single" w:sz="6" w:space="0" w:color="auto"/>
              <w:right w:val="single" w:sz="6" w:space="0" w:color="auto"/>
            </w:tcBorders>
          </w:tcPr>
          <w:p w:rsidR="000A0934" w:rsidRDefault="000A0934" w:rsidP="00F957FA">
            <w:pPr>
              <w:spacing w:before="60"/>
              <w:rPr>
                <w:rFonts w:ascii="Arial" w:hAnsi="Arial" w:cs="Arial"/>
                <w:sz w:val="16"/>
                <w:szCs w:val="16"/>
              </w:rPr>
            </w:pPr>
            <w:r>
              <w:rPr>
                <w:rFonts w:ascii="Arial" w:hAnsi="Arial" w:cs="Arial"/>
                <w:sz w:val="16"/>
                <w:szCs w:val="16"/>
              </w:rPr>
              <w:t>On Entering WARMINIT</w:t>
            </w:r>
          </w:p>
        </w:tc>
      </w:tr>
      <w:tr w:rsidR="00E82569" w:rsidRPr="00381542" w:rsidTr="00B54697">
        <w:trPr>
          <w:ins w:id="173" w:author="wz7x3j" w:date="2013-06-04T15:58:00Z"/>
        </w:trPr>
        <w:tc>
          <w:tcPr>
            <w:tcW w:w="3168" w:type="dxa"/>
            <w:tcBorders>
              <w:top w:val="single" w:sz="6" w:space="0" w:color="auto"/>
              <w:left w:val="single" w:sz="6" w:space="0" w:color="auto"/>
              <w:bottom w:val="single" w:sz="6" w:space="0" w:color="auto"/>
              <w:right w:val="single" w:sz="6" w:space="0" w:color="auto"/>
            </w:tcBorders>
          </w:tcPr>
          <w:p w:rsidR="00E82569" w:rsidRPr="000A0934" w:rsidRDefault="00E82569" w:rsidP="00F957FA">
            <w:pPr>
              <w:spacing w:before="60"/>
              <w:rPr>
                <w:ins w:id="174" w:author="wz7x3j" w:date="2013-06-04T15:58:00Z"/>
                <w:rFonts w:ascii="Arial" w:hAnsi="Arial" w:cs="Arial"/>
                <w:sz w:val="16"/>
                <w:szCs w:val="16"/>
              </w:rPr>
            </w:pPr>
            <w:ins w:id="175" w:author="wz7x3j" w:date="2013-06-04T15:59:00Z">
              <w:r w:rsidRPr="00E82569">
                <w:rPr>
                  <w:rFonts w:ascii="Arial" w:hAnsi="Arial" w:cs="Arial"/>
                  <w:sz w:val="16"/>
                  <w:szCs w:val="16"/>
                </w:rPr>
                <w:t>CapPcDcStub_OP_SET</w:t>
              </w:r>
            </w:ins>
          </w:p>
        </w:tc>
        <w:tc>
          <w:tcPr>
            <w:tcW w:w="2070" w:type="dxa"/>
            <w:tcBorders>
              <w:top w:val="single" w:sz="6" w:space="0" w:color="auto"/>
              <w:left w:val="single" w:sz="6" w:space="0" w:color="auto"/>
              <w:bottom w:val="single" w:sz="6" w:space="0" w:color="auto"/>
              <w:right w:val="single" w:sz="6" w:space="0" w:color="auto"/>
            </w:tcBorders>
          </w:tcPr>
          <w:p w:rsidR="00E82569" w:rsidRDefault="00E82569" w:rsidP="00F957FA">
            <w:pPr>
              <w:spacing w:before="60"/>
              <w:rPr>
                <w:ins w:id="176" w:author="wz7x3j" w:date="2013-06-04T15:58:00Z"/>
                <w:rFonts w:ascii="Arial" w:hAnsi="Arial" w:cs="Arial"/>
                <w:sz w:val="16"/>
                <w:szCs w:val="16"/>
              </w:rPr>
            </w:pPr>
            <w:ins w:id="177" w:author="wz7x3j" w:date="2013-06-04T15:59:00Z">
              <w:r>
                <w:rPr>
                  <w:rFonts w:ascii="Arial" w:hAnsi="Arial" w:cs="Arial"/>
                  <w:sz w:val="16"/>
                  <w:szCs w:val="16"/>
                </w:rPr>
                <w:t xml:space="preserve">N/A </w:t>
              </w:r>
            </w:ins>
            <w:ins w:id="178" w:author="wz7x3j" w:date="2013-06-04T16:00:00Z">
              <w:r>
                <w:rPr>
                  <w:rFonts w:ascii="Arial" w:hAnsi="Arial" w:cs="Arial"/>
                  <w:sz w:val="16"/>
                  <w:szCs w:val="16"/>
                </w:rPr>
                <w:t>–</w:t>
              </w:r>
            </w:ins>
            <w:ins w:id="179" w:author="wz7x3j" w:date="2013-06-04T15:59:00Z">
              <w:r>
                <w:rPr>
                  <w:rFonts w:ascii="Arial" w:hAnsi="Arial" w:cs="Arial"/>
                  <w:sz w:val="16"/>
                  <w:szCs w:val="16"/>
                </w:rPr>
                <w:t xml:space="preserve"> stub </w:t>
              </w:r>
            </w:ins>
            <w:ins w:id="180" w:author="wz7x3j" w:date="2013-06-04T16:00:00Z">
              <w:r>
                <w:rPr>
                  <w:rFonts w:ascii="Arial" w:hAnsi="Arial" w:cs="Arial"/>
                  <w:sz w:val="16"/>
                  <w:szCs w:val="16"/>
                </w:rPr>
                <w:t>only</w:t>
              </w:r>
            </w:ins>
          </w:p>
        </w:tc>
        <w:tc>
          <w:tcPr>
            <w:tcW w:w="3690" w:type="dxa"/>
            <w:tcBorders>
              <w:top w:val="single" w:sz="6" w:space="0" w:color="auto"/>
              <w:left w:val="single" w:sz="6" w:space="0" w:color="auto"/>
              <w:bottom w:val="single" w:sz="6" w:space="0" w:color="auto"/>
              <w:right w:val="single" w:sz="6" w:space="0" w:color="auto"/>
            </w:tcBorders>
          </w:tcPr>
          <w:p w:rsidR="00E82569" w:rsidRDefault="00E82569" w:rsidP="00F957FA">
            <w:pPr>
              <w:spacing w:before="60"/>
              <w:rPr>
                <w:ins w:id="181" w:author="wz7x3j" w:date="2013-06-04T15:58:00Z"/>
                <w:rFonts w:ascii="Arial" w:hAnsi="Arial" w:cs="Arial"/>
                <w:sz w:val="16"/>
                <w:szCs w:val="16"/>
              </w:rPr>
            </w:pPr>
            <w:ins w:id="182" w:author="wz7x3j" w:date="2013-06-04T16:00:00Z">
              <w:r>
                <w:rPr>
                  <w:rFonts w:ascii="Arial" w:hAnsi="Arial" w:cs="Arial"/>
                  <w:sz w:val="16"/>
                  <w:szCs w:val="16"/>
                </w:rPr>
                <w:t>N/A – stub only</w:t>
              </w:r>
            </w:ins>
          </w:p>
        </w:tc>
      </w:tr>
    </w:tbl>
    <w:p w:rsidR="007A69AC" w:rsidRDefault="007A69AC"/>
    <w:p w:rsidR="004A781C" w:rsidRDefault="004A781C">
      <w:pPr>
        <w:pStyle w:val="Heading2"/>
      </w:pPr>
      <w:r>
        <w:t xml:space="preserve">Execution Requirements for Serial Communication Functions </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tblPr>
      <w:tblGrid>
        <w:gridCol w:w="3618"/>
        <w:gridCol w:w="5310"/>
      </w:tblGrid>
      <w:tr w:rsidR="007A69AC" w:rsidTr="00F957FA">
        <w:tc>
          <w:tcPr>
            <w:tcW w:w="3618"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Function Name</w:t>
            </w:r>
          </w:p>
        </w:tc>
        <w:tc>
          <w:tcPr>
            <w:tcW w:w="5310"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Sub-Module called by (Serial Comm Function Name)</w:t>
            </w:r>
          </w:p>
        </w:tc>
      </w:tr>
      <w:tr w:rsidR="007A69AC" w:rsidTr="00F957FA">
        <w:tc>
          <w:tcPr>
            <w:tcW w:w="3618" w:type="dxa"/>
            <w:tcBorders>
              <w:top w:val="single" w:sz="6" w:space="0" w:color="auto"/>
              <w:left w:val="single" w:sz="6" w:space="0" w:color="auto"/>
              <w:bottom w:val="single" w:sz="6" w:space="0" w:color="auto"/>
              <w:right w:val="single" w:sz="6" w:space="0" w:color="auto"/>
            </w:tcBorders>
          </w:tcPr>
          <w:p w:rsidR="007A69AC" w:rsidRDefault="0058472C" w:rsidP="00F141E2">
            <w:pPr>
              <w:spacing w:before="60"/>
              <w:rPr>
                <w:rFonts w:ascii="Arial" w:hAnsi="Arial" w:cs="Arial"/>
                <w:sz w:val="16"/>
              </w:rPr>
            </w:pPr>
            <w:r>
              <w:rPr>
                <w:rFonts w:ascii="Arial" w:hAnsi="Arial" w:cs="Arial"/>
                <w:sz w:val="16"/>
              </w:rPr>
              <w:t>None</w:t>
            </w:r>
          </w:p>
        </w:tc>
        <w:tc>
          <w:tcPr>
            <w:tcW w:w="5310" w:type="dxa"/>
            <w:tcBorders>
              <w:top w:val="single" w:sz="6" w:space="0" w:color="auto"/>
              <w:left w:val="single" w:sz="6" w:space="0" w:color="auto"/>
              <w:bottom w:val="single" w:sz="6" w:space="0" w:color="auto"/>
              <w:right w:val="single" w:sz="6" w:space="0" w:color="auto"/>
            </w:tcBorders>
          </w:tcPr>
          <w:p w:rsidR="007A69AC" w:rsidRDefault="007A69AC" w:rsidP="00F957FA">
            <w:pPr>
              <w:spacing w:before="60"/>
              <w:rPr>
                <w:rFonts w:ascii="Arial" w:hAnsi="Arial" w:cs="Arial"/>
                <w:sz w:val="16"/>
              </w:rPr>
            </w:pPr>
          </w:p>
        </w:tc>
      </w:tr>
    </w:tbl>
    <w:p w:rsidR="004A781C" w:rsidRDefault="004A781C">
      <w:pPr>
        <w:pStyle w:val="Heading1"/>
        <w:numPr>
          <w:ilvl w:val="0"/>
          <w:numId w:val="0"/>
        </w:numPr>
      </w:pPr>
    </w:p>
    <w:p w:rsidR="004A781C" w:rsidRDefault="004A781C">
      <w:pPr>
        <w:pStyle w:val="Heading1"/>
      </w:pPr>
      <w:r>
        <w:br w:type="page"/>
      </w:r>
      <w:r>
        <w:lastRenderedPageBreak/>
        <w:t>Memory Map Definition Requirements</w:t>
      </w:r>
    </w:p>
    <w:p w:rsidR="004A781C" w:rsidRDefault="004A781C">
      <w:pPr>
        <w:pStyle w:val="Heading2"/>
      </w:pPr>
      <w:r>
        <w:t>Sub Modules (Functions)</w:t>
      </w:r>
    </w:p>
    <w:p w:rsidR="004A781C" w:rsidRDefault="004A781C">
      <w:r>
        <w:t>This table identifies the software segments for functions identified in this module.</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tblPr>
      <w:tblGrid>
        <w:gridCol w:w="4464"/>
        <w:gridCol w:w="4464"/>
      </w:tblGrid>
      <w:tr w:rsidR="004A781C" w:rsidTr="00BF364D">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 xml:space="preserve">Name of Sub Module </w:t>
            </w:r>
          </w:p>
        </w:tc>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Software Segment</w:t>
            </w:r>
          </w:p>
        </w:tc>
      </w:tr>
      <w:tr w:rsidR="004A781C" w:rsidRPr="00F0238A" w:rsidTr="00BF364D">
        <w:tc>
          <w:tcPr>
            <w:tcW w:w="4464" w:type="dxa"/>
            <w:tcBorders>
              <w:top w:val="single" w:sz="6" w:space="0" w:color="auto"/>
              <w:left w:val="single" w:sz="6" w:space="0" w:color="auto"/>
              <w:bottom w:val="single" w:sz="6" w:space="0" w:color="auto"/>
              <w:right w:val="single" w:sz="6" w:space="0" w:color="auto"/>
            </w:tcBorders>
          </w:tcPr>
          <w:p w:rsidR="004A781C" w:rsidRDefault="0058472C">
            <w:pPr>
              <w:spacing w:before="60"/>
              <w:rPr>
                <w:rFonts w:ascii="Arial" w:hAnsi="Arial" w:cs="Arial"/>
                <w:sz w:val="16"/>
              </w:rPr>
            </w:pPr>
            <w:r w:rsidRPr="0058472C">
              <w:rPr>
                <w:rFonts w:ascii="Arial" w:hAnsi="Arial" w:cs="Arial"/>
                <w:sz w:val="16"/>
              </w:rPr>
              <w:t>BkCpPc_Per1</w:t>
            </w:r>
          </w:p>
        </w:tc>
        <w:tc>
          <w:tcPr>
            <w:tcW w:w="4464" w:type="dxa"/>
            <w:tcBorders>
              <w:top w:val="single" w:sz="6" w:space="0" w:color="auto"/>
              <w:left w:val="single" w:sz="6" w:space="0" w:color="auto"/>
              <w:bottom w:val="single" w:sz="6" w:space="0" w:color="auto"/>
              <w:right w:val="single" w:sz="6" w:space="0" w:color="auto"/>
            </w:tcBorders>
          </w:tcPr>
          <w:p w:rsidR="004A781C" w:rsidRPr="0085435C" w:rsidRDefault="0058472C">
            <w:pPr>
              <w:spacing w:before="60"/>
              <w:rPr>
                <w:rFonts w:ascii="Arial" w:hAnsi="Arial" w:cs="Arial"/>
                <w:sz w:val="16"/>
                <w:lang w:val="fr-FR"/>
              </w:rPr>
            </w:pPr>
            <w:r w:rsidRPr="0085435C">
              <w:rPr>
                <w:rFonts w:ascii="Arial" w:hAnsi="Arial" w:cs="Arial"/>
                <w:sz w:val="16"/>
                <w:lang w:val="fr-FR"/>
              </w:rPr>
              <w:t>RTE_START_SEC_SA_BKCPPC_APPL_CODE</w:t>
            </w:r>
          </w:p>
        </w:tc>
      </w:tr>
      <w:tr w:rsidR="0058472C" w:rsidRPr="00F0238A" w:rsidTr="00BF364D">
        <w:tc>
          <w:tcPr>
            <w:tcW w:w="4464" w:type="dxa"/>
            <w:tcBorders>
              <w:top w:val="single" w:sz="6" w:space="0" w:color="auto"/>
              <w:left w:val="single" w:sz="6" w:space="0" w:color="auto"/>
              <w:bottom w:val="single" w:sz="6" w:space="0" w:color="auto"/>
              <w:right w:val="single" w:sz="6" w:space="0" w:color="auto"/>
            </w:tcBorders>
          </w:tcPr>
          <w:p w:rsidR="0058472C" w:rsidRDefault="0058472C">
            <w:pPr>
              <w:spacing w:before="60"/>
              <w:rPr>
                <w:rFonts w:ascii="Arial" w:hAnsi="Arial" w:cs="Arial"/>
                <w:sz w:val="16"/>
              </w:rPr>
            </w:pPr>
            <w:r w:rsidRPr="0058472C">
              <w:rPr>
                <w:rFonts w:ascii="Arial" w:hAnsi="Arial" w:cs="Arial"/>
                <w:sz w:val="16"/>
              </w:rPr>
              <w:t>BkCpPc_Trns1</w:t>
            </w:r>
          </w:p>
        </w:tc>
        <w:tc>
          <w:tcPr>
            <w:tcW w:w="4464" w:type="dxa"/>
            <w:tcBorders>
              <w:top w:val="single" w:sz="6" w:space="0" w:color="auto"/>
              <w:left w:val="single" w:sz="6" w:space="0" w:color="auto"/>
              <w:bottom w:val="single" w:sz="6" w:space="0" w:color="auto"/>
              <w:right w:val="single" w:sz="6" w:space="0" w:color="auto"/>
            </w:tcBorders>
          </w:tcPr>
          <w:p w:rsidR="0058472C" w:rsidRPr="0085435C" w:rsidRDefault="0058472C">
            <w:pPr>
              <w:spacing w:before="60"/>
              <w:rPr>
                <w:rFonts w:ascii="Arial" w:hAnsi="Arial" w:cs="Arial"/>
                <w:sz w:val="16"/>
                <w:lang w:val="fr-FR"/>
              </w:rPr>
            </w:pPr>
            <w:r w:rsidRPr="0085435C">
              <w:rPr>
                <w:rFonts w:ascii="Arial" w:hAnsi="Arial" w:cs="Arial"/>
                <w:sz w:val="16"/>
                <w:lang w:val="fr-FR"/>
              </w:rPr>
              <w:t>RTE_START_SEC_SA_BKCPPC_APPL_CODE</w:t>
            </w:r>
          </w:p>
        </w:tc>
      </w:tr>
      <w:tr w:rsidR="000A0934" w:rsidRPr="00F0238A" w:rsidTr="00BF364D">
        <w:tc>
          <w:tcPr>
            <w:tcW w:w="4464" w:type="dxa"/>
            <w:tcBorders>
              <w:top w:val="single" w:sz="6" w:space="0" w:color="auto"/>
              <w:left w:val="single" w:sz="6" w:space="0" w:color="auto"/>
              <w:bottom w:val="single" w:sz="6" w:space="0" w:color="auto"/>
              <w:right w:val="single" w:sz="6" w:space="0" w:color="auto"/>
            </w:tcBorders>
          </w:tcPr>
          <w:p w:rsidR="000A0934" w:rsidRPr="0058472C" w:rsidRDefault="000A0934">
            <w:pPr>
              <w:spacing w:before="60"/>
              <w:rPr>
                <w:rFonts w:ascii="Arial" w:hAnsi="Arial" w:cs="Arial"/>
                <w:sz w:val="16"/>
              </w:rPr>
            </w:pPr>
            <w:r w:rsidRPr="000A0934">
              <w:rPr>
                <w:rFonts w:ascii="Arial" w:hAnsi="Arial" w:cs="Arial"/>
                <w:sz w:val="16"/>
              </w:rPr>
              <w:t>BkCpPc_Trns2</w:t>
            </w:r>
          </w:p>
        </w:tc>
        <w:tc>
          <w:tcPr>
            <w:tcW w:w="4464" w:type="dxa"/>
            <w:tcBorders>
              <w:top w:val="single" w:sz="6" w:space="0" w:color="auto"/>
              <w:left w:val="single" w:sz="6" w:space="0" w:color="auto"/>
              <w:bottom w:val="single" w:sz="6" w:space="0" w:color="auto"/>
              <w:right w:val="single" w:sz="6" w:space="0" w:color="auto"/>
            </w:tcBorders>
          </w:tcPr>
          <w:p w:rsidR="000A0934" w:rsidRPr="0085435C" w:rsidRDefault="000A0934">
            <w:pPr>
              <w:spacing w:before="60"/>
              <w:rPr>
                <w:rFonts w:ascii="Arial" w:hAnsi="Arial" w:cs="Arial"/>
                <w:sz w:val="16"/>
                <w:lang w:val="fr-FR"/>
              </w:rPr>
            </w:pPr>
            <w:r w:rsidRPr="0085435C">
              <w:rPr>
                <w:rFonts w:ascii="Arial" w:hAnsi="Arial" w:cs="Arial"/>
                <w:sz w:val="16"/>
                <w:lang w:val="fr-FR"/>
              </w:rPr>
              <w:t>RTE_START_SEC_SA_BKCPPC_APPL_CODE</w:t>
            </w:r>
          </w:p>
        </w:tc>
      </w:tr>
      <w:tr w:rsidR="00E82569" w:rsidRPr="00F0238A" w:rsidTr="00BF364D">
        <w:trPr>
          <w:ins w:id="183" w:author="wz7x3j" w:date="2013-06-04T16:00:00Z"/>
        </w:trPr>
        <w:tc>
          <w:tcPr>
            <w:tcW w:w="4464" w:type="dxa"/>
            <w:tcBorders>
              <w:top w:val="single" w:sz="6" w:space="0" w:color="auto"/>
              <w:left w:val="single" w:sz="6" w:space="0" w:color="auto"/>
              <w:bottom w:val="single" w:sz="6" w:space="0" w:color="auto"/>
              <w:right w:val="single" w:sz="6" w:space="0" w:color="auto"/>
            </w:tcBorders>
          </w:tcPr>
          <w:p w:rsidR="00E82569" w:rsidRPr="000A0934" w:rsidRDefault="00E82569">
            <w:pPr>
              <w:spacing w:before="60"/>
              <w:rPr>
                <w:ins w:id="184" w:author="wz7x3j" w:date="2013-06-04T16:00:00Z"/>
                <w:rFonts w:ascii="Arial" w:hAnsi="Arial" w:cs="Arial"/>
                <w:sz w:val="16"/>
              </w:rPr>
            </w:pPr>
            <w:ins w:id="185" w:author="wz7x3j" w:date="2013-06-04T16:00:00Z">
              <w:r w:rsidRPr="00E82569">
                <w:rPr>
                  <w:rFonts w:ascii="Arial" w:hAnsi="Arial" w:cs="Arial"/>
                  <w:sz w:val="16"/>
                  <w:szCs w:val="16"/>
                </w:rPr>
                <w:t>CapPcDcStub_OP_SET</w:t>
              </w:r>
            </w:ins>
          </w:p>
        </w:tc>
        <w:tc>
          <w:tcPr>
            <w:tcW w:w="4464" w:type="dxa"/>
            <w:tcBorders>
              <w:top w:val="single" w:sz="6" w:space="0" w:color="auto"/>
              <w:left w:val="single" w:sz="6" w:space="0" w:color="auto"/>
              <w:bottom w:val="single" w:sz="6" w:space="0" w:color="auto"/>
              <w:right w:val="single" w:sz="6" w:space="0" w:color="auto"/>
            </w:tcBorders>
          </w:tcPr>
          <w:p w:rsidR="00E82569" w:rsidRPr="0085435C" w:rsidRDefault="00E82569">
            <w:pPr>
              <w:spacing w:before="60"/>
              <w:rPr>
                <w:ins w:id="186" w:author="wz7x3j" w:date="2013-06-04T16:00:00Z"/>
                <w:rFonts w:ascii="Arial" w:hAnsi="Arial" w:cs="Arial"/>
                <w:sz w:val="16"/>
                <w:lang w:val="fr-FR"/>
              </w:rPr>
            </w:pPr>
            <w:ins w:id="187" w:author="wz7x3j" w:date="2013-06-04T16:00:00Z">
              <w:r w:rsidRPr="0085435C">
                <w:rPr>
                  <w:rFonts w:ascii="Arial" w:hAnsi="Arial" w:cs="Arial"/>
                  <w:sz w:val="16"/>
                  <w:lang w:val="fr-FR"/>
                </w:rPr>
                <w:t>RTE_START_SEC_SA_BKCPPC_APPL_CODE</w:t>
              </w:r>
            </w:ins>
          </w:p>
        </w:tc>
      </w:tr>
    </w:tbl>
    <w:p w:rsidR="00BF364D" w:rsidRPr="0085435C" w:rsidRDefault="00BF364D" w:rsidP="00BF364D">
      <w:pPr>
        <w:pStyle w:val="Heading2"/>
        <w:numPr>
          <w:ilvl w:val="0"/>
          <w:numId w:val="0"/>
        </w:numPr>
        <w:ind w:left="576"/>
        <w:rPr>
          <w:lang w:val="fr-FR"/>
        </w:rPr>
      </w:pPr>
    </w:p>
    <w:p w:rsidR="004A781C" w:rsidRDefault="004A781C">
      <w:pPr>
        <w:pStyle w:val="Heading2"/>
      </w:pPr>
      <w:r>
        <w:t>Local Functions</w:t>
      </w:r>
    </w:p>
    <w:p w:rsidR="004A781C" w:rsidRDefault="004A781C">
      <w:r>
        <w:t>This table identifies the software segments for local functions identified in this module.</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tblPr>
      <w:tblGrid>
        <w:gridCol w:w="4464"/>
        <w:gridCol w:w="4464"/>
      </w:tblGrid>
      <w:tr w:rsidR="004A781C" w:rsidTr="00BF364D">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 xml:space="preserve">Name of Sub Module </w:t>
            </w:r>
          </w:p>
        </w:tc>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Software Segment</w:t>
            </w:r>
          </w:p>
        </w:tc>
      </w:tr>
      <w:tr w:rsidR="004A781C" w:rsidTr="00BF364D">
        <w:tc>
          <w:tcPr>
            <w:tcW w:w="4464" w:type="dxa"/>
            <w:tcBorders>
              <w:top w:val="single" w:sz="6" w:space="0" w:color="auto"/>
              <w:left w:val="single" w:sz="6" w:space="0" w:color="auto"/>
              <w:bottom w:val="single" w:sz="6" w:space="0" w:color="auto"/>
              <w:right w:val="single" w:sz="6" w:space="0" w:color="auto"/>
            </w:tcBorders>
          </w:tcPr>
          <w:p w:rsidR="004A781C" w:rsidRDefault="0058472C">
            <w:pPr>
              <w:spacing w:before="60"/>
              <w:rPr>
                <w:rFonts w:ascii="Arial" w:hAnsi="Arial" w:cs="Arial"/>
                <w:sz w:val="16"/>
              </w:rPr>
            </w:pPr>
            <w:r>
              <w:rPr>
                <w:rFonts w:ascii="Arial" w:hAnsi="Arial" w:cs="Arial"/>
                <w:sz w:val="16"/>
              </w:rPr>
              <w:t>None</w:t>
            </w:r>
          </w:p>
        </w:tc>
        <w:tc>
          <w:tcPr>
            <w:tcW w:w="4464" w:type="dxa"/>
            <w:tcBorders>
              <w:top w:val="single" w:sz="6" w:space="0" w:color="auto"/>
              <w:left w:val="single" w:sz="6" w:space="0" w:color="auto"/>
              <w:bottom w:val="single" w:sz="6" w:space="0" w:color="auto"/>
              <w:right w:val="single" w:sz="6" w:space="0" w:color="auto"/>
            </w:tcBorders>
          </w:tcPr>
          <w:p w:rsidR="004A781C" w:rsidRDefault="004A781C">
            <w:pPr>
              <w:spacing w:before="60"/>
              <w:rPr>
                <w:rFonts w:ascii="Arial" w:hAnsi="Arial" w:cs="Arial"/>
                <w:sz w:val="16"/>
              </w:rPr>
            </w:pPr>
          </w:p>
        </w:tc>
      </w:tr>
    </w:tbl>
    <w:p w:rsidR="004A781C" w:rsidRDefault="004A781C">
      <w:pPr>
        <w:pStyle w:val="Heading1"/>
        <w:numPr>
          <w:ilvl w:val="0"/>
          <w:numId w:val="0"/>
        </w:numPr>
      </w:pPr>
    </w:p>
    <w:p w:rsidR="004A781C" w:rsidRDefault="004A781C">
      <w:pPr>
        <w:pStyle w:val="Heading1"/>
      </w:pPr>
      <w:r>
        <w:br w:type="page"/>
      </w:r>
      <w:r>
        <w:lastRenderedPageBreak/>
        <w:t>Known Issues / Limitations With Design</w:t>
      </w:r>
    </w:p>
    <w:p w:rsidR="004A781C" w:rsidRDefault="00F141E2">
      <w:pPr>
        <w:numPr>
          <w:ilvl w:val="0"/>
          <w:numId w:val="6"/>
        </w:numPr>
      </w:pPr>
      <w:r>
        <w:t>INLINE functions defined in GlobalMacro.h are not unit tested.</w:t>
      </w:r>
    </w:p>
    <w:p w:rsidR="004A781C" w:rsidRDefault="004A781C">
      <w:pPr>
        <w:pStyle w:val="Heading1"/>
      </w:pPr>
      <w:r>
        <w:br w:type="page"/>
      </w:r>
      <w:r>
        <w:lastRenderedPageBreak/>
        <w:t>Revision Control Log</w:t>
      </w:r>
    </w:p>
    <w:tbl>
      <w:tblPr>
        <w:tblW w:w="96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616"/>
        <w:gridCol w:w="662"/>
        <w:gridCol w:w="6210"/>
        <w:gridCol w:w="1080"/>
        <w:gridCol w:w="1105"/>
      </w:tblGrid>
      <w:tr w:rsidR="004A781C">
        <w:tc>
          <w:tcPr>
            <w:tcW w:w="616" w:type="dxa"/>
          </w:tcPr>
          <w:p w:rsidR="004A781C" w:rsidRDefault="004A781C">
            <w:pPr>
              <w:spacing w:before="60"/>
              <w:rPr>
                <w:rFonts w:ascii="Arial" w:hAnsi="Arial" w:cs="Arial"/>
                <w:b/>
                <w:bCs/>
                <w:sz w:val="16"/>
              </w:rPr>
            </w:pPr>
            <w:r>
              <w:rPr>
                <w:rFonts w:ascii="Arial" w:hAnsi="Arial" w:cs="Arial"/>
                <w:b/>
                <w:bCs/>
                <w:sz w:val="16"/>
              </w:rPr>
              <w:t>Item #</w:t>
            </w:r>
          </w:p>
        </w:tc>
        <w:tc>
          <w:tcPr>
            <w:tcW w:w="662" w:type="dxa"/>
          </w:tcPr>
          <w:p w:rsidR="004A781C" w:rsidRDefault="004A781C">
            <w:pPr>
              <w:spacing w:before="60"/>
              <w:rPr>
                <w:rFonts w:ascii="Arial" w:hAnsi="Arial" w:cs="Arial"/>
                <w:b/>
                <w:bCs/>
                <w:sz w:val="16"/>
              </w:rPr>
            </w:pPr>
            <w:r>
              <w:rPr>
                <w:rFonts w:ascii="Arial" w:hAnsi="Arial" w:cs="Arial"/>
                <w:b/>
                <w:bCs/>
                <w:sz w:val="16"/>
              </w:rPr>
              <w:t>Rev #</w:t>
            </w:r>
          </w:p>
        </w:tc>
        <w:tc>
          <w:tcPr>
            <w:tcW w:w="6210" w:type="dxa"/>
          </w:tcPr>
          <w:p w:rsidR="004A781C" w:rsidRDefault="004A781C">
            <w:pPr>
              <w:spacing w:before="60"/>
              <w:rPr>
                <w:rFonts w:ascii="Arial" w:hAnsi="Arial" w:cs="Arial"/>
                <w:b/>
                <w:bCs/>
                <w:sz w:val="16"/>
              </w:rPr>
            </w:pPr>
            <w:r>
              <w:rPr>
                <w:rFonts w:ascii="Arial" w:hAnsi="Arial" w:cs="Arial"/>
                <w:b/>
                <w:bCs/>
                <w:sz w:val="16"/>
              </w:rPr>
              <w:t>Change Description</w:t>
            </w:r>
          </w:p>
        </w:tc>
        <w:tc>
          <w:tcPr>
            <w:tcW w:w="1080" w:type="dxa"/>
          </w:tcPr>
          <w:p w:rsidR="004A781C" w:rsidRDefault="004A781C">
            <w:pPr>
              <w:spacing w:before="60"/>
              <w:rPr>
                <w:rFonts w:ascii="Arial" w:hAnsi="Arial" w:cs="Arial"/>
                <w:b/>
                <w:bCs/>
                <w:sz w:val="16"/>
              </w:rPr>
            </w:pPr>
            <w:r>
              <w:rPr>
                <w:rFonts w:ascii="Arial" w:hAnsi="Arial" w:cs="Arial"/>
                <w:b/>
                <w:bCs/>
                <w:sz w:val="16"/>
              </w:rPr>
              <w:t xml:space="preserve">Date </w:t>
            </w:r>
          </w:p>
        </w:tc>
        <w:tc>
          <w:tcPr>
            <w:tcW w:w="1105" w:type="dxa"/>
          </w:tcPr>
          <w:p w:rsidR="004A781C" w:rsidRDefault="004A781C">
            <w:pPr>
              <w:spacing w:before="60"/>
              <w:rPr>
                <w:rFonts w:ascii="Arial" w:hAnsi="Arial" w:cs="Arial"/>
                <w:b/>
                <w:bCs/>
                <w:sz w:val="16"/>
              </w:rPr>
            </w:pPr>
            <w:r>
              <w:rPr>
                <w:rFonts w:ascii="Arial" w:hAnsi="Arial" w:cs="Arial"/>
                <w:b/>
                <w:bCs/>
                <w:sz w:val="16"/>
              </w:rPr>
              <w:t>Author Initials</w:t>
            </w:r>
          </w:p>
        </w:tc>
      </w:tr>
      <w:tr w:rsidR="004A781C">
        <w:tc>
          <w:tcPr>
            <w:tcW w:w="616" w:type="dxa"/>
          </w:tcPr>
          <w:p w:rsidR="004A781C" w:rsidRDefault="004A781C">
            <w:pPr>
              <w:spacing w:before="60"/>
              <w:rPr>
                <w:rFonts w:ascii="Arial" w:hAnsi="Arial" w:cs="Arial"/>
                <w:sz w:val="16"/>
              </w:rPr>
            </w:pPr>
            <w:r>
              <w:rPr>
                <w:rFonts w:ascii="Arial" w:hAnsi="Arial" w:cs="Arial"/>
                <w:sz w:val="16"/>
              </w:rPr>
              <w:t>1</w:t>
            </w:r>
          </w:p>
        </w:tc>
        <w:tc>
          <w:tcPr>
            <w:tcW w:w="662" w:type="dxa"/>
          </w:tcPr>
          <w:p w:rsidR="004A781C" w:rsidRDefault="00F141E2">
            <w:pPr>
              <w:spacing w:before="60"/>
              <w:rPr>
                <w:rFonts w:ascii="Arial" w:hAnsi="Arial" w:cs="Arial"/>
                <w:sz w:val="16"/>
              </w:rPr>
            </w:pPr>
            <w:r>
              <w:rPr>
                <w:rFonts w:ascii="Arial" w:hAnsi="Arial" w:cs="Arial"/>
                <w:sz w:val="16"/>
              </w:rPr>
              <w:t>1.0</w:t>
            </w:r>
          </w:p>
        </w:tc>
        <w:tc>
          <w:tcPr>
            <w:tcW w:w="6210" w:type="dxa"/>
          </w:tcPr>
          <w:p w:rsidR="004A781C" w:rsidRDefault="00F141E2">
            <w:pPr>
              <w:spacing w:before="60"/>
              <w:rPr>
                <w:rFonts w:ascii="Arial" w:hAnsi="Arial" w:cs="Arial"/>
                <w:sz w:val="16"/>
              </w:rPr>
            </w:pPr>
            <w:r>
              <w:rPr>
                <w:rFonts w:ascii="Arial" w:hAnsi="Arial" w:cs="Arial"/>
                <w:sz w:val="16"/>
              </w:rPr>
              <w:t>Initial Version</w:t>
            </w:r>
            <w:r w:rsidR="00D67538">
              <w:rPr>
                <w:rFonts w:ascii="Arial" w:hAnsi="Arial" w:cs="Arial"/>
                <w:sz w:val="16"/>
              </w:rPr>
              <w:t xml:space="preserve"> (FDD 11B v001)</w:t>
            </w:r>
          </w:p>
        </w:tc>
        <w:tc>
          <w:tcPr>
            <w:tcW w:w="1080" w:type="dxa"/>
          </w:tcPr>
          <w:p w:rsidR="004A781C" w:rsidRDefault="0058472C" w:rsidP="00B7620D">
            <w:pPr>
              <w:spacing w:before="60"/>
              <w:rPr>
                <w:rFonts w:ascii="Arial" w:hAnsi="Arial" w:cs="Arial"/>
                <w:sz w:val="16"/>
              </w:rPr>
            </w:pPr>
            <w:r>
              <w:rPr>
                <w:rFonts w:ascii="Arial" w:hAnsi="Arial" w:cs="Arial"/>
                <w:sz w:val="16"/>
              </w:rPr>
              <w:t>1</w:t>
            </w:r>
            <w:r w:rsidR="00B7620D">
              <w:rPr>
                <w:rFonts w:ascii="Arial" w:hAnsi="Arial" w:cs="Arial"/>
                <w:sz w:val="16"/>
              </w:rPr>
              <w:t>3</w:t>
            </w:r>
            <w:r>
              <w:rPr>
                <w:rFonts w:ascii="Arial" w:hAnsi="Arial" w:cs="Arial"/>
                <w:sz w:val="16"/>
              </w:rPr>
              <w:t>-Sep-12</w:t>
            </w:r>
          </w:p>
        </w:tc>
        <w:tc>
          <w:tcPr>
            <w:tcW w:w="1105" w:type="dxa"/>
          </w:tcPr>
          <w:p w:rsidR="004A781C" w:rsidRDefault="0058472C">
            <w:pPr>
              <w:spacing w:before="60"/>
              <w:rPr>
                <w:rFonts w:ascii="Arial" w:hAnsi="Arial" w:cs="Arial"/>
                <w:sz w:val="16"/>
              </w:rPr>
            </w:pPr>
            <w:r>
              <w:rPr>
                <w:rFonts w:ascii="Arial" w:hAnsi="Arial" w:cs="Arial"/>
                <w:sz w:val="16"/>
              </w:rPr>
              <w:t>OT</w:t>
            </w:r>
          </w:p>
        </w:tc>
      </w:tr>
      <w:tr w:rsidR="00111771">
        <w:tc>
          <w:tcPr>
            <w:tcW w:w="616" w:type="dxa"/>
          </w:tcPr>
          <w:p w:rsidR="00111771" w:rsidRDefault="00111771">
            <w:pPr>
              <w:spacing w:before="60"/>
              <w:rPr>
                <w:rFonts w:ascii="Arial" w:hAnsi="Arial" w:cs="Arial"/>
                <w:sz w:val="16"/>
              </w:rPr>
            </w:pPr>
            <w:r>
              <w:rPr>
                <w:rFonts w:ascii="Arial" w:hAnsi="Arial" w:cs="Arial"/>
                <w:sz w:val="16"/>
              </w:rPr>
              <w:t>2</w:t>
            </w:r>
          </w:p>
        </w:tc>
        <w:tc>
          <w:tcPr>
            <w:tcW w:w="662" w:type="dxa"/>
          </w:tcPr>
          <w:p w:rsidR="00111771" w:rsidRDefault="00111771">
            <w:pPr>
              <w:spacing w:before="60"/>
              <w:rPr>
                <w:rFonts w:ascii="Arial" w:hAnsi="Arial" w:cs="Arial"/>
                <w:sz w:val="16"/>
              </w:rPr>
            </w:pPr>
            <w:r>
              <w:rPr>
                <w:rFonts w:ascii="Arial" w:hAnsi="Arial" w:cs="Arial"/>
                <w:sz w:val="16"/>
              </w:rPr>
              <w:t>2.0</w:t>
            </w:r>
          </w:p>
        </w:tc>
        <w:tc>
          <w:tcPr>
            <w:tcW w:w="6210" w:type="dxa"/>
          </w:tcPr>
          <w:p w:rsidR="00111771" w:rsidRDefault="00111771">
            <w:pPr>
              <w:spacing w:before="60"/>
              <w:rPr>
                <w:rFonts w:ascii="Arial" w:hAnsi="Arial" w:cs="Arial"/>
                <w:sz w:val="16"/>
              </w:rPr>
            </w:pPr>
            <w:r>
              <w:rPr>
                <w:rFonts w:ascii="Arial" w:hAnsi="Arial" w:cs="Arial"/>
                <w:sz w:val="16"/>
              </w:rPr>
              <w:t>UTP Updates</w:t>
            </w:r>
          </w:p>
        </w:tc>
        <w:tc>
          <w:tcPr>
            <w:tcW w:w="1080" w:type="dxa"/>
          </w:tcPr>
          <w:p w:rsidR="00111771" w:rsidRDefault="00111771" w:rsidP="00B7620D">
            <w:pPr>
              <w:spacing w:before="60"/>
              <w:rPr>
                <w:rFonts w:ascii="Arial" w:hAnsi="Arial" w:cs="Arial"/>
                <w:sz w:val="16"/>
              </w:rPr>
            </w:pPr>
            <w:r>
              <w:rPr>
                <w:rFonts w:ascii="Arial" w:hAnsi="Arial" w:cs="Arial"/>
                <w:sz w:val="16"/>
              </w:rPr>
              <w:t>20-Sep-12</w:t>
            </w:r>
          </w:p>
        </w:tc>
        <w:tc>
          <w:tcPr>
            <w:tcW w:w="1105" w:type="dxa"/>
          </w:tcPr>
          <w:p w:rsidR="00111771" w:rsidRDefault="00111771">
            <w:pPr>
              <w:spacing w:before="60"/>
              <w:rPr>
                <w:rFonts w:ascii="Arial" w:hAnsi="Arial" w:cs="Arial"/>
                <w:sz w:val="16"/>
              </w:rPr>
            </w:pPr>
            <w:r>
              <w:rPr>
                <w:rFonts w:ascii="Arial" w:hAnsi="Arial" w:cs="Arial"/>
                <w:sz w:val="16"/>
              </w:rPr>
              <w:t>OT</w:t>
            </w:r>
          </w:p>
        </w:tc>
      </w:tr>
      <w:tr w:rsidR="00A11F25">
        <w:tc>
          <w:tcPr>
            <w:tcW w:w="616" w:type="dxa"/>
          </w:tcPr>
          <w:p w:rsidR="00A11F25" w:rsidRDefault="00A11F25">
            <w:pPr>
              <w:spacing w:before="60"/>
              <w:rPr>
                <w:rFonts w:ascii="Arial" w:hAnsi="Arial" w:cs="Arial"/>
                <w:sz w:val="16"/>
              </w:rPr>
            </w:pPr>
            <w:r>
              <w:rPr>
                <w:rFonts w:ascii="Arial" w:hAnsi="Arial" w:cs="Arial"/>
                <w:sz w:val="16"/>
              </w:rPr>
              <w:t>3</w:t>
            </w:r>
          </w:p>
        </w:tc>
        <w:tc>
          <w:tcPr>
            <w:tcW w:w="662" w:type="dxa"/>
          </w:tcPr>
          <w:p w:rsidR="00A11F25" w:rsidRDefault="00A11F25">
            <w:pPr>
              <w:spacing w:before="60"/>
              <w:rPr>
                <w:rFonts w:ascii="Arial" w:hAnsi="Arial" w:cs="Arial"/>
                <w:sz w:val="16"/>
              </w:rPr>
            </w:pPr>
            <w:r>
              <w:rPr>
                <w:rFonts w:ascii="Arial" w:hAnsi="Arial" w:cs="Arial"/>
                <w:sz w:val="16"/>
              </w:rPr>
              <w:t>3.0</w:t>
            </w:r>
          </w:p>
        </w:tc>
        <w:tc>
          <w:tcPr>
            <w:tcW w:w="6210" w:type="dxa"/>
          </w:tcPr>
          <w:p w:rsidR="00A11F25" w:rsidRDefault="00A11F25">
            <w:pPr>
              <w:spacing w:before="60"/>
              <w:rPr>
                <w:rFonts w:ascii="Arial" w:hAnsi="Arial" w:cs="Arial"/>
                <w:sz w:val="16"/>
              </w:rPr>
            </w:pPr>
            <w:r>
              <w:rPr>
                <w:rFonts w:ascii="Arial" w:hAnsi="Arial" w:cs="Arial"/>
                <w:sz w:val="16"/>
              </w:rPr>
              <w:t>Added Trns2 function to initialize startup sequence</w:t>
            </w:r>
          </w:p>
        </w:tc>
        <w:tc>
          <w:tcPr>
            <w:tcW w:w="1080" w:type="dxa"/>
          </w:tcPr>
          <w:p w:rsidR="00A11F25" w:rsidRDefault="00A11F25" w:rsidP="00B7620D">
            <w:pPr>
              <w:spacing w:before="60"/>
              <w:rPr>
                <w:rFonts w:ascii="Arial" w:hAnsi="Arial" w:cs="Arial"/>
                <w:sz w:val="16"/>
              </w:rPr>
            </w:pPr>
            <w:r>
              <w:rPr>
                <w:rFonts w:ascii="Arial" w:hAnsi="Arial" w:cs="Arial"/>
                <w:sz w:val="16"/>
              </w:rPr>
              <w:t>27-Sep-12</w:t>
            </w:r>
          </w:p>
        </w:tc>
        <w:tc>
          <w:tcPr>
            <w:tcW w:w="1105" w:type="dxa"/>
          </w:tcPr>
          <w:p w:rsidR="00A11F25" w:rsidRDefault="00A11F25">
            <w:pPr>
              <w:spacing w:before="60"/>
              <w:rPr>
                <w:rFonts w:ascii="Arial" w:hAnsi="Arial" w:cs="Arial"/>
                <w:sz w:val="16"/>
              </w:rPr>
            </w:pPr>
            <w:r>
              <w:rPr>
                <w:rFonts w:ascii="Arial" w:hAnsi="Arial" w:cs="Arial"/>
                <w:sz w:val="16"/>
              </w:rPr>
              <w:t>OT</w:t>
            </w:r>
          </w:p>
        </w:tc>
      </w:tr>
      <w:tr w:rsidR="00B8118F">
        <w:tc>
          <w:tcPr>
            <w:tcW w:w="616" w:type="dxa"/>
          </w:tcPr>
          <w:p w:rsidR="00B8118F" w:rsidRDefault="00B8118F">
            <w:pPr>
              <w:spacing w:before="60"/>
              <w:rPr>
                <w:rFonts w:ascii="Arial" w:hAnsi="Arial" w:cs="Arial"/>
                <w:sz w:val="16"/>
              </w:rPr>
            </w:pPr>
            <w:r>
              <w:rPr>
                <w:rFonts w:ascii="Arial" w:hAnsi="Arial" w:cs="Arial"/>
                <w:sz w:val="16"/>
              </w:rPr>
              <w:t>4</w:t>
            </w:r>
          </w:p>
        </w:tc>
        <w:tc>
          <w:tcPr>
            <w:tcW w:w="662" w:type="dxa"/>
          </w:tcPr>
          <w:p w:rsidR="00B8118F" w:rsidRDefault="00B8118F">
            <w:pPr>
              <w:spacing w:before="60"/>
              <w:rPr>
                <w:rFonts w:ascii="Arial" w:hAnsi="Arial" w:cs="Arial"/>
                <w:sz w:val="16"/>
              </w:rPr>
            </w:pPr>
            <w:r>
              <w:rPr>
                <w:rFonts w:ascii="Arial" w:hAnsi="Arial" w:cs="Arial"/>
                <w:sz w:val="16"/>
              </w:rPr>
              <w:t>4.0</w:t>
            </w:r>
          </w:p>
        </w:tc>
        <w:tc>
          <w:tcPr>
            <w:tcW w:w="6210" w:type="dxa"/>
          </w:tcPr>
          <w:p w:rsidR="00B8118F" w:rsidRDefault="00B8118F">
            <w:pPr>
              <w:spacing w:before="60"/>
              <w:rPr>
                <w:rFonts w:ascii="Arial" w:hAnsi="Arial" w:cs="Arial"/>
                <w:sz w:val="16"/>
              </w:rPr>
            </w:pPr>
            <w:r>
              <w:rPr>
                <w:rFonts w:ascii="Arial" w:hAnsi="Arial" w:cs="Arial"/>
                <w:sz w:val="16"/>
              </w:rPr>
              <w:t>Anomaly 3912 – write outputs in all branches</w:t>
            </w:r>
          </w:p>
        </w:tc>
        <w:tc>
          <w:tcPr>
            <w:tcW w:w="1080" w:type="dxa"/>
          </w:tcPr>
          <w:p w:rsidR="00B8118F" w:rsidRDefault="00B8118F" w:rsidP="00B7620D">
            <w:pPr>
              <w:spacing w:before="60"/>
              <w:rPr>
                <w:rFonts w:ascii="Arial" w:hAnsi="Arial" w:cs="Arial"/>
                <w:sz w:val="16"/>
              </w:rPr>
            </w:pPr>
            <w:r>
              <w:rPr>
                <w:rFonts w:ascii="Arial" w:hAnsi="Arial" w:cs="Arial"/>
                <w:sz w:val="16"/>
              </w:rPr>
              <w:t>24-Oct-12</w:t>
            </w:r>
          </w:p>
        </w:tc>
        <w:tc>
          <w:tcPr>
            <w:tcW w:w="1105" w:type="dxa"/>
          </w:tcPr>
          <w:p w:rsidR="00B8118F" w:rsidRDefault="00B8118F">
            <w:pPr>
              <w:spacing w:before="60"/>
              <w:rPr>
                <w:rFonts w:ascii="Arial" w:hAnsi="Arial" w:cs="Arial"/>
                <w:sz w:val="16"/>
              </w:rPr>
            </w:pPr>
            <w:r>
              <w:rPr>
                <w:rFonts w:ascii="Arial" w:hAnsi="Arial" w:cs="Arial"/>
                <w:sz w:val="16"/>
              </w:rPr>
              <w:t>OT</w:t>
            </w:r>
          </w:p>
        </w:tc>
      </w:tr>
      <w:tr w:rsidR="00E360DA">
        <w:tc>
          <w:tcPr>
            <w:tcW w:w="616" w:type="dxa"/>
          </w:tcPr>
          <w:p w:rsidR="00E360DA" w:rsidRDefault="00E360DA">
            <w:pPr>
              <w:spacing w:before="60"/>
              <w:rPr>
                <w:rFonts w:ascii="Arial" w:hAnsi="Arial" w:cs="Arial"/>
                <w:sz w:val="16"/>
              </w:rPr>
            </w:pPr>
            <w:r>
              <w:rPr>
                <w:rFonts w:ascii="Arial" w:hAnsi="Arial" w:cs="Arial"/>
                <w:sz w:val="16"/>
              </w:rPr>
              <w:t>5</w:t>
            </w:r>
          </w:p>
        </w:tc>
        <w:tc>
          <w:tcPr>
            <w:tcW w:w="662" w:type="dxa"/>
          </w:tcPr>
          <w:p w:rsidR="00E360DA" w:rsidRDefault="00E360DA">
            <w:pPr>
              <w:spacing w:before="60"/>
              <w:rPr>
                <w:rFonts w:ascii="Arial" w:hAnsi="Arial" w:cs="Arial"/>
                <w:sz w:val="16"/>
              </w:rPr>
            </w:pPr>
            <w:r>
              <w:rPr>
                <w:rFonts w:ascii="Arial" w:hAnsi="Arial" w:cs="Arial"/>
                <w:sz w:val="16"/>
              </w:rPr>
              <w:t>5.0</w:t>
            </w:r>
          </w:p>
        </w:tc>
        <w:tc>
          <w:tcPr>
            <w:tcW w:w="6210" w:type="dxa"/>
          </w:tcPr>
          <w:p w:rsidR="00E360DA" w:rsidRDefault="00E360DA">
            <w:pPr>
              <w:spacing w:before="60"/>
              <w:rPr>
                <w:rFonts w:ascii="Arial" w:hAnsi="Arial" w:cs="Arial"/>
                <w:sz w:val="16"/>
              </w:rPr>
            </w:pPr>
            <w:r>
              <w:rPr>
                <w:rFonts w:ascii="Arial" w:hAnsi="Arial" w:cs="Arial"/>
                <w:sz w:val="16"/>
              </w:rPr>
              <w:t>Added checkpoint statements</w:t>
            </w:r>
          </w:p>
        </w:tc>
        <w:tc>
          <w:tcPr>
            <w:tcW w:w="1080" w:type="dxa"/>
          </w:tcPr>
          <w:p w:rsidR="00E360DA" w:rsidRDefault="00E360DA" w:rsidP="00B7620D">
            <w:pPr>
              <w:spacing w:before="60"/>
              <w:rPr>
                <w:rFonts w:ascii="Arial" w:hAnsi="Arial" w:cs="Arial"/>
                <w:sz w:val="16"/>
              </w:rPr>
            </w:pPr>
            <w:r>
              <w:rPr>
                <w:rFonts w:ascii="Arial" w:hAnsi="Arial" w:cs="Arial"/>
                <w:sz w:val="16"/>
              </w:rPr>
              <w:t>21-Nov-12</w:t>
            </w:r>
          </w:p>
        </w:tc>
        <w:tc>
          <w:tcPr>
            <w:tcW w:w="1105" w:type="dxa"/>
          </w:tcPr>
          <w:p w:rsidR="00E360DA" w:rsidRDefault="00E360DA">
            <w:pPr>
              <w:spacing w:before="60"/>
              <w:rPr>
                <w:rFonts w:ascii="Arial" w:hAnsi="Arial" w:cs="Arial"/>
                <w:sz w:val="16"/>
              </w:rPr>
            </w:pPr>
            <w:r>
              <w:rPr>
                <w:rFonts w:ascii="Arial" w:hAnsi="Arial" w:cs="Arial"/>
                <w:sz w:val="16"/>
              </w:rPr>
              <w:t>OT</w:t>
            </w:r>
          </w:p>
        </w:tc>
      </w:tr>
      <w:tr w:rsidR="00A828ED">
        <w:trPr>
          <w:ins w:id="188" w:author="nzt9hv" w:date="2013-02-28T10:25:00Z"/>
        </w:trPr>
        <w:tc>
          <w:tcPr>
            <w:tcW w:w="616" w:type="dxa"/>
          </w:tcPr>
          <w:p w:rsidR="00A828ED" w:rsidRDefault="00A828ED">
            <w:pPr>
              <w:spacing w:before="60"/>
              <w:rPr>
                <w:ins w:id="189" w:author="nzt9hv" w:date="2013-02-28T10:25:00Z"/>
                <w:rFonts w:ascii="Arial" w:hAnsi="Arial" w:cs="Arial"/>
                <w:sz w:val="16"/>
              </w:rPr>
            </w:pPr>
            <w:ins w:id="190" w:author="nzt9hv" w:date="2013-02-28T10:26:00Z">
              <w:r>
                <w:rPr>
                  <w:rFonts w:ascii="Arial" w:hAnsi="Arial" w:cs="Arial"/>
                  <w:sz w:val="16"/>
                </w:rPr>
                <w:t>6</w:t>
              </w:r>
            </w:ins>
          </w:p>
        </w:tc>
        <w:tc>
          <w:tcPr>
            <w:tcW w:w="662" w:type="dxa"/>
          </w:tcPr>
          <w:p w:rsidR="00A828ED" w:rsidRDefault="00A828ED">
            <w:pPr>
              <w:spacing w:before="60"/>
              <w:rPr>
                <w:ins w:id="191" w:author="nzt9hv" w:date="2013-02-28T10:25:00Z"/>
                <w:rFonts w:ascii="Arial" w:hAnsi="Arial" w:cs="Arial"/>
                <w:sz w:val="16"/>
              </w:rPr>
            </w:pPr>
            <w:ins w:id="192" w:author="nzt9hv" w:date="2013-02-28T10:26:00Z">
              <w:r>
                <w:rPr>
                  <w:rFonts w:ascii="Arial" w:hAnsi="Arial" w:cs="Arial"/>
                  <w:sz w:val="16"/>
                </w:rPr>
                <w:t>6.0</w:t>
              </w:r>
            </w:ins>
          </w:p>
        </w:tc>
        <w:tc>
          <w:tcPr>
            <w:tcW w:w="6210" w:type="dxa"/>
          </w:tcPr>
          <w:p w:rsidR="00A828ED" w:rsidRDefault="00A828ED">
            <w:pPr>
              <w:spacing w:before="60"/>
              <w:rPr>
                <w:ins w:id="193" w:author="nzt9hv" w:date="2013-02-28T10:25:00Z"/>
                <w:rFonts w:ascii="Arial" w:hAnsi="Arial" w:cs="Arial"/>
                <w:sz w:val="16"/>
              </w:rPr>
            </w:pPr>
            <w:ins w:id="194" w:author="nzt9hv" w:date="2013-02-28T10:27:00Z">
              <w:r w:rsidRPr="00A828ED">
                <w:rPr>
                  <w:rFonts w:ascii="Arial" w:hAnsi="Arial" w:cs="Arial"/>
                  <w:sz w:val="16"/>
                </w:rPr>
                <w:t xml:space="preserve">Updated to version 3 FDD 11B   </w:t>
              </w:r>
            </w:ins>
          </w:p>
        </w:tc>
        <w:tc>
          <w:tcPr>
            <w:tcW w:w="1080" w:type="dxa"/>
          </w:tcPr>
          <w:p w:rsidR="00A828ED" w:rsidRDefault="00A828ED" w:rsidP="00B7620D">
            <w:pPr>
              <w:spacing w:before="60"/>
              <w:rPr>
                <w:ins w:id="195" w:author="nzt9hv" w:date="2013-02-28T10:25:00Z"/>
                <w:rFonts w:ascii="Arial" w:hAnsi="Arial" w:cs="Arial"/>
                <w:sz w:val="16"/>
              </w:rPr>
            </w:pPr>
            <w:ins w:id="196" w:author="nzt9hv" w:date="2013-02-28T10:27:00Z">
              <w:r>
                <w:rPr>
                  <w:rFonts w:ascii="Arial" w:hAnsi="Arial" w:cs="Arial"/>
                  <w:sz w:val="16"/>
                </w:rPr>
                <w:t>28-Feb-13</w:t>
              </w:r>
            </w:ins>
          </w:p>
        </w:tc>
        <w:tc>
          <w:tcPr>
            <w:tcW w:w="1105" w:type="dxa"/>
          </w:tcPr>
          <w:p w:rsidR="00A828ED" w:rsidRDefault="00A828ED">
            <w:pPr>
              <w:spacing w:before="60"/>
              <w:rPr>
                <w:ins w:id="197" w:author="nzt9hv" w:date="2013-02-28T10:25:00Z"/>
                <w:rFonts w:ascii="Arial" w:hAnsi="Arial" w:cs="Arial"/>
                <w:sz w:val="16"/>
              </w:rPr>
            </w:pPr>
            <w:ins w:id="198" w:author="nzt9hv" w:date="2013-02-28T10:27:00Z">
              <w:r>
                <w:rPr>
                  <w:rFonts w:ascii="Arial" w:hAnsi="Arial" w:cs="Arial"/>
                  <w:sz w:val="16"/>
                </w:rPr>
                <w:t>Selva</w:t>
              </w:r>
            </w:ins>
          </w:p>
        </w:tc>
      </w:tr>
      <w:tr w:rsidR="00E6617F">
        <w:trPr>
          <w:ins w:id="199" w:author="nzt9hv" w:date="2013-03-01T14:27:00Z"/>
        </w:trPr>
        <w:tc>
          <w:tcPr>
            <w:tcW w:w="616" w:type="dxa"/>
          </w:tcPr>
          <w:p w:rsidR="00E6617F" w:rsidRDefault="00E6617F">
            <w:pPr>
              <w:spacing w:before="60"/>
              <w:rPr>
                <w:ins w:id="200" w:author="nzt9hv" w:date="2013-03-01T14:27:00Z"/>
                <w:rFonts w:ascii="Arial" w:hAnsi="Arial" w:cs="Arial"/>
                <w:sz w:val="16"/>
              </w:rPr>
            </w:pPr>
            <w:ins w:id="201" w:author="nzt9hv" w:date="2013-03-01T14:27:00Z">
              <w:r>
                <w:rPr>
                  <w:rFonts w:ascii="Arial" w:hAnsi="Arial" w:cs="Arial"/>
                  <w:sz w:val="16"/>
                </w:rPr>
                <w:t>7</w:t>
              </w:r>
            </w:ins>
          </w:p>
        </w:tc>
        <w:tc>
          <w:tcPr>
            <w:tcW w:w="662" w:type="dxa"/>
          </w:tcPr>
          <w:p w:rsidR="00E6617F" w:rsidRDefault="00E6617F">
            <w:pPr>
              <w:spacing w:before="60"/>
              <w:rPr>
                <w:ins w:id="202" w:author="nzt9hv" w:date="2013-03-01T14:27:00Z"/>
                <w:rFonts w:ascii="Arial" w:hAnsi="Arial" w:cs="Arial"/>
                <w:sz w:val="16"/>
              </w:rPr>
            </w:pPr>
            <w:ins w:id="203" w:author="nzt9hv" w:date="2013-03-01T14:27:00Z">
              <w:r>
                <w:rPr>
                  <w:rFonts w:ascii="Arial" w:hAnsi="Arial" w:cs="Arial"/>
                  <w:sz w:val="16"/>
                </w:rPr>
                <w:t>7.0</w:t>
              </w:r>
            </w:ins>
          </w:p>
        </w:tc>
        <w:tc>
          <w:tcPr>
            <w:tcW w:w="6210" w:type="dxa"/>
          </w:tcPr>
          <w:p w:rsidR="00E6617F" w:rsidRPr="00A828ED" w:rsidRDefault="00E6617F">
            <w:pPr>
              <w:spacing w:before="60"/>
              <w:rPr>
                <w:ins w:id="204" w:author="nzt9hv" w:date="2013-03-01T14:27:00Z"/>
                <w:rFonts w:ascii="Arial" w:hAnsi="Arial" w:cs="Arial"/>
                <w:sz w:val="16"/>
              </w:rPr>
            </w:pPr>
            <w:ins w:id="205" w:author="nzt9hv" w:date="2013-03-01T14:27:00Z">
              <w:r w:rsidRPr="00E6617F">
                <w:rPr>
                  <w:rFonts w:ascii="Arial" w:hAnsi="Arial" w:cs="Arial"/>
                  <w:sz w:val="16"/>
                </w:rPr>
                <w:t>Set RunTimeFaultAcc_Cnt_M_u16 to zero  in tans 2</w:t>
              </w:r>
            </w:ins>
          </w:p>
        </w:tc>
        <w:tc>
          <w:tcPr>
            <w:tcW w:w="1080" w:type="dxa"/>
          </w:tcPr>
          <w:p w:rsidR="00E6617F" w:rsidRDefault="00E6617F" w:rsidP="00B7620D">
            <w:pPr>
              <w:spacing w:before="60"/>
              <w:rPr>
                <w:ins w:id="206" w:author="nzt9hv" w:date="2013-03-01T14:27:00Z"/>
                <w:rFonts w:ascii="Arial" w:hAnsi="Arial" w:cs="Arial"/>
                <w:sz w:val="16"/>
              </w:rPr>
            </w:pPr>
            <w:ins w:id="207" w:author="nzt9hv" w:date="2013-03-01T14:27:00Z">
              <w:r>
                <w:rPr>
                  <w:rFonts w:ascii="Arial" w:hAnsi="Arial" w:cs="Arial"/>
                  <w:sz w:val="16"/>
                </w:rPr>
                <w:t>1-Mar-13</w:t>
              </w:r>
            </w:ins>
          </w:p>
        </w:tc>
        <w:tc>
          <w:tcPr>
            <w:tcW w:w="1105" w:type="dxa"/>
          </w:tcPr>
          <w:p w:rsidR="00E6617F" w:rsidRDefault="00E6617F">
            <w:pPr>
              <w:spacing w:before="60"/>
              <w:rPr>
                <w:ins w:id="208" w:author="nzt9hv" w:date="2013-03-01T14:27:00Z"/>
                <w:rFonts w:ascii="Arial" w:hAnsi="Arial" w:cs="Arial"/>
                <w:sz w:val="16"/>
              </w:rPr>
            </w:pPr>
            <w:ins w:id="209" w:author="nzt9hv" w:date="2013-03-01T14:27:00Z">
              <w:r>
                <w:rPr>
                  <w:rFonts w:ascii="Arial" w:hAnsi="Arial" w:cs="Arial"/>
                  <w:sz w:val="16"/>
                </w:rPr>
                <w:t>Selva</w:t>
              </w:r>
            </w:ins>
          </w:p>
        </w:tc>
      </w:tr>
      <w:tr w:rsidR="00B0757B">
        <w:trPr>
          <w:ins w:id="210" w:author="wz7x3j" w:date="2013-05-29T22:55:00Z"/>
        </w:trPr>
        <w:tc>
          <w:tcPr>
            <w:tcW w:w="616" w:type="dxa"/>
          </w:tcPr>
          <w:p w:rsidR="00B0757B" w:rsidRDefault="00B0757B">
            <w:pPr>
              <w:spacing w:before="60"/>
              <w:rPr>
                <w:ins w:id="211" w:author="wz7x3j" w:date="2013-05-29T22:55:00Z"/>
                <w:rFonts w:ascii="Arial" w:hAnsi="Arial" w:cs="Arial"/>
                <w:sz w:val="16"/>
              </w:rPr>
            </w:pPr>
            <w:ins w:id="212" w:author="wz7x3j" w:date="2013-05-29T22:55:00Z">
              <w:r>
                <w:rPr>
                  <w:rFonts w:ascii="Arial" w:hAnsi="Arial" w:cs="Arial"/>
                  <w:sz w:val="16"/>
                </w:rPr>
                <w:t>8</w:t>
              </w:r>
            </w:ins>
          </w:p>
        </w:tc>
        <w:tc>
          <w:tcPr>
            <w:tcW w:w="662" w:type="dxa"/>
          </w:tcPr>
          <w:p w:rsidR="00B0757B" w:rsidRDefault="00B0757B">
            <w:pPr>
              <w:spacing w:before="60"/>
              <w:rPr>
                <w:ins w:id="213" w:author="wz7x3j" w:date="2013-05-29T22:55:00Z"/>
                <w:rFonts w:ascii="Arial" w:hAnsi="Arial" w:cs="Arial"/>
                <w:sz w:val="16"/>
              </w:rPr>
            </w:pPr>
            <w:ins w:id="214" w:author="wz7x3j" w:date="2013-05-29T22:56:00Z">
              <w:r>
                <w:rPr>
                  <w:rFonts w:ascii="Arial" w:hAnsi="Arial" w:cs="Arial"/>
                  <w:sz w:val="16"/>
                </w:rPr>
                <w:t>8.0</w:t>
              </w:r>
            </w:ins>
          </w:p>
        </w:tc>
        <w:tc>
          <w:tcPr>
            <w:tcW w:w="6210" w:type="dxa"/>
          </w:tcPr>
          <w:p w:rsidR="00B0757B" w:rsidRPr="00E6617F" w:rsidRDefault="00B0757B" w:rsidP="00B0757B">
            <w:pPr>
              <w:spacing w:before="60"/>
              <w:rPr>
                <w:ins w:id="215" w:author="wz7x3j" w:date="2013-05-29T22:55:00Z"/>
                <w:rFonts w:ascii="Arial" w:hAnsi="Arial" w:cs="Arial"/>
                <w:sz w:val="16"/>
              </w:rPr>
            </w:pPr>
            <w:ins w:id="216" w:author="wz7x3j" w:date="2013-05-29T22:56:00Z">
              <w:r>
                <w:rPr>
                  <w:rFonts w:ascii="Arial" w:hAnsi="Arial" w:cs="Arial"/>
                  <w:sz w:val="16"/>
                </w:rPr>
                <w:t xml:space="preserve">Anomaly </w:t>
              </w:r>
              <w:r w:rsidR="008E5B01">
                <w:rPr>
                  <w:rFonts w:ascii="Arial" w:hAnsi="Arial" w:cs="Arial"/>
                  <w:sz w:val="16"/>
                </w:rPr>
                <w:t>5092 – add power disconnect configurable parameter</w:t>
              </w:r>
            </w:ins>
          </w:p>
        </w:tc>
        <w:tc>
          <w:tcPr>
            <w:tcW w:w="1080" w:type="dxa"/>
          </w:tcPr>
          <w:p w:rsidR="00B0757B" w:rsidRDefault="008E5B01" w:rsidP="00B7620D">
            <w:pPr>
              <w:spacing w:before="60"/>
              <w:rPr>
                <w:ins w:id="217" w:author="wz7x3j" w:date="2013-05-29T22:55:00Z"/>
                <w:rFonts w:ascii="Arial" w:hAnsi="Arial" w:cs="Arial"/>
                <w:sz w:val="16"/>
              </w:rPr>
            </w:pPr>
            <w:ins w:id="218" w:author="wz7x3j" w:date="2013-05-29T22:57:00Z">
              <w:r>
                <w:rPr>
                  <w:rFonts w:ascii="Arial" w:hAnsi="Arial" w:cs="Arial"/>
                  <w:sz w:val="16"/>
                </w:rPr>
                <w:t>29-May-13</w:t>
              </w:r>
            </w:ins>
          </w:p>
        </w:tc>
        <w:tc>
          <w:tcPr>
            <w:tcW w:w="1105" w:type="dxa"/>
          </w:tcPr>
          <w:p w:rsidR="00B0757B" w:rsidRDefault="008E5B01">
            <w:pPr>
              <w:spacing w:before="60"/>
              <w:rPr>
                <w:ins w:id="219" w:author="wz7x3j" w:date="2013-05-29T22:55:00Z"/>
                <w:rFonts w:ascii="Arial" w:hAnsi="Arial" w:cs="Arial"/>
                <w:sz w:val="16"/>
              </w:rPr>
            </w:pPr>
            <w:ins w:id="220" w:author="wz7x3j" w:date="2013-05-29T22:57:00Z">
              <w:r>
                <w:rPr>
                  <w:rFonts w:ascii="Arial" w:hAnsi="Arial" w:cs="Arial"/>
                  <w:sz w:val="16"/>
                </w:rPr>
                <w:t>BDO</w:t>
              </w:r>
            </w:ins>
          </w:p>
        </w:tc>
      </w:tr>
      <w:tr w:rsidR="00230E33">
        <w:trPr>
          <w:ins w:id="221" w:author="wz7x3j" w:date="2013-06-04T15:37:00Z"/>
        </w:trPr>
        <w:tc>
          <w:tcPr>
            <w:tcW w:w="616" w:type="dxa"/>
          </w:tcPr>
          <w:p w:rsidR="00230E33" w:rsidRDefault="00230E33">
            <w:pPr>
              <w:spacing w:before="60"/>
              <w:rPr>
                <w:ins w:id="222" w:author="wz7x3j" w:date="2013-06-04T15:37:00Z"/>
                <w:rFonts w:ascii="Arial" w:hAnsi="Arial" w:cs="Arial"/>
                <w:sz w:val="16"/>
              </w:rPr>
            </w:pPr>
            <w:ins w:id="223" w:author="wz7x3j" w:date="2013-06-04T15:39:00Z">
              <w:r>
                <w:rPr>
                  <w:rFonts w:ascii="Arial" w:hAnsi="Arial" w:cs="Arial"/>
                  <w:sz w:val="16"/>
                </w:rPr>
                <w:t>9</w:t>
              </w:r>
            </w:ins>
          </w:p>
        </w:tc>
        <w:tc>
          <w:tcPr>
            <w:tcW w:w="662" w:type="dxa"/>
          </w:tcPr>
          <w:p w:rsidR="00230E33" w:rsidRDefault="00230E33">
            <w:pPr>
              <w:spacing w:before="60"/>
              <w:rPr>
                <w:ins w:id="224" w:author="wz7x3j" w:date="2013-06-04T15:37:00Z"/>
                <w:rFonts w:ascii="Arial" w:hAnsi="Arial" w:cs="Arial"/>
                <w:sz w:val="16"/>
              </w:rPr>
            </w:pPr>
            <w:ins w:id="225" w:author="wz7x3j" w:date="2013-06-04T15:39:00Z">
              <w:r>
                <w:rPr>
                  <w:rFonts w:ascii="Arial" w:hAnsi="Arial" w:cs="Arial"/>
                  <w:sz w:val="16"/>
                </w:rPr>
                <w:t>9.0</w:t>
              </w:r>
            </w:ins>
          </w:p>
        </w:tc>
        <w:tc>
          <w:tcPr>
            <w:tcW w:w="6210" w:type="dxa"/>
          </w:tcPr>
          <w:p w:rsidR="00230E33" w:rsidRDefault="00230E33" w:rsidP="00B0757B">
            <w:pPr>
              <w:spacing w:before="60"/>
              <w:rPr>
                <w:ins w:id="226" w:author="wz7x3j" w:date="2013-06-04T15:37:00Z"/>
                <w:rFonts w:ascii="Arial" w:hAnsi="Arial" w:cs="Arial"/>
                <w:sz w:val="16"/>
              </w:rPr>
            </w:pPr>
            <w:ins w:id="227" w:author="wz7x3j" w:date="2013-06-04T15:38:00Z">
              <w:r>
                <w:rPr>
                  <w:rFonts w:ascii="Arial" w:hAnsi="Arial" w:cs="Arial"/>
                  <w:sz w:val="16"/>
                </w:rPr>
                <w:t xml:space="preserve">Anomaly 5122 </w:t>
              </w:r>
            </w:ins>
            <w:ins w:id="228" w:author="wz7x3j" w:date="2013-06-04T15:39:00Z">
              <w:r>
                <w:rPr>
                  <w:rFonts w:ascii="Arial" w:hAnsi="Arial" w:cs="Arial"/>
                  <w:sz w:val="16"/>
                </w:rPr>
                <w:t>–</w:t>
              </w:r>
            </w:ins>
            <w:ins w:id="229" w:author="wz7x3j" w:date="2013-06-04T15:38:00Z">
              <w:r>
                <w:rPr>
                  <w:rFonts w:ascii="Arial" w:hAnsi="Arial" w:cs="Arial"/>
                  <w:sz w:val="16"/>
                </w:rPr>
                <w:t xml:space="preserve"> updates </w:t>
              </w:r>
            </w:ins>
            <w:ins w:id="230" w:author="wz7x3j" w:date="2013-06-04T15:39:00Z">
              <w:r>
                <w:rPr>
                  <w:rFonts w:ascii="Arial" w:hAnsi="Arial" w:cs="Arial"/>
                  <w:sz w:val="16"/>
                </w:rPr>
                <w:t>to address integration issues</w:t>
              </w:r>
            </w:ins>
          </w:p>
        </w:tc>
        <w:tc>
          <w:tcPr>
            <w:tcW w:w="1080" w:type="dxa"/>
          </w:tcPr>
          <w:p w:rsidR="00230E33" w:rsidRDefault="00230E33" w:rsidP="00230E33">
            <w:pPr>
              <w:spacing w:before="60"/>
              <w:rPr>
                <w:ins w:id="231" w:author="wz7x3j" w:date="2013-06-04T15:37:00Z"/>
                <w:rFonts w:ascii="Arial" w:hAnsi="Arial" w:cs="Arial"/>
                <w:sz w:val="16"/>
              </w:rPr>
            </w:pPr>
            <w:ins w:id="232" w:author="wz7x3j" w:date="2013-06-04T15:39:00Z">
              <w:r>
                <w:rPr>
                  <w:rFonts w:ascii="Arial" w:hAnsi="Arial" w:cs="Arial"/>
                  <w:sz w:val="16"/>
                </w:rPr>
                <w:t>04-June-13</w:t>
              </w:r>
            </w:ins>
          </w:p>
        </w:tc>
        <w:tc>
          <w:tcPr>
            <w:tcW w:w="1105" w:type="dxa"/>
          </w:tcPr>
          <w:p w:rsidR="00230E33" w:rsidRDefault="00230E33">
            <w:pPr>
              <w:spacing w:before="60"/>
              <w:rPr>
                <w:ins w:id="233" w:author="wz7x3j" w:date="2013-06-04T15:37:00Z"/>
                <w:rFonts w:ascii="Arial" w:hAnsi="Arial" w:cs="Arial"/>
                <w:sz w:val="16"/>
              </w:rPr>
            </w:pPr>
            <w:ins w:id="234" w:author="wz7x3j" w:date="2013-06-04T15:39:00Z">
              <w:r>
                <w:rPr>
                  <w:rFonts w:ascii="Arial" w:hAnsi="Arial" w:cs="Arial"/>
                  <w:sz w:val="16"/>
                </w:rPr>
                <w:t>BDO</w:t>
              </w:r>
            </w:ins>
          </w:p>
        </w:tc>
      </w:tr>
      <w:tr w:rsidR="00B35558">
        <w:trPr>
          <w:ins w:id="235" w:author="wz7x3j" w:date="2013-06-05T11:45:00Z"/>
        </w:trPr>
        <w:tc>
          <w:tcPr>
            <w:tcW w:w="616" w:type="dxa"/>
          </w:tcPr>
          <w:p w:rsidR="00B35558" w:rsidRDefault="00B35558">
            <w:pPr>
              <w:spacing w:before="60"/>
              <w:rPr>
                <w:ins w:id="236" w:author="wz7x3j" w:date="2013-06-05T11:45:00Z"/>
                <w:rFonts w:ascii="Arial" w:hAnsi="Arial" w:cs="Arial"/>
                <w:sz w:val="16"/>
              </w:rPr>
            </w:pPr>
            <w:ins w:id="237" w:author="wz7x3j" w:date="2013-06-05T11:45:00Z">
              <w:r>
                <w:rPr>
                  <w:rFonts w:ascii="Arial" w:hAnsi="Arial" w:cs="Arial"/>
                  <w:sz w:val="16"/>
                </w:rPr>
                <w:t>10</w:t>
              </w:r>
            </w:ins>
          </w:p>
        </w:tc>
        <w:tc>
          <w:tcPr>
            <w:tcW w:w="662" w:type="dxa"/>
          </w:tcPr>
          <w:p w:rsidR="00B35558" w:rsidRDefault="00B35558">
            <w:pPr>
              <w:spacing w:before="60"/>
              <w:rPr>
                <w:ins w:id="238" w:author="wz7x3j" w:date="2013-06-05T11:45:00Z"/>
                <w:rFonts w:ascii="Arial" w:hAnsi="Arial" w:cs="Arial"/>
                <w:sz w:val="16"/>
              </w:rPr>
            </w:pPr>
            <w:ins w:id="239" w:author="wz7x3j" w:date="2013-06-05T11:45:00Z">
              <w:r>
                <w:rPr>
                  <w:rFonts w:ascii="Arial" w:hAnsi="Arial" w:cs="Arial"/>
                  <w:sz w:val="16"/>
                </w:rPr>
                <w:t>10.0</w:t>
              </w:r>
            </w:ins>
          </w:p>
        </w:tc>
        <w:tc>
          <w:tcPr>
            <w:tcW w:w="6210" w:type="dxa"/>
          </w:tcPr>
          <w:p w:rsidR="00B35558" w:rsidRDefault="00B35558" w:rsidP="00B0757B">
            <w:pPr>
              <w:spacing w:before="60"/>
              <w:rPr>
                <w:ins w:id="240" w:author="wz7x3j" w:date="2013-06-05T11:45:00Z"/>
                <w:rFonts w:ascii="Arial" w:hAnsi="Arial" w:cs="Arial"/>
                <w:sz w:val="16"/>
              </w:rPr>
            </w:pPr>
            <w:ins w:id="241" w:author="wz7x3j" w:date="2013-06-05T11:45:00Z">
              <w:r w:rsidRPr="00B35558">
                <w:rPr>
                  <w:rFonts w:ascii="Arial" w:hAnsi="Arial" w:cs="Arial"/>
                  <w:sz w:val="16"/>
                </w:rPr>
                <w:t>Set PwrDiscATestComplete in BULKCAP_PRECHARGE state for Configuration A</w:t>
              </w:r>
            </w:ins>
          </w:p>
        </w:tc>
        <w:tc>
          <w:tcPr>
            <w:tcW w:w="1080" w:type="dxa"/>
          </w:tcPr>
          <w:p w:rsidR="00B35558" w:rsidRDefault="00B35558" w:rsidP="00B35558">
            <w:pPr>
              <w:spacing w:before="60"/>
              <w:rPr>
                <w:ins w:id="242" w:author="wz7x3j" w:date="2013-06-05T11:45:00Z"/>
                <w:rFonts w:ascii="Arial" w:hAnsi="Arial" w:cs="Arial"/>
                <w:sz w:val="16"/>
              </w:rPr>
            </w:pPr>
            <w:ins w:id="243" w:author="wz7x3j" w:date="2013-06-05T11:45:00Z">
              <w:r>
                <w:rPr>
                  <w:rFonts w:ascii="Arial" w:hAnsi="Arial" w:cs="Arial"/>
                  <w:sz w:val="16"/>
                </w:rPr>
                <w:t>05-June-13</w:t>
              </w:r>
            </w:ins>
          </w:p>
        </w:tc>
        <w:tc>
          <w:tcPr>
            <w:tcW w:w="1105" w:type="dxa"/>
          </w:tcPr>
          <w:p w:rsidR="00B35558" w:rsidRDefault="00B35558">
            <w:pPr>
              <w:spacing w:before="60"/>
              <w:rPr>
                <w:ins w:id="244" w:author="wz7x3j" w:date="2013-06-05T11:45:00Z"/>
                <w:rFonts w:ascii="Arial" w:hAnsi="Arial" w:cs="Arial"/>
                <w:sz w:val="16"/>
              </w:rPr>
            </w:pPr>
            <w:ins w:id="245" w:author="wz7x3j" w:date="2013-06-05T11:45:00Z">
              <w:r>
                <w:rPr>
                  <w:rFonts w:ascii="Arial" w:hAnsi="Arial" w:cs="Arial"/>
                  <w:sz w:val="16"/>
                </w:rPr>
                <w:t>BDO</w:t>
              </w:r>
            </w:ins>
          </w:p>
        </w:tc>
      </w:tr>
      <w:tr w:rsidR="00F0238A">
        <w:trPr>
          <w:ins w:id="246" w:author="wz7x3j" w:date="2013-06-21T10:47:00Z"/>
        </w:trPr>
        <w:tc>
          <w:tcPr>
            <w:tcW w:w="616" w:type="dxa"/>
          </w:tcPr>
          <w:p w:rsidR="00F0238A" w:rsidRDefault="00F0238A">
            <w:pPr>
              <w:spacing w:before="60"/>
              <w:rPr>
                <w:ins w:id="247" w:author="wz7x3j" w:date="2013-06-21T10:47:00Z"/>
                <w:rFonts w:ascii="Arial" w:hAnsi="Arial" w:cs="Arial"/>
                <w:sz w:val="16"/>
              </w:rPr>
            </w:pPr>
            <w:ins w:id="248" w:author="wz7x3j" w:date="2013-06-21T10:47:00Z">
              <w:r>
                <w:rPr>
                  <w:rFonts w:ascii="Arial" w:hAnsi="Arial" w:cs="Arial"/>
                  <w:sz w:val="16"/>
                </w:rPr>
                <w:t>11</w:t>
              </w:r>
            </w:ins>
          </w:p>
        </w:tc>
        <w:tc>
          <w:tcPr>
            <w:tcW w:w="662" w:type="dxa"/>
          </w:tcPr>
          <w:p w:rsidR="00F0238A" w:rsidRDefault="00F0238A">
            <w:pPr>
              <w:spacing w:before="60"/>
              <w:rPr>
                <w:ins w:id="249" w:author="wz7x3j" w:date="2013-06-21T10:47:00Z"/>
                <w:rFonts w:ascii="Arial" w:hAnsi="Arial" w:cs="Arial"/>
                <w:sz w:val="16"/>
              </w:rPr>
            </w:pPr>
            <w:ins w:id="250" w:author="wz7x3j" w:date="2013-06-21T10:47:00Z">
              <w:r>
                <w:rPr>
                  <w:rFonts w:ascii="Arial" w:hAnsi="Arial" w:cs="Arial"/>
                  <w:sz w:val="16"/>
                </w:rPr>
                <w:t>11.0</w:t>
              </w:r>
            </w:ins>
          </w:p>
        </w:tc>
        <w:tc>
          <w:tcPr>
            <w:tcW w:w="6210" w:type="dxa"/>
          </w:tcPr>
          <w:p w:rsidR="00F0238A" w:rsidRPr="00B35558" w:rsidRDefault="00F0238A" w:rsidP="00F0238A">
            <w:pPr>
              <w:spacing w:before="60"/>
              <w:rPr>
                <w:ins w:id="251" w:author="wz7x3j" w:date="2013-06-21T10:47:00Z"/>
                <w:rFonts w:ascii="Arial" w:hAnsi="Arial" w:cs="Arial"/>
                <w:sz w:val="16"/>
              </w:rPr>
            </w:pPr>
            <w:ins w:id="252" w:author="wz7x3j" w:date="2013-06-21T10:47:00Z">
              <w:r>
                <w:rPr>
                  <w:rFonts w:ascii="Arial" w:hAnsi="Arial" w:cs="Arial"/>
                  <w:sz w:val="16"/>
                </w:rPr>
                <w:t>Updated to add clarification for unit testing.</w:t>
              </w:r>
            </w:ins>
          </w:p>
        </w:tc>
        <w:tc>
          <w:tcPr>
            <w:tcW w:w="1080" w:type="dxa"/>
          </w:tcPr>
          <w:p w:rsidR="00F0238A" w:rsidRDefault="00F0238A" w:rsidP="00B35558">
            <w:pPr>
              <w:spacing w:before="60"/>
              <w:rPr>
                <w:ins w:id="253" w:author="wz7x3j" w:date="2013-06-21T10:47:00Z"/>
                <w:rFonts w:ascii="Arial" w:hAnsi="Arial" w:cs="Arial"/>
                <w:sz w:val="16"/>
              </w:rPr>
            </w:pPr>
            <w:ins w:id="254" w:author="wz7x3j" w:date="2013-06-21T10:48:00Z">
              <w:r>
                <w:rPr>
                  <w:rFonts w:ascii="Arial" w:hAnsi="Arial" w:cs="Arial"/>
                  <w:sz w:val="16"/>
                </w:rPr>
                <w:t>21-June-13</w:t>
              </w:r>
            </w:ins>
          </w:p>
        </w:tc>
        <w:tc>
          <w:tcPr>
            <w:tcW w:w="1105" w:type="dxa"/>
          </w:tcPr>
          <w:p w:rsidR="00F0238A" w:rsidRDefault="00F0238A">
            <w:pPr>
              <w:spacing w:before="60"/>
              <w:rPr>
                <w:ins w:id="255" w:author="wz7x3j" w:date="2013-06-21T10:47:00Z"/>
                <w:rFonts w:ascii="Arial" w:hAnsi="Arial" w:cs="Arial"/>
                <w:sz w:val="16"/>
              </w:rPr>
            </w:pPr>
            <w:ins w:id="256" w:author="wz7x3j" w:date="2013-06-21T10:48:00Z">
              <w:r>
                <w:rPr>
                  <w:rFonts w:ascii="Arial" w:hAnsi="Arial" w:cs="Arial"/>
                  <w:sz w:val="16"/>
                </w:rPr>
                <w:t>BDO</w:t>
              </w:r>
            </w:ins>
          </w:p>
        </w:tc>
      </w:tr>
    </w:tbl>
    <w:p w:rsidR="00230E33" w:rsidRDefault="00230E33">
      <w:pPr>
        <w:rPr>
          <w:ins w:id="257" w:author="wz7x3j" w:date="2013-06-04T15:39:00Z"/>
        </w:rPr>
      </w:pPr>
    </w:p>
    <w:p w:rsidR="00230E33" w:rsidRDefault="00230E33" w:rsidP="00230E33">
      <w:pPr>
        <w:rPr>
          <w:ins w:id="258" w:author="wz7x3j" w:date="2013-06-04T15:39:00Z"/>
        </w:rPr>
      </w:pPr>
    </w:p>
    <w:p w:rsidR="00107819" w:rsidRPr="00230E33" w:rsidRDefault="00230E33" w:rsidP="00230E33">
      <w:pPr>
        <w:tabs>
          <w:tab w:val="left" w:pos="6665"/>
        </w:tabs>
      </w:pPr>
      <w:ins w:id="259" w:author="wz7x3j" w:date="2013-06-04T15:39:00Z">
        <w:r>
          <w:tab/>
        </w:r>
      </w:ins>
    </w:p>
    <w:sectPr w:rsidR="00107819" w:rsidRPr="00230E33" w:rsidSect="00937013">
      <w:headerReference w:type="default" r:id="rId55"/>
      <w:footerReference w:type="default" r:id="rId56"/>
      <w:pgSz w:w="12240" w:h="15840"/>
      <w:pgMar w:top="1440" w:right="1800" w:bottom="1440" w:left="180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47AA1" w:rsidRDefault="00E47AA1">
      <w:r>
        <w:separator/>
      </w:r>
    </w:p>
  </w:endnote>
  <w:endnote w:type="continuationSeparator" w:id="0">
    <w:p w:rsidR="00E47AA1" w:rsidRDefault="00E47AA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ourier New">
    <w:panose1 w:val="02070309020205020404"/>
    <w:charset w:val="00"/>
    <w:family w:val="modern"/>
    <w:pitch w:val="fixed"/>
    <w:sig w:usb0="20002A87" w:usb1="80000000" w:usb2="00000008" w:usb3="00000000" w:csb0="000001FF" w:csb1="00000000"/>
  </w:font>
  <w:font w:name="Times">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2197" w:rsidRDefault="00712197">
    <w:pPr>
      <w:pStyle w:val="Footer"/>
    </w:pPr>
    <w:r>
      <w:rPr>
        <w:snapToGrid w:val="0"/>
      </w:rPr>
      <w:tab/>
    </w:r>
    <w:fldSimple w:instr=" DOCPROPERTY &quot;Company&quot;  \* MERGEFORMAT ">
      <w:r w:rsidRPr="00F05D59">
        <w:rPr>
          <w:rFonts w:ascii="Times" w:hAnsi="Times"/>
          <w:caps/>
          <w:snapToGrid w:val="0"/>
        </w:rPr>
        <w:t>Nexteer</w:t>
      </w:r>
    </w:fldSimple>
    <w:r>
      <w:rPr>
        <w:snapToGrid w:val="0"/>
      </w:rPr>
      <w:t xml:space="preserve"> CONFIDENTIAL</w:t>
    </w:r>
    <w:r>
      <w:rPr>
        <w:snapToGrid w:val="0"/>
      </w:rPr>
      <w:tab/>
    </w:r>
    <w:r w:rsidRPr="001A574F">
      <w:rPr>
        <w:snapToGrid w:val="0"/>
        <w:sz w:val="16"/>
      </w:rPr>
      <w:t xml:space="preserve"> MDD</w:t>
    </w:r>
    <w:r>
      <w:rPr>
        <w:snapToGrid w:val="0"/>
        <w:sz w:val="16"/>
      </w:rPr>
      <w:t xml:space="preserve"> </w:t>
    </w:r>
    <w:r w:rsidRPr="001A574F">
      <w:rPr>
        <w:snapToGrid w:val="0"/>
        <w:sz w:val="16"/>
      </w:rPr>
      <w:t>T</w:t>
    </w:r>
    <w:r>
      <w:rPr>
        <w:snapToGrid w:val="0"/>
        <w:sz w:val="16"/>
      </w:rPr>
      <w:t>emplate EA3, Rev 1.1</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47AA1" w:rsidRDefault="00E47AA1">
      <w:r>
        <w:separator/>
      </w:r>
    </w:p>
  </w:footnote>
  <w:footnote w:type="continuationSeparator" w:id="0">
    <w:p w:rsidR="00E47AA1" w:rsidRDefault="00E47AA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2197" w:rsidRDefault="00712197">
    <w:pPr>
      <w:pStyle w:val="Header"/>
      <w:pBdr>
        <w:bottom w:val="single" w:sz="4" w:space="1" w:color="auto"/>
      </w:pBdr>
      <w:jc w:val="center"/>
      <w:rPr>
        <w:b/>
      </w:rPr>
    </w:pPr>
    <w:r>
      <w:rPr>
        <w:b/>
      </w:rPr>
      <w:t>SOFTWARE MODULE DESIGN SPECIFICATION</w:t>
    </w:r>
  </w:p>
  <w:tbl>
    <w:tblPr>
      <w:tblW w:w="0" w:type="auto"/>
      <w:tblInd w:w="18" w:type="dxa"/>
      <w:tblLayout w:type="fixed"/>
      <w:tblLook w:val="0000"/>
    </w:tblPr>
    <w:tblGrid>
      <w:gridCol w:w="990"/>
      <w:gridCol w:w="1530"/>
      <w:gridCol w:w="1260"/>
      <w:gridCol w:w="2610"/>
      <w:gridCol w:w="1170"/>
      <w:gridCol w:w="1350"/>
    </w:tblGrid>
    <w:tr w:rsidR="00712197">
      <w:trPr>
        <w:cantSplit/>
      </w:trPr>
      <w:tc>
        <w:tcPr>
          <w:tcW w:w="990" w:type="dxa"/>
        </w:tcPr>
        <w:p w:rsidR="00712197" w:rsidRDefault="00712197">
          <w:pPr>
            <w:pStyle w:val="Header"/>
          </w:pPr>
          <w:r>
            <w:t>Title:</w:t>
          </w:r>
        </w:p>
      </w:tc>
      <w:tc>
        <w:tcPr>
          <w:tcW w:w="5400" w:type="dxa"/>
          <w:gridSpan w:val="3"/>
          <w:vMerge w:val="restart"/>
        </w:tcPr>
        <w:p w:rsidR="00712197" w:rsidRDefault="00F04029">
          <w:pPr>
            <w:pStyle w:val="Header"/>
          </w:pPr>
          <w:fldSimple w:instr=" DOCPROPERTY &quot;Document Title&quot;  \* MERGEFORMAT ">
            <w:r w:rsidR="00712197">
              <w:t>Bulk Capacitor Precharge and Power Disconnect</w:t>
            </w:r>
          </w:fldSimple>
        </w:p>
        <w:p w:rsidR="00712197" w:rsidRDefault="00F04029" w:rsidP="001A574F">
          <w:pPr>
            <w:pStyle w:val="Header"/>
            <w:tabs>
              <w:tab w:val="clear" w:pos="4320"/>
              <w:tab w:val="clear" w:pos="8640"/>
              <w:tab w:val="center" w:pos="2592"/>
            </w:tabs>
          </w:pPr>
          <w:fldSimple w:instr=" DOCPROPERTY &quot;Product Line&quot;  \* MERGEFORMAT ">
            <w:r w:rsidR="00712197">
              <w:t>Gen II+ EPS EA3</w:t>
            </w:r>
          </w:fldSimple>
          <w:r w:rsidR="00712197">
            <w:tab/>
          </w:r>
        </w:p>
      </w:tc>
      <w:tc>
        <w:tcPr>
          <w:tcW w:w="1170" w:type="dxa"/>
        </w:tcPr>
        <w:p w:rsidR="00712197" w:rsidRDefault="00712197">
          <w:pPr>
            <w:pStyle w:val="Header"/>
          </w:pPr>
          <w:r>
            <w:t>Revision:</w:t>
          </w:r>
        </w:p>
      </w:tc>
      <w:tc>
        <w:tcPr>
          <w:tcW w:w="1350" w:type="dxa"/>
        </w:tcPr>
        <w:p w:rsidR="00712197" w:rsidRDefault="00712197" w:rsidP="00F0238A">
          <w:pPr>
            <w:pStyle w:val="Header"/>
          </w:pPr>
          <w:ins w:id="260" w:author="wz7x3j" w:date="2013-06-05T11:42:00Z">
            <w:r>
              <w:t>1</w:t>
            </w:r>
          </w:ins>
          <w:ins w:id="261" w:author="wz7x3j" w:date="2013-06-21T10:47:00Z">
            <w:r w:rsidR="00F0238A">
              <w:t>1</w:t>
            </w:r>
          </w:ins>
          <w:fldSimple w:instr=" DOCPROPERTY &quot;MDDRevNum&quot; \* MERGEFORMAT ">
            <w:ins w:id="262" w:author="nzt9hv" w:date="2013-03-01T14:27:00Z">
              <w:del w:id="263" w:author="wz7x3j" w:date="2013-05-29T22:57:00Z">
                <w:r w:rsidDel="008E5B01">
                  <w:delText>7</w:delText>
                </w:r>
              </w:del>
            </w:ins>
            <w:r>
              <w:t>.0</w:t>
            </w:r>
          </w:fldSimple>
        </w:p>
      </w:tc>
    </w:tr>
    <w:tr w:rsidR="00712197">
      <w:trPr>
        <w:cantSplit/>
      </w:trPr>
      <w:tc>
        <w:tcPr>
          <w:tcW w:w="990" w:type="dxa"/>
        </w:tcPr>
        <w:p w:rsidR="00712197" w:rsidRDefault="00712197">
          <w:pPr>
            <w:pStyle w:val="Header"/>
          </w:pPr>
          <w:r>
            <w:t xml:space="preserve">Product:     </w:t>
          </w:r>
        </w:p>
      </w:tc>
      <w:tc>
        <w:tcPr>
          <w:tcW w:w="5400" w:type="dxa"/>
          <w:gridSpan w:val="3"/>
          <w:vMerge/>
        </w:tcPr>
        <w:p w:rsidR="00712197" w:rsidRDefault="00712197">
          <w:pPr>
            <w:pStyle w:val="Header"/>
            <w:jc w:val="center"/>
          </w:pPr>
        </w:p>
      </w:tc>
      <w:tc>
        <w:tcPr>
          <w:tcW w:w="1170" w:type="dxa"/>
        </w:tcPr>
        <w:p w:rsidR="00712197" w:rsidRDefault="00712197">
          <w:pPr>
            <w:pStyle w:val="Header"/>
          </w:pPr>
          <w:r>
            <w:t>Rev. Date:</w:t>
          </w:r>
        </w:p>
      </w:tc>
      <w:tc>
        <w:tcPr>
          <w:tcW w:w="1350" w:type="dxa"/>
        </w:tcPr>
        <w:p w:rsidR="00712197" w:rsidRDefault="00712197" w:rsidP="00F0238A">
          <w:pPr>
            <w:pStyle w:val="Header"/>
          </w:pPr>
          <w:ins w:id="264" w:author="nzt9hv" w:date="2013-02-27T13:23:00Z">
            <w:del w:id="265" w:author="wz7x3j" w:date="2013-06-04T15:38:00Z">
              <w:r w:rsidDel="00230E33">
                <w:delText>2</w:delText>
              </w:r>
            </w:del>
          </w:ins>
          <w:del w:id="266" w:author="wz7x3j" w:date="2013-06-04T15:38:00Z">
            <w:r w:rsidDel="00230E33">
              <w:delText>9</w:delText>
            </w:r>
          </w:del>
          <w:ins w:id="267" w:author="wz7x3j" w:date="2013-06-21T10:48:00Z">
            <w:r w:rsidR="00F0238A">
              <w:t>21</w:t>
            </w:r>
          </w:ins>
          <w:ins w:id="268" w:author="nzt9hv" w:date="2013-02-27T13:23:00Z">
            <w:r>
              <w:t>-</w:t>
            </w:r>
          </w:ins>
          <w:ins w:id="269" w:author="wz7x3j" w:date="2013-06-04T15:38:00Z">
            <w:r>
              <w:t>June</w:t>
            </w:r>
          </w:ins>
          <w:del w:id="270" w:author="wz7x3j" w:date="2013-06-04T15:38:00Z">
            <w:r w:rsidDel="00230E33">
              <w:delText>May</w:delText>
            </w:r>
          </w:del>
          <w:ins w:id="271" w:author="nzt9hv" w:date="2013-02-27T13:23:00Z">
            <w:r>
              <w:t>-1</w:t>
            </w:r>
          </w:ins>
          <w:ins w:id="272" w:author="wz7x3j" w:date="2013-05-29T22:57:00Z">
            <w:r>
              <w:t>3</w:t>
            </w:r>
          </w:ins>
        </w:p>
      </w:tc>
    </w:tr>
    <w:tr w:rsidR="00712197">
      <w:trPr>
        <w:cantSplit/>
      </w:trPr>
      <w:tc>
        <w:tcPr>
          <w:tcW w:w="990" w:type="dxa"/>
        </w:tcPr>
        <w:p w:rsidR="00712197" w:rsidRDefault="00712197">
          <w:pPr>
            <w:pStyle w:val="Header"/>
          </w:pPr>
          <w:r>
            <w:t>Group:</w:t>
          </w:r>
        </w:p>
      </w:tc>
      <w:tc>
        <w:tcPr>
          <w:tcW w:w="1530" w:type="dxa"/>
        </w:tcPr>
        <w:p w:rsidR="00712197" w:rsidRDefault="00712197">
          <w:pPr>
            <w:pStyle w:val="Header"/>
          </w:pPr>
          <w:r>
            <w:t>ESG</w:t>
          </w:r>
        </w:p>
      </w:tc>
      <w:tc>
        <w:tcPr>
          <w:tcW w:w="1260" w:type="dxa"/>
        </w:tcPr>
        <w:p w:rsidR="00712197" w:rsidRDefault="00712197">
          <w:pPr>
            <w:pStyle w:val="Header"/>
          </w:pPr>
          <w:r>
            <w:t>Originator:</w:t>
          </w:r>
        </w:p>
      </w:tc>
      <w:tc>
        <w:tcPr>
          <w:tcW w:w="2610" w:type="dxa"/>
        </w:tcPr>
        <w:p w:rsidR="00712197" w:rsidRDefault="00F04029" w:rsidP="008E5B01">
          <w:pPr>
            <w:pStyle w:val="Header"/>
          </w:pPr>
          <w:del w:id="273" w:author="nzt9hv" w:date="2013-02-27T13:23:00Z">
            <w:r w:rsidDel="0085435C">
              <w:fldChar w:fldCharType="begin"/>
            </w:r>
            <w:r w:rsidR="00712197" w:rsidDel="0085435C">
              <w:delInstrText xml:space="preserve"> USERNAME  \* MERGEFORMAT </w:delInstrText>
            </w:r>
            <w:r w:rsidDel="0085435C">
              <w:fldChar w:fldCharType="separate"/>
            </w:r>
            <w:r w:rsidR="00712197" w:rsidDel="0085435C">
              <w:rPr>
                <w:noProof/>
              </w:rPr>
              <w:delText>Owen Tosh (nzx5jd)</w:delText>
            </w:r>
            <w:r w:rsidDel="0085435C">
              <w:fldChar w:fldCharType="end"/>
            </w:r>
          </w:del>
          <w:ins w:id="274" w:author="nzt9hv" w:date="2013-02-27T13:23:00Z">
            <w:del w:id="275" w:author="wz7x3j" w:date="2013-05-29T22:58:00Z">
              <w:r w:rsidR="00712197" w:rsidDel="008E5B01">
                <w:delText>Selva Sengottaiyan(nzt9hv)</w:delText>
              </w:r>
            </w:del>
          </w:ins>
          <w:ins w:id="276" w:author="wz7x3j" w:date="2013-05-29T22:57:00Z">
            <w:r w:rsidR="00712197">
              <w:t>Bobby O</w:t>
            </w:r>
          </w:ins>
          <w:ins w:id="277" w:author="wz7x3j" w:date="2013-05-29T22:58:00Z">
            <w:r w:rsidR="00712197">
              <w:t>’Steen (wz7x3j)</w:t>
            </w:r>
          </w:ins>
        </w:p>
      </w:tc>
      <w:tc>
        <w:tcPr>
          <w:tcW w:w="1170" w:type="dxa"/>
        </w:tcPr>
        <w:p w:rsidR="00712197" w:rsidRDefault="00712197">
          <w:pPr>
            <w:pStyle w:val="Header"/>
          </w:pPr>
          <w:r>
            <w:t>Page:</w:t>
          </w:r>
        </w:p>
      </w:tc>
      <w:tc>
        <w:tcPr>
          <w:tcW w:w="1350" w:type="dxa"/>
        </w:tcPr>
        <w:p w:rsidR="00712197" w:rsidRDefault="00F04029">
          <w:pPr>
            <w:pStyle w:val="Header"/>
          </w:pPr>
          <w:r>
            <w:rPr>
              <w:rStyle w:val="PageNumber"/>
            </w:rPr>
            <w:fldChar w:fldCharType="begin"/>
          </w:r>
          <w:r w:rsidR="00712197">
            <w:rPr>
              <w:rStyle w:val="PageNumber"/>
            </w:rPr>
            <w:instrText xml:space="preserve"> PAGE </w:instrText>
          </w:r>
          <w:r>
            <w:rPr>
              <w:rStyle w:val="PageNumber"/>
            </w:rPr>
            <w:fldChar w:fldCharType="separate"/>
          </w:r>
          <w:r w:rsidR="00644044">
            <w:rPr>
              <w:rStyle w:val="PageNumber"/>
              <w:noProof/>
            </w:rPr>
            <w:t>1</w:t>
          </w:r>
          <w:r>
            <w:rPr>
              <w:rStyle w:val="PageNumber"/>
            </w:rPr>
            <w:fldChar w:fldCharType="end"/>
          </w:r>
          <w:r w:rsidR="00712197">
            <w:rPr>
              <w:rStyle w:val="PageNumber"/>
            </w:rPr>
            <w:t xml:space="preserve"> of </w:t>
          </w:r>
          <w:r>
            <w:rPr>
              <w:rStyle w:val="PageNumber"/>
            </w:rPr>
            <w:fldChar w:fldCharType="begin"/>
          </w:r>
          <w:r w:rsidR="00712197">
            <w:rPr>
              <w:rStyle w:val="PageNumber"/>
            </w:rPr>
            <w:instrText xml:space="preserve"> NUMPAGES </w:instrText>
          </w:r>
          <w:r>
            <w:rPr>
              <w:rStyle w:val="PageNumber"/>
            </w:rPr>
            <w:fldChar w:fldCharType="separate"/>
          </w:r>
          <w:r w:rsidR="00644044">
            <w:rPr>
              <w:rStyle w:val="PageNumber"/>
              <w:noProof/>
            </w:rPr>
            <w:t>43</w:t>
          </w:r>
          <w:r>
            <w:rPr>
              <w:rStyle w:val="PageNumber"/>
            </w:rPr>
            <w:fldChar w:fldCharType="end"/>
          </w:r>
        </w:p>
      </w:tc>
    </w:tr>
  </w:tbl>
  <w:p w:rsidR="00712197" w:rsidRDefault="00712197">
    <w:pPr>
      <w:pStyle w:val="Header"/>
      <w:pBdr>
        <w:top w:val="single" w:sz="4" w:space="1" w:color="auto"/>
      </w:pBdr>
      <w:rPr>
        <w:sz w:val="16"/>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FFFFFFFF"/>
    <w:lvl w:ilvl="0">
      <w:start w:val="1"/>
      <w:numFmt w:val="decimal"/>
      <w:lvlText w:val="%1."/>
      <w:legacy w:legacy="1" w:legacySpace="0" w:legacyIndent="0"/>
      <w:lvlJc w:val="left"/>
    </w:lvl>
    <w:lvl w:ilvl="1">
      <w:start w:val="1"/>
      <w:numFmt w:val="decimal"/>
      <w:lvlText w:val="%1.%2."/>
      <w:legacy w:legacy="1" w:legacySpace="0" w:legacyIndent="0"/>
      <w:lvlJc w:val="left"/>
    </w:lvl>
    <w:lvl w:ilvl="2">
      <w:start w:val="1"/>
      <w:numFmt w:val="decimal"/>
      <w:lvlText w:val="%1.%2.%3."/>
      <w:legacy w:legacy="1" w:legacySpace="0" w:legacyIndent="0"/>
      <w:lvlJc w:val="left"/>
    </w:lvl>
    <w:lvl w:ilvl="3">
      <w:start w:val="1"/>
      <w:numFmt w:val="decimal"/>
      <w:lvlText w:val="%1.%2.%3.%4."/>
      <w:legacy w:legacy="1" w:legacySpace="0" w:legacyIndent="0"/>
      <w:lvlJc w:val="left"/>
      <w:pPr>
        <w:ind w:left="432"/>
      </w:pPr>
    </w:lvl>
    <w:lvl w:ilvl="4">
      <w:start w:val="1"/>
      <w:numFmt w:val="decimal"/>
      <w:lvlText w:val="%1.%2.%3.%4.%5."/>
      <w:legacy w:legacy="1" w:legacySpace="0" w:legacyIndent="0"/>
      <w:lvlJc w:val="left"/>
      <w:pPr>
        <w:ind w:left="432"/>
      </w:pPr>
    </w:lvl>
    <w:lvl w:ilvl="5">
      <w:start w:val="1"/>
      <w:numFmt w:val="decimal"/>
      <w:lvlText w:val="%1.%2.%3.%4.%5.%6."/>
      <w:legacy w:legacy="1" w:legacySpace="0" w:legacyIndent="0"/>
      <w:lvlJc w:val="left"/>
      <w:pPr>
        <w:ind w:left="432"/>
      </w:pPr>
    </w:lvl>
    <w:lvl w:ilvl="6">
      <w:start w:val="1"/>
      <w:numFmt w:val="decimal"/>
      <w:lvlText w:val="%1.%2.%3.%4.%5.%6.%7."/>
      <w:legacy w:legacy="1" w:legacySpace="0" w:legacyIndent="0"/>
      <w:lvlJc w:val="left"/>
      <w:pPr>
        <w:ind w:left="864"/>
      </w:pPr>
    </w:lvl>
    <w:lvl w:ilvl="7">
      <w:start w:val="1"/>
      <w:numFmt w:val="decimal"/>
      <w:lvlText w:val="%1.%2.%3.%4.%5.%6.%7.%8."/>
      <w:legacy w:legacy="1" w:legacySpace="0" w:legacyIndent="0"/>
      <w:lvlJc w:val="left"/>
      <w:pPr>
        <w:ind w:left="864"/>
      </w:pPr>
    </w:lvl>
    <w:lvl w:ilvl="8">
      <w:start w:val="1"/>
      <w:numFmt w:val="decimal"/>
      <w:lvlText w:val="%1.%2.%3.%4.%5.%6.%7.%8.%9."/>
      <w:legacy w:legacy="1" w:legacySpace="0" w:legacyIndent="720"/>
      <w:lvlJc w:val="left"/>
      <w:pPr>
        <w:ind w:left="720" w:hanging="720"/>
      </w:pPr>
    </w:lvl>
  </w:abstractNum>
  <w:abstractNum w:abstractNumId="1">
    <w:nsid w:val="1B456ACB"/>
    <w:multiLevelType w:val="hybridMultilevel"/>
    <w:tmpl w:val="7F7637B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22D91408"/>
    <w:multiLevelType w:val="hybridMultilevel"/>
    <w:tmpl w:val="623AA95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28F33946"/>
    <w:multiLevelType w:val="hybridMultilevel"/>
    <w:tmpl w:val="DA1869F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35F12239"/>
    <w:multiLevelType w:val="hybridMultilevel"/>
    <w:tmpl w:val="19B6B9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40DF6B9B"/>
    <w:multiLevelType w:val="singleLevel"/>
    <w:tmpl w:val="C08E9B58"/>
    <w:lvl w:ilvl="0">
      <w:start w:val="1"/>
      <w:numFmt w:val="decimal"/>
      <w:lvlText w:val="%1)"/>
      <w:lvlJc w:val="left"/>
      <w:pPr>
        <w:tabs>
          <w:tab w:val="num" w:pos="1080"/>
        </w:tabs>
        <w:ind w:left="1080" w:hanging="360"/>
      </w:pPr>
      <w:rPr>
        <w:rFonts w:hint="default"/>
      </w:rPr>
    </w:lvl>
  </w:abstractNum>
  <w:abstractNum w:abstractNumId="6">
    <w:nsid w:val="4FBF1080"/>
    <w:multiLevelType w:val="hybridMultilevel"/>
    <w:tmpl w:val="FF72479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58521A26"/>
    <w:multiLevelType w:val="hybridMultilevel"/>
    <w:tmpl w:val="A4C245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75713D2B"/>
    <w:multiLevelType w:val="singleLevel"/>
    <w:tmpl w:val="CB564B30"/>
    <w:lvl w:ilvl="0">
      <w:start w:val="1"/>
      <w:numFmt w:val="decimal"/>
      <w:lvlText w:val="(%1)"/>
      <w:lvlJc w:val="left"/>
      <w:pPr>
        <w:tabs>
          <w:tab w:val="num" w:pos="1080"/>
        </w:tabs>
        <w:ind w:left="1080" w:hanging="360"/>
      </w:pPr>
      <w:rPr>
        <w:rFonts w:hint="default"/>
      </w:rPr>
    </w:lvl>
  </w:abstractNum>
  <w:abstractNum w:abstractNumId="9">
    <w:nsid w:val="7D975107"/>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9"/>
  </w:num>
  <w:num w:numId="2">
    <w:abstractNumId w:val="8"/>
  </w:num>
  <w:num w:numId="3">
    <w:abstractNumId w:val="5"/>
  </w:num>
  <w:num w:numId="4">
    <w:abstractNumId w:val="0"/>
  </w:num>
  <w:num w:numId="5">
    <w:abstractNumId w:val="4"/>
  </w:num>
  <w:num w:numId="6">
    <w:abstractNumId w:val="1"/>
  </w:num>
  <w:num w:numId="7">
    <w:abstractNumId w:val="2"/>
  </w:num>
  <w:num w:numId="8">
    <w:abstractNumId w:val="3"/>
  </w:num>
  <w:num w:numId="9">
    <w:abstractNumId w:val="7"/>
  </w:num>
  <w:num w:numId="10">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4"/>
  <w:attachedTemplate r:id="rId1"/>
  <w:trackRevisions/>
  <w:doNotTrackFormatting/>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rsids>
    <w:rsidRoot w:val="00C11DC2"/>
    <w:rsid w:val="00002425"/>
    <w:rsid w:val="00017392"/>
    <w:rsid w:val="00035EE6"/>
    <w:rsid w:val="000A0934"/>
    <w:rsid w:val="000A3AF0"/>
    <w:rsid w:val="000D483E"/>
    <w:rsid w:val="000E0CA1"/>
    <w:rsid w:val="000E3869"/>
    <w:rsid w:val="00107819"/>
    <w:rsid w:val="00111771"/>
    <w:rsid w:val="0013504B"/>
    <w:rsid w:val="00152A00"/>
    <w:rsid w:val="00164FC6"/>
    <w:rsid w:val="00167C07"/>
    <w:rsid w:val="00183AB0"/>
    <w:rsid w:val="001A574F"/>
    <w:rsid w:val="001B60DF"/>
    <w:rsid w:val="001C0BED"/>
    <w:rsid w:val="001F09B2"/>
    <w:rsid w:val="001F648D"/>
    <w:rsid w:val="00205472"/>
    <w:rsid w:val="0020722A"/>
    <w:rsid w:val="00230E33"/>
    <w:rsid w:val="00251AC0"/>
    <w:rsid w:val="00280FAD"/>
    <w:rsid w:val="002C03D8"/>
    <w:rsid w:val="002F0DF8"/>
    <w:rsid w:val="00315335"/>
    <w:rsid w:val="003254D4"/>
    <w:rsid w:val="0035248E"/>
    <w:rsid w:val="00371AA6"/>
    <w:rsid w:val="003B7645"/>
    <w:rsid w:val="003C4D3F"/>
    <w:rsid w:val="00434839"/>
    <w:rsid w:val="00446A28"/>
    <w:rsid w:val="004A781C"/>
    <w:rsid w:val="004B769F"/>
    <w:rsid w:val="004D1CA3"/>
    <w:rsid w:val="004D1D97"/>
    <w:rsid w:val="004D579E"/>
    <w:rsid w:val="0053307C"/>
    <w:rsid w:val="005652BB"/>
    <w:rsid w:val="0058472C"/>
    <w:rsid w:val="005B4DC8"/>
    <w:rsid w:val="005D5FE4"/>
    <w:rsid w:val="005D783D"/>
    <w:rsid w:val="005F598E"/>
    <w:rsid w:val="00616853"/>
    <w:rsid w:val="00644044"/>
    <w:rsid w:val="00674ADF"/>
    <w:rsid w:val="00682A19"/>
    <w:rsid w:val="006A3DE1"/>
    <w:rsid w:val="006D33CC"/>
    <w:rsid w:val="006E3824"/>
    <w:rsid w:val="006F01A3"/>
    <w:rsid w:val="00706174"/>
    <w:rsid w:val="00712197"/>
    <w:rsid w:val="00721F17"/>
    <w:rsid w:val="00753382"/>
    <w:rsid w:val="00755551"/>
    <w:rsid w:val="00755F3E"/>
    <w:rsid w:val="0076210B"/>
    <w:rsid w:val="007624AC"/>
    <w:rsid w:val="007A57E3"/>
    <w:rsid w:val="007A69AC"/>
    <w:rsid w:val="008242F0"/>
    <w:rsid w:val="008535B2"/>
    <w:rsid w:val="0085435C"/>
    <w:rsid w:val="008A496D"/>
    <w:rsid w:val="008B3E94"/>
    <w:rsid w:val="008B4463"/>
    <w:rsid w:val="008E5B01"/>
    <w:rsid w:val="008F6DBB"/>
    <w:rsid w:val="009001A4"/>
    <w:rsid w:val="0091504E"/>
    <w:rsid w:val="00937013"/>
    <w:rsid w:val="00955F6A"/>
    <w:rsid w:val="00957470"/>
    <w:rsid w:val="009808A2"/>
    <w:rsid w:val="009B20B2"/>
    <w:rsid w:val="00A11F25"/>
    <w:rsid w:val="00A37DCF"/>
    <w:rsid w:val="00A778BA"/>
    <w:rsid w:val="00A828ED"/>
    <w:rsid w:val="00AD731B"/>
    <w:rsid w:val="00B0757B"/>
    <w:rsid w:val="00B35558"/>
    <w:rsid w:val="00B450DA"/>
    <w:rsid w:val="00B534C9"/>
    <w:rsid w:val="00B54697"/>
    <w:rsid w:val="00B7620D"/>
    <w:rsid w:val="00B76764"/>
    <w:rsid w:val="00B8012D"/>
    <w:rsid w:val="00B8118F"/>
    <w:rsid w:val="00BC1CC7"/>
    <w:rsid w:val="00BD008B"/>
    <w:rsid w:val="00BD15D2"/>
    <w:rsid w:val="00BD3DFF"/>
    <w:rsid w:val="00BF364D"/>
    <w:rsid w:val="00C05EDC"/>
    <w:rsid w:val="00C11DC2"/>
    <w:rsid w:val="00C1239C"/>
    <w:rsid w:val="00C35BD3"/>
    <w:rsid w:val="00C700BC"/>
    <w:rsid w:val="00C72FFA"/>
    <w:rsid w:val="00C91168"/>
    <w:rsid w:val="00CA7394"/>
    <w:rsid w:val="00CB6F5E"/>
    <w:rsid w:val="00D133D4"/>
    <w:rsid w:val="00D67538"/>
    <w:rsid w:val="00D76301"/>
    <w:rsid w:val="00D82CD0"/>
    <w:rsid w:val="00D84B72"/>
    <w:rsid w:val="00D94BDD"/>
    <w:rsid w:val="00DA1788"/>
    <w:rsid w:val="00DC7E08"/>
    <w:rsid w:val="00DE4889"/>
    <w:rsid w:val="00E05758"/>
    <w:rsid w:val="00E330B2"/>
    <w:rsid w:val="00E360DA"/>
    <w:rsid w:val="00E43D3D"/>
    <w:rsid w:val="00E46B0F"/>
    <w:rsid w:val="00E47AA1"/>
    <w:rsid w:val="00E5472B"/>
    <w:rsid w:val="00E57C42"/>
    <w:rsid w:val="00E6617F"/>
    <w:rsid w:val="00E7530F"/>
    <w:rsid w:val="00E82569"/>
    <w:rsid w:val="00E84B6A"/>
    <w:rsid w:val="00EC3FD3"/>
    <w:rsid w:val="00EC61E5"/>
    <w:rsid w:val="00EE2BAF"/>
    <w:rsid w:val="00EF4E9E"/>
    <w:rsid w:val="00F01AD2"/>
    <w:rsid w:val="00F0238A"/>
    <w:rsid w:val="00F04029"/>
    <w:rsid w:val="00F05D59"/>
    <w:rsid w:val="00F06CF8"/>
    <w:rsid w:val="00F141E2"/>
    <w:rsid w:val="00F16FB1"/>
    <w:rsid w:val="00F648ED"/>
    <w:rsid w:val="00F65184"/>
    <w:rsid w:val="00F82E8E"/>
    <w:rsid w:val="00F867CE"/>
    <w:rsid w:val="00F93632"/>
    <w:rsid w:val="00F957FA"/>
    <w:rsid w:val="00FB2942"/>
    <w:rsid w:val="00FB432D"/>
    <w:rsid w:val="00FE132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5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7013"/>
    <w:pPr>
      <w:spacing w:after="120"/>
    </w:pPr>
  </w:style>
  <w:style w:type="paragraph" w:styleId="Heading1">
    <w:name w:val="heading 1"/>
    <w:basedOn w:val="Normal"/>
    <w:next w:val="Normal"/>
    <w:qFormat/>
    <w:rsid w:val="00937013"/>
    <w:pPr>
      <w:keepNext/>
      <w:numPr>
        <w:numId w:val="1"/>
      </w:numPr>
      <w:spacing w:before="240"/>
      <w:outlineLvl w:val="0"/>
    </w:pPr>
    <w:rPr>
      <w:rFonts w:ascii="Arial" w:hAnsi="Arial"/>
      <w:b/>
      <w:kern w:val="28"/>
      <w:sz w:val="28"/>
    </w:rPr>
  </w:style>
  <w:style w:type="paragraph" w:styleId="Heading2">
    <w:name w:val="heading 2"/>
    <w:basedOn w:val="Normal"/>
    <w:next w:val="Normal"/>
    <w:link w:val="Heading2Char"/>
    <w:qFormat/>
    <w:rsid w:val="00937013"/>
    <w:pPr>
      <w:keepNext/>
      <w:numPr>
        <w:ilvl w:val="1"/>
        <w:numId w:val="1"/>
      </w:numPr>
      <w:spacing w:before="120" w:after="0"/>
      <w:outlineLvl w:val="1"/>
    </w:pPr>
    <w:rPr>
      <w:rFonts w:ascii="Arial" w:hAnsi="Arial"/>
      <w:b/>
      <w:sz w:val="24"/>
    </w:rPr>
  </w:style>
  <w:style w:type="paragraph" w:styleId="Heading3">
    <w:name w:val="heading 3"/>
    <w:basedOn w:val="Normal"/>
    <w:next w:val="Normal"/>
    <w:link w:val="Heading3Char"/>
    <w:qFormat/>
    <w:rsid w:val="00937013"/>
    <w:pPr>
      <w:keepNext/>
      <w:numPr>
        <w:ilvl w:val="2"/>
        <w:numId w:val="1"/>
      </w:numPr>
      <w:spacing w:before="120" w:after="0"/>
      <w:outlineLvl w:val="2"/>
    </w:pPr>
    <w:rPr>
      <w:rFonts w:ascii="Arial" w:hAnsi="Arial"/>
      <w:b/>
      <w:sz w:val="24"/>
    </w:rPr>
  </w:style>
  <w:style w:type="paragraph" w:styleId="Heading4">
    <w:name w:val="heading 4"/>
    <w:basedOn w:val="Normal"/>
    <w:next w:val="Normal"/>
    <w:link w:val="Heading4Char"/>
    <w:qFormat/>
    <w:rsid w:val="00937013"/>
    <w:pPr>
      <w:keepNext/>
      <w:numPr>
        <w:ilvl w:val="3"/>
        <w:numId w:val="1"/>
      </w:numPr>
      <w:spacing w:before="240" w:after="60"/>
      <w:outlineLvl w:val="3"/>
    </w:pPr>
    <w:rPr>
      <w:rFonts w:ascii="Arial" w:hAnsi="Arial"/>
      <w:b/>
      <w:sz w:val="24"/>
    </w:rPr>
  </w:style>
  <w:style w:type="paragraph" w:styleId="Heading5">
    <w:name w:val="heading 5"/>
    <w:basedOn w:val="Normal"/>
    <w:next w:val="Normal"/>
    <w:qFormat/>
    <w:rsid w:val="00937013"/>
    <w:pPr>
      <w:numPr>
        <w:ilvl w:val="4"/>
        <w:numId w:val="1"/>
      </w:numPr>
      <w:spacing w:before="240" w:after="60"/>
      <w:outlineLvl w:val="4"/>
    </w:pPr>
    <w:rPr>
      <w:sz w:val="22"/>
    </w:rPr>
  </w:style>
  <w:style w:type="paragraph" w:styleId="Heading6">
    <w:name w:val="heading 6"/>
    <w:basedOn w:val="Normal"/>
    <w:next w:val="Normal"/>
    <w:qFormat/>
    <w:rsid w:val="00937013"/>
    <w:pPr>
      <w:numPr>
        <w:ilvl w:val="5"/>
        <w:numId w:val="1"/>
      </w:numPr>
      <w:spacing w:before="240" w:after="60"/>
      <w:outlineLvl w:val="5"/>
    </w:pPr>
    <w:rPr>
      <w:i/>
      <w:sz w:val="22"/>
    </w:rPr>
  </w:style>
  <w:style w:type="paragraph" w:styleId="Heading7">
    <w:name w:val="heading 7"/>
    <w:basedOn w:val="Normal"/>
    <w:next w:val="Normal"/>
    <w:qFormat/>
    <w:rsid w:val="00937013"/>
    <w:pPr>
      <w:numPr>
        <w:ilvl w:val="6"/>
        <w:numId w:val="1"/>
      </w:numPr>
      <w:spacing w:before="240" w:after="60"/>
      <w:outlineLvl w:val="6"/>
    </w:pPr>
    <w:rPr>
      <w:rFonts w:ascii="Arial" w:hAnsi="Arial"/>
    </w:rPr>
  </w:style>
  <w:style w:type="paragraph" w:styleId="Heading8">
    <w:name w:val="heading 8"/>
    <w:basedOn w:val="Normal"/>
    <w:next w:val="Normal"/>
    <w:qFormat/>
    <w:rsid w:val="00937013"/>
    <w:pPr>
      <w:numPr>
        <w:ilvl w:val="7"/>
        <w:numId w:val="1"/>
      </w:numPr>
      <w:spacing w:before="240" w:after="60"/>
      <w:outlineLvl w:val="7"/>
    </w:pPr>
    <w:rPr>
      <w:rFonts w:ascii="Arial" w:hAnsi="Arial"/>
      <w:i/>
    </w:rPr>
  </w:style>
  <w:style w:type="paragraph" w:styleId="Heading9">
    <w:name w:val="heading 9"/>
    <w:basedOn w:val="Normal"/>
    <w:next w:val="Normal"/>
    <w:qFormat/>
    <w:rsid w:val="00937013"/>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semiHidden/>
    <w:rsid w:val="00937013"/>
    <w:rPr>
      <w:sz w:val="24"/>
    </w:rPr>
  </w:style>
  <w:style w:type="paragraph" w:styleId="DocumentMap">
    <w:name w:val="Document Map"/>
    <w:basedOn w:val="Normal"/>
    <w:semiHidden/>
    <w:rsid w:val="00937013"/>
    <w:pPr>
      <w:shd w:val="clear" w:color="auto" w:fill="000080"/>
    </w:pPr>
    <w:rPr>
      <w:rFonts w:ascii="Tahoma" w:hAnsi="Tahoma"/>
    </w:rPr>
  </w:style>
  <w:style w:type="paragraph" w:styleId="Caption">
    <w:name w:val="caption"/>
    <w:basedOn w:val="Normal"/>
    <w:next w:val="Normal"/>
    <w:qFormat/>
    <w:rsid w:val="00937013"/>
    <w:pPr>
      <w:keepNext/>
      <w:spacing w:before="120"/>
      <w:jc w:val="center"/>
    </w:pPr>
  </w:style>
  <w:style w:type="paragraph" w:customStyle="1" w:styleId="TableHeading">
    <w:name w:val="Table Heading"/>
    <w:basedOn w:val="Normal"/>
    <w:rsid w:val="00937013"/>
    <w:pPr>
      <w:keepNext/>
      <w:spacing w:before="60" w:after="60"/>
      <w:jc w:val="center"/>
    </w:pPr>
    <w:rPr>
      <w:rFonts w:ascii="Arial" w:hAnsi="Arial"/>
      <w:b/>
      <w:sz w:val="22"/>
    </w:rPr>
  </w:style>
  <w:style w:type="paragraph" w:customStyle="1" w:styleId="Body6">
    <w:name w:val="Body 6"/>
    <w:basedOn w:val="NormalIndent"/>
    <w:rsid w:val="00937013"/>
    <w:pPr>
      <w:ind w:left="432"/>
      <w:jc w:val="both"/>
    </w:pPr>
  </w:style>
  <w:style w:type="paragraph" w:customStyle="1" w:styleId="Body7">
    <w:name w:val="Body 7"/>
    <w:basedOn w:val="Normal"/>
    <w:rsid w:val="00937013"/>
    <w:pPr>
      <w:ind w:left="864"/>
      <w:jc w:val="both"/>
    </w:pPr>
  </w:style>
  <w:style w:type="paragraph" w:styleId="NormalIndent">
    <w:name w:val="Normal Indent"/>
    <w:basedOn w:val="Normal"/>
    <w:semiHidden/>
    <w:rsid w:val="00937013"/>
    <w:pPr>
      <w:ind w:left="720"/>
    </w:pPr>
  </w:style>
  <w:style w:type="paragraph" w:customStyle="1" w:styleId="t0">
    <w:name w:val="t0"/>
    <w:rsid w:val="00937013"/>
    <w:pPr>
      <w:tabs>
        <w:tab w:val="left" w:pos="0"/>
        <w:tab w:val="left" w:pos="504"/>
        <w:tab w:val="left" w:pos="1008"/>
        <w:tab w:val="left" w:pos="1512"/>
        <w:tab w:val="left" w:pos="2016"/>
        <w:tab w:val="left" w:pos="2520"/>
        <w:tab w:val="left" w:pos="3024"/>
        <w:tab w:val="left" w:pos="3528"/>
        <w:tab w:val="left" w:pos="4032"/>
        <w:tab w:val="left" w:pos="4536"/>
        <w:tab w:val="left" w:pos="5040"/>
        <w:tab w:val="left" w:pos="5544"/>
        <w:tab w:val="left" w:pos="6048"/>
        <w:tab w:val="left" w:pos="6552"/>
        <w:tab w:val="left" w:pos="7056"/>
        <w:tab w:val="left" w:pos="7560"/>
        <w:tab w:val="left" w:pos="8064"/>
        <w:tab w:val="left" w:pos="8568"/>
        <w:tab w:val="left" w:pos="9072"/>
        <w:tab w:val="left" w:pos="9576"/>
        <w:tab w:val="left" w:pos="10080"/>
      </w:tabs>
      <w:spacing w:after="240" w:line="264" w:lineRule="atLeast"/>
    </w:pPr>
    <w:rPr>
      <w:rFonts w:ascii="Arial" w:hAnsi="Arial"/>
      <w:sz w:val="24"/>
    </w:rPr>
  </w:style>
  <w:style w:type="paragraph" w:customStyle="1" w:styleId="IndentedParagraph">
    <w:name w:val="Indented Paragraph"/>
    <w:basedOn w:val="Normal"/>
    <w:rsid w:val="00937013"/>
    <w:pPr>
      <w:ind w:left="360" w:right="806"/>
    </w:pPr>
    <w:rPr>
      <w:rFonts w:ascii="Arial" w:hAnsi="Arial"/>
      <w:color w:val="000000"/>
      <w:sz w:val="24"/>
    </w:rPr>
  </w:style>
  <w:style w:type="paragraph" w:styleId="BodyText">
    <w:name w:val="Body Text"/>
    <w:basedOn w:val="Normal"/>
    <w:semiHidden/>
    <w:rsid w:val="00937013"/>
    <w:pPr>
      <w:spacing w:after="160"/>
    </w:pPr>
    <w:rPr>
      <w:rFonts w:ascii="Arial" w:hAnsi="Arial"/>
    </w:rPr>
  </w:style>
  <w:style w:type="paragraph" w:customStyle="1" w:styleId="Normal1">
    <w:name w:val="Normal1"/>
    <w:basedOn w:val="Normal"/>
    <w:rsid w:val="00937013"/>
    <w:rPr>
      <w:rFonts w:ascii="Arial" w:hAnsi="Arial"/>
      <w:sz w:val="24"/>
    </w:rPr>
  </w:style>
  <w:style w:type="paragraph" w:styleId="Header">
    <w:name w:val="header"/>
    <w:basedOn w:val="Normal"/>
    <w:semiHidden/>
    <w:rsid w:val="00937013"/>
    <w:pPr>
      <w:tabs>
        <w:tab w:val="center" w:pos="4320"/>
        <w:tab w:val="right" w:pos="8640"/>
      </w:tabs>
    </w:pPr>
    <w:rPr>
      <w:rFonts w:ascii="Arial" w:hAnsi="Arial"/>
    </w:rPr>
  </w:style>
  <w:style w:type="paragraph" w:styleId="Footer">
    <w:name w:val="footer"/>
    <w:basedOn w:val="Normal"/>
    <w:semiHidden/>
    <w:rsid w:val="00937013"/>
    <w:pPr>
      <w:tabs>
        <w:tab w:val="center" w:pos="4320"/>
        <w:tab w:val="right" w:pos="8640"/>
      </w:tabs>
    </w:pPr>
  </w:style>
  <w:style w:type="character" w:styleId="PageNumber">
    <w:name w:val="page number"/>
    <w:basedOn w:val="DefaultParagraphFont"/>
    <w:semiHidden/>
    <w:rsid w:val="00937013"/>
  </w:style>
  <w:style w:type="paragraph" w:styleId="PlainText">
    <w:name w:val="Plain Text"/>
    <w:basedOn w:val="Normal"/>
    <w:semiHidden/>
    <w:rsid w:val="00937013"/>
    <w:rPr>
      <w:rFonts w:ascii="Courier New" w:hAnsi="Courier New"/>
    </w:rPr>
  </w:style>
  <w:style w:type="paragraph" w:styleId="TOC2">
    <w:name w:val="toc 2"/>
    <w:basedOn w:val="Normal"/>
    <w:next w:val="Normal"/>
    <w:autoRedefine/>
    <w:semiHidden/>
    <w:rsid w:val="00937013"/>
    <w:pPr>
      <w:tabs>
        <w:tab w:val="right" w:leader="dot" w:pos="9294"/>
      </w:tabs>
      <w:ind w:left="240"/>
      <w:jc w:val="both"/>
    </w:pPr>
  </w:style>
  <w:style w:type="paragraph" w:customStyle="1" w:styleId="TableItems">
    <w:name w:val="Table Items"/>
    <w:basedOn w:val="Normal"/>
    <w:rsid w:val="00937013"/>
    <w:pPr>
      <w:keepNext/>
      <w:spacing w:before="60" w:after="60"/>
      <w:jc w:val="center"/>
    </w:pPr>
  </w:style>
  <w:style w:type="paragraph" w:styleId="BalloonText">
    <w:name w:val="Balloon Text"/>
    <w:basedOn w:val="Normal"/>
    <w:link w:val="BalloonTextChar"/>
    <w:uiPriority w:val="99"/>
    <w:semiHidden/>
    <w:unhideWhenUsed/>
    <w:rsid w:val="00F05D59"/>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5D59"/>
    <w:rPr>
      <w:rFonts w:ascii="Tahoma" w:hAnsi="Tahoma" w:cs="Tahoma"/>
      <w:sz w:val="16"/>
      <w:szCs w:val="16"/>
    </w:rPr>
  </w:style>
  <w:style w:type="paragraph" w:styleId="ListParagraph">
    <w:name w:val="List Paragraph"/>
    <w:basedOn w:val="Normal"/>
    <w:uiPriority w:val="34"/>
    <w:qFormat/>
    <w:rsid w:val="00434839"/>
    <w:pPr>
      <w:ind w:left="720"/>
      <w:contextualSpacing/>
    </w:pPr>
  </w:style>
  <w:style w:type="character" w:customStyle="1" w:styleId="Heading2Char">
    <w:name w:val="Heading 2 Char"/>
    <w:basedOn w:val="DefaultParagraphFont"/>
    <w:link w:val="Heading2"/>
    <w:rsid w:val="007624AC"/>
    <w:rPr>
      <w:rFonts w:ascii="Arial" w:hAnsi="Arial"/>
      <w:b/>
      <w:sz w:val="24"/>
    </w:rPr>
  </w:style>
  <w:style w:type="character" w:customStyle="1" w:styleId="Heading3Char">
    <w:name w:val="Heading 3 Char"/>
    <w:basedOn w:val="DefaultParagraphFont"/>
    <w:link w:val="Heading3"/>
    <w:rsid w:val="007624AC"/>
    <w:rPr>
      <w:rFonts w:ascii="Arial" w:hAnsi="Arial"/>
      <w:b/>
      <w:sz w:val="24"/>
    </w:rPr>
  </w:style>
  <w:style w:type="character" w:customStyle="1" w:styleId="Heading4Char">
    <w:name w:val="Heading 4 Char"/>
    <w:basedOn w:val="DefaultParagraphFont"/>
    <w:link w:val="Heading4"/>
    <w:rsid w:val="007624AC"/>
    <w:rPr>
      <w:rFonts w:ascii="Arial" w:hAnsi="Arial"/>
      <w:b/>
      <w:sz w:val="24"/>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8.emf"/><Relationship Id="rId21" Type="http://schemas.openxmlformats.org/officeDocument/2006/relationships/image" Target="media/image9.emf"/><Relationship Id="rId34" Type="http://schemas.openxmlformats.org/officeDocument/2006/relationships/oleObject" Target="embeddings/oleObject13.bin"/><Relationship Id="rId42" Type="http://schemas.openxmlformats.org/officeDocument/2006/relationships/oleObject" Target="embeddings/oleObject17.bin"/><Relationship Id="rId47" Type="http://schemas.openxmlformats.org/officeDocument/2006/relationships/image" Target="media/image22.emf"/><Relationship Id="rId50" Type="http://schemas.openxmlformats.org/officeDocument/2006/relationships/oleObject" Target="embeddings/oleObject21.bin"/><Relationship Id="rId55"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oleObject" Target="embeddings/oleObject2.bin"/><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oleObject" Target="embeddings/oleObject15.bin"/><Relationship Id="rId46" Type="http://schemas.openxmlformats.org/officeDocument/2006/relationships/oleObject" Target="embeddings/oleObject19.bin"/><Relationship Id="rId2" Type="http://schemas.openxmlformats.org/officeDocument/2006/relationships/styles" Target="styles.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3.emf"/><Relationship Id="rId41" Type="http://schemas.openxmlformats.org/officeDocument/2006/relationships/image" Target="media/image19.emf"/><Relationship Id="rId54" Type="http://schemas.openxmlformats.org/officeDocument/2006/relationships/oleObject" Target="embeddings/oleObject23.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7.emf"/><Relationship Id="rId40" Type="http://schemas.openxmlformats.org/officeDocument/2006/relationships/oleObject" Target="embeddings/oleObject16.bin"/><Relationship Id="rId45" Type="http://schemas.openxmlformats.org/officeDocument/2006/relationships/image" Target="media/image21.emf"/><Relationship Id="rId53" Type="http://schemas.openxmlformats.org/officeDocument/2006/relationships/image" Target="media/image25.emf"/><Relationship Id="rId58"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3.emf"/><Relationship Id="rId57"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image" Target="media/image8.emf"/><Relationship Id="rId31" Type="http://schemas.openxmlformats.org/officeDocument/2006/relationships/image" Target="media/image14.emf"/><Relationship Id="rId44" Type="http://schemas.openxmlformats.org/officeDocument/2006/relationships/oleObject" Target="embeddings/oleObject18.bin"/><Relationship Id="rId52" Type="http://schemas.openxmlformats.org/officeDocument/2006/relationships/oleObject" Target="embeddings/oleObject22.bin"/><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2.emf"/><Relationship Id="rId30" Type="http://schemas.openxmlformats.org/officeDocument/2006/relationships/oleObject" Target="embeddings/oleObject11.bin"/><Relationship Id="rId35" Type="http://schemas.openxmlformats.org/officeDocument/2006/relationships/image" Target="media/image16.emf"/><Relationship Id="rId43" Type="http://schemas.openxmlformats.org/officeDocument/2006/relationships/image" Target="media/image20.emf"/><Relationship Id="rId48" Type="http://schemas.openxmlformats.org/officeDocument/2006/relationships/oleObject" Target="embeddings/oleObject20.bin"/><Relationship Id="rId56"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24.emf"/><Relationship Id="rId3"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nzx5jd\My%20Documents\Templates\MDD%20Template%20EA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MDD Template EA3.dotx</Template>
  <TotalTime>1</TotalTime>
  <Pages>43</Pages>
  <Words>1771</Words>
  <Characters>10100</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Software Module Design Specification</vt:lpstr>
    </vt:vector>
  </TitlesOfParts>
  <Manager>Mark Colosky</Manager>
  <Company>Nexteer</Company>
  <LinksUpToDate>false</LinksUpToDate>
  <CharactersWithSpaces>11848</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Module Design Specification</dc:title>
  <dc:subject>Next Generation Software Design</dc:subject>
  <dc:creator>Owen Tosh (nzx5jd)</dc:creator>
  <cp:keywords/>
  <dc:description/>
  <cp:lastModifiedBy>wz7x3j</cp:lastModifiedBy>
  <cp:revision>2</cp:revision>
  <cp:lastPrinted>2011-03-21T13:34:00Z</cp:lastPrinted>
  <dcterms:created xsi:type="dcterms:W3CDTF">2013-06-21T14:50:00Z</dcterms:created>
  <dcterms:modified xsi:type="dcterms:W3CDTF">2013-06-21T14:50:00Z</dcterms:modified>
  <cp:category>EPS Software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Title">
    <vt:lpwstr>Bulk Capacitor Precharge and Power Disconnect</vt:lpwstr>
  </property>
  <property fmtid="{D5CDD505-2E9C-101B-9397-08002B2CF9AE}" pid="3" name="MDDRevNum">
    <vt:lpwstr>5.0</vt:lpwstr>
  </property>
  <property fmtid="{D5CDD505-2E9C-101B-9397-08002B2CF9AE}" pid="4" name="Module Layer">
    <vt:lpwstr>0</vt:lpwstr>
  </property>
  <property fmtid="{D5CDD505-2E9C-101B-9397-08002B2CF9AE}" pid="5" name="Module Name">
    <vt:lpwstr>BkCpPc</vt:lpwstr>
  </property>
  <property fmtid="{D5CDD505-2E9C-101B-9397-08002B2CF9AE}" pid="6" name="Product Line">
    <vt:lpwstr>Gen II+ EPS EA3</vt:lpwstr>
  </property>
</Properties>
</file>