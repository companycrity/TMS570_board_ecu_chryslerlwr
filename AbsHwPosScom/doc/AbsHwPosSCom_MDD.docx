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3957" w:rsidRDefault="004D3957">
      <w:pPr>
        <w:pStyle w:val="Heading1"/>
        <w:numPr>
          <w:ilvl w:val="0"/>
          <w:numId w:val="0"/>
        </w:numPr>
      </w:pPr>
    </w:p>
    <w:p w:rsidR="004A781C" w:rsidRPr="00FB5C72" w:rsidRDefault="004A781C">
      <w:pPr>
        <w:pStyle w:val="Heading1"/>
        <w:numPr>
          <w:ilvl w:val="0"/>
          <w:numId w:val="0"/>
        </w:numPr>
      </w:pPr>
      <w:r w:rsidRPr="00FB5C72">
        <w:t xml:space="preserve">Module -- </w:t>
      </w:r>
      <w:proofErr w:type="spellStart"/>
      <w:r w:rsidR="006D5CF4" w:rsidRPr="00FB5C72">
        <w:t>AbsHwPosScom</w:t>
      </w:r>
      <w:proofErr w:type="spellEnd"/>
      <w:r w:rsidR="006D5CF4" w:rsidRPr="00FB5C72">
        <w:t xml:space="preserve"> </w:t>
      </w:r>
    </w:p>
    <w:p w:rsidR="00F61EEF" w:rsidRPr="00FB5C72" w:rsidRDefault="003D4F50" w:rsidP="003D4F50">
      <w:pPr>
        <w:jc w:val="both"/>
      </w:pPr>
      <w:r w:rsidRPr="00FB5C72">
        <w:t xml:space="preserve">This module </w:t>
      </w:r>
      <w:r w:rsidR="00F61EEF" w:rsidRPr="00FB5C72">
        <w:t xml:space="preserve">determines the </w:t>
      </w:r>
      <w:proofErr w:type="spellStart"/>
      <w:r w:rsidR="00F61EEF" w:rsidRPr="00FB5C72">
        <w:t>handwheel</w:t>
      </w:r>
      <w:proofErr w:type="spellEnd"/>
      <w:r w:rsidR="00F61EEF" w:rsidRPr="00FB5C72">
        <w:t xml:space="preserve"> position representing the angle of the output shaft without using </w:t>
      </w:r>
      <w:proofErr w:type="gramStart"/>
      <w:r w:rsidR="00F61EEF" w:rsidRPr="00FB5C72">
        <w:t>a  physical</w:t>
      </w:r>
      <w:proofErr w:type="gramEnd"/>
      <w:r w:rsidR="00F61EEF" w:rsidRPr="00FB5C72">
        <w:t xml:space="preserve"> column position sensor.</w:t>
      </w:r>
    </w:p>
    <w:p w:rsidR="003D4F50" w:rsidRPr="00FB5C72" w:rsidRDefault="00F61EEF" w:rsidP="003D4F50">
      <w:pPr>
        <w:jc w:val="both"/>
      </w:pPr>
      <w:r w:rsidRPr="00FB5C72">
        <w:t xml:space="preserve"> </w:t>
      </w:r>
      <w:r w:rsidR="003D4F50" w:rsidRPr="00FB5C72">
        <w:t xml:space="preserve">The </w:t>
      </w:r>
      <w:r w:rsidRPr="00FB5C72">
        <w:t xml:space="preserve">function uses the </w:t>
      </w:r>
      <w:r w:rsidR="003D4F50" w:rsidRPr="00FB5C72">
        <w:t>Motor Position</w:t>
      </w:r>
      <w:r w:rsidRPr="00FB5C72">
        <w:t xml:space="preserve"> to provide an estimate of the </w:t>
      </w:r>
      <w:proofErr w:type="spellStart"/>
      <w:r w:rsidRPr="00FB5C72">
        <w:t>handwheel</w:t>
      </w:r>
      <w:proofErr w:type="spellEnd"/>
      <w:r w:rsidRPr="00FB5C72">
        <w:t xml:space="preserve"> position. In addition this function also uses the absolute </w:t>
      </w:r>
      <w:proofErr w:type="gramStart"/>
      <w:r w:rsidRPr="00FB5C72">
        <w:t>hw</w:t>
      </w:r>
      <w:proofErr w:type="gramEnd"/>
      <w:r w:rsidRPr="00FB5C72">
        <w:t xml:space="preserve"> position transmitted on the serial communication interface to provide </w:t>
      </w:r>
      <w:proofErr w:type="spellStart"/>
      <w:r w:rsidRPr="00FB5C72">
        <w:t>and</w:t>
      </w:r>
      <w:proofErr w:type="spellEnd"/>
      <w:r w:rsidRPr="00FB5C72">
        <w:t xml:space="preserve"> estimate of the </w:t>
      </w:r>
      <w:proofErr w:type="spellStart"/>
      <w:r w:rsidRPr="00FB5C72">
        <w:t>HwPos</w:t>
      </w:r>
      <w:proofErr w:type="spellEnd"/>
      <w:r w:rsidRPr="00FB5C72">
        <w:t>.</w:t>
      </w:r>
      <w:r w:rsidR="003D4F50" w:rsidRPr="00FB5C72">
        <w:t xml:space="preserve"> </w:t>
      </w:r>
      <w:proofErr w:type="gramStart"/>
      <w:r w:rsidRPr="00FB5C72">
        <w:t>value</w:t>
      </w:r>
      <w:proofErr w:type="gramEnd"/>
      <w:r w:rsidRPr="00FB5C72">
        <w:t>.</w:t>
      </w:r>
    </w:p>
    <w:p w:rsidR="004A781C" w:rsidRPr="00FB5C72" w:rsidRDefault="004A781C">
      <w:pPr>
        <w:pStyle w:val="Heading1"/>
      </w:pPr>
      <w:r w:rsidRPr="00FB5C72">
        <w:t>High-Level Description</w:t>
      </w:r>
    </w:p>
    <w:p w:rsidR="004A781C" w:rsidRPr="00FB5C72" w:rsidRDefault="004A781C">
      <w:r w:rsidRPr="00FB5C72">
        <w:t>(Description must be within 8-10 lines.)</w:t>
      </w:r>
    </w:p>
    <w:p w:rsidR="004A781C" w:rsidRPr="00FB5C72" w:rsidRDefault="004A781C">
      <w:pPr>
        <w:pStyle w:val="Heading1"/>
      </w:pPr>
      <w:r w:rsidRPr="00FB5C72">
        <w:t>Figures</w:t>
      </w:r>
    </w:p>
    <w:p w:rsidR="004A781C" w:rsidRPr="00FB5C72" w:rsidRDefault="004A781C">
      <w:pPr>
        <w:pStyle w:val="Heading2"/>
      </w:pPr>
      <w:r w:rsidRPr="00FB5C72">
        <w:t>Diagram – Function Data Sharing</w:t>
      </w:r>
    </w:p>
    <w:p w:rsidR="004A781C" w:rsidRPr="00FB5C72" w:rsidRDefault="004A781C">
      <w:pPr>
        <w:pStyle w:val="Heading3"/>
      </w:pPr>
      <w:r w:rsidRPr="00FB5C72">
        <w:t>Diagram – Function (Name)</w:t>
      </w:r>
    </w:p>
    <w:p w:rsidR="004A781C" w:rsidRPr="00FB5C72" w:rsidRDefault="004A781C"/>
    <w:p w:rsidR="004A781C" w:rsidRPr="00FB5C72" w:rsidRDefault="004A781C"/>
    <w:p w:rsidR="004A781C" w:rsidRPr="00FB5C72" w:rsidRDefault="004A781C"/>
    <w:p w:rsidR="004A781C" w:rsidRPr="00FB5C72" w:rsidRDefault="004A781C">
      <w:pPr>
        <w:pStyle w:val="Heading1"/>
      </w:pPr>
      <w:r w:rsidRPr="00FB5C72">
        <w:br w:type="page"/>
      </w:r>
      <w:r w:rsidRPr="00FB5C72">
        <w:lastRenderedPageBreak/>
        <w:t>Variable Data Dictionary</w:t>
      </w:r>
    </w:p>
    <w:p w:rsidR="004A781C" w:rsidRPr="00FB5C72" w:rsidRDefault="004A781C">
      <w:r w:rsidRPr="00FB5C72">
        <w:t xml:space="preserve">For details on module input / output variable, refer to the Data Dictionary for the application.  Input / output variable names are listed here for reference.  </w:t>
      </w:r>
    </w:p>
    <w:p w:rsidR="004A781C" w:rsidRPr="00FB5C72" w:rsidRDefault="004A781C">
      <w:r w:rsidRPr="00FB5C72">
        <w:t>(Note: Full variable names required in table.)</w:t>
      </w:r>
    </w:p>
    <w:p w:rsidR="004A781C" w:rsidRPr="00FB5C72" w:rsidRDefault="004A781C">
      <w:r w:rsidRPr="00FB5C72">
        <w:t xml:space="preserve">(Note: All global variables including End </w:t>
      </w:r>
      <w:proofErr w:type="gramStart"/>
      <w:r w:rsidRPr="00FB5C72">
        <w:t>Of</w:t>
      </w:r>
      <w:proofErr w:type="gramEnd"/>
      <w:r w:rsidRPr="00FB5C72">
        <w:t xml:space="preserve"> Line data used should be shown here)</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46"/>
        <w:gridCol w:w="9"/>
        <w:gridCol w:w="4455"/>
      </w:tblGrid>
      <w:tr w:rsidR="006D33CC" w:rsidRPr="00FB5C72"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FB5C72" w:rsidRDefault="006D33CC" w:rsidP="006D33CC">
            <w:pPr>
              <w:spacing w:before="100" w:beforeAutospacing="1" w:after="100" w:afterAutospacing="1"/>
              <w:rPr>
                <w:rFonts w:ascii="Arial" w:hAnsi="Arial" w:cs="Arial"/>
              </w:rPr>
            </w:pPr>
            <w:r w:rsidRPr="00FB5C72">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FB5C72" w:rsidRDefault="006D33CC" w:rsidP="006D33CC">
            <w:pPr>
              <w:spacing w:before="100" w:beforeAutospacing="1" w:after="100" w:afterAutospacing="1"/>
              <w:rPr>
                <w:rFonts w:ascii="Arial" w:hAnsi="Arial" w:cs="Arial"/>
              </w:rPr>
            </w:pPr>
            <w:r w:rsidRPr="00FB5C72">
              <w:rPr>
                <w:rFonts w:ascii="Arial" w:hAnsi="Arial" w:cs="Arial"/>
              </w:rPr>
              <w:t>Module Outputs</w:t>
            </w:r>
          </w:p>
        </w:tc>
      </w:tr>
      <w:tr w:rsidR="003F3CF0" w:rsidRPr="00FB5C7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3F3CF0" w:rsidRPr="00FB5C72" w:rsidRDefault="00906F36" w:rsidP="008F259A">
            <w:pPr>
              <w:spacing w:before="100" w:beforeAutospacing="1" w:after="100" w:afterAutospacing="1"/>
              <w:rPr>
                <w:rFonts w:ascii="Arial" w:hAnsi="Arial" w:cs="Arial"/>
                <w:sz w:val="16"/>
                <w:szCs w:val="16"/>
              </w:rPr>
            </w:pPr>
            <w:r w:rsidRPr="00FB5C72">
              <w:rPr>
                <w:rFonts w:ascii="Arial" w:hAnsi="Arial" w:cs="Arial"/>
                <w:sz w:val="16"/>
                <w:szCs w:val="16"/>
              </w:rPr>
              <w:t>CRFCumMtrPos_Deg_f32</w:t>
            </w:r>
          </w:p>
        </w:tc>
        <w:tc>
          <w:tcPr>
            <w:tcW w:w="4455" w:type="dxa"/>
            <w:vAlign w:val="center"/>
          </w:tcPr>
          <w:p w:rsidR="003F3CF0" w:rsidRPr="00FB5C72" w:rsidRDefault="006B1E16" w:rsidP="008F259A">
            <w:pPr>
              <w:spacing w:before="100" w:beforeAutospacing="1" w:after="100" w:afterAutospacing="1"/>
              <w:rPr>
                <w:rFonts w:ascii="Arial" w:hAnsi="Arial" w:cs="Arial"/>
                <w:sz w:val="16"/>
                <w:szCs w:val="16"/>
              </w:rPr>
            </w:pPr>
            <w:r w:rsidRPr="00FB5C72">
              <w:rPr>
                <w:rFonts w:ascii="Arial" w:hAnsi="Arial" w:cs="Arial"/>
                <w:sz w:val="16"/>
                <w:szCs w:val="16"/>
              </w:rPr>
              <w:t>HwPosAuthority_Uls_f32</w:t>
            </w:r>
          </w:p>
        </w:tc>
      </w:tr>
      <w:tr w:rsidR="003F3CF0" w:rsidRPr="00FB5C7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3F3CF0" w:rsidRPr="00FB5C72" w:rsidRDefault="003F3CF0" w:rsidP="00906F36">
            <w:pPr>
              <w:spacing w:before="100" w:beforeAutospacing="1" w:after="100" w:afterAutospacing="1"/>
              <w:rPr>
                <w:rFonts w:ascii="Arial" w:hAnsi="Arial" w:cs="Arial"/>
                <w:sz w:val="16"/>
                <w:szCs w:val="16"/>
              </w:rPr>
            </w:pPr>
            <w:r w:rsidRPr="00FB5C72">
              <w:rPr>
                <w:rFonts w:ascii="Arial" w:hAnsi="Arial" w:cs="Arial"/>
                <w:sz w:val="16"/>
                <w:szCs w:val="16"/>
              </w:rPr>
              <w:t>CRFMtr</w:t>
            </w:r>
            <w:r w:rsidR="006B1E16" w:rsidRPr="00FB5C72">
              <w:rPr>
                <w:rFonts w:ascii="Arial" w:hAnsi="Arial" w:cs="Arial"/>
                <w:sz w:val="16"/>
                <w:szCs w:val="16"/>
              </w:rPr>
              <w:t>TrqCmd_MtrNm_f32</w:t>
            </w:r>
          </w:p>
        </w:tc>
        <w:tc>
          <w:tcPr>
            <w:tcW w:w="4455" w:type="dxa"/>
            <w:vAlign w:val="center"/>
          </w:tcPr>
          <w:p w:rsidR="003F3CF0" w:rsidRPr="00FB5C72" w:rsidRDefault="006B1E16" w:rsidP="008F259A">
            <w:pPr>
              <w:spacing w:before="100" w:beforeAutospacing="1" w:after="100" w:afterAutospacing="1"/>
              <w:rPr>
                <w:rFonts w:ascii="Arial" w:hAnsi="Arial" w:cs="Arial"/>
                <w:sz w:val="16"/>
                <w:szCs w:val="16"/>
              </w:rPr>
            </w:pPr>
            <w:r w:rsidRPr="00FB5C72">
              <w:rPr>
                <w:rFonts w:ascii="Arial" w:hAnsi="Arial" w:cs="Arial"/>
                <w:sz w:val="16"/>
                <w:szCs w:val="16"/>
              </w:rPr>
              <w:t>HwPos_HwDeg_f32</w:t>
            </w:r>
          </w:p>
        </w:tc>
      </w:tr>
      <w:tr w:rsidR="003F3CF0" w:rsidRPr="00FB5C7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3F3CF0" w:rsidRPr="00FB5C72" w:rsidRDefault="006B1E16" w:rsidP="008F259A">
            <w:pPr>
              <w:spacing w:before="100" w:beforeAutospacing="1" w:after="100" w:afterAutospacing="1"/>
              <w:rPr>
                <w:rFonts w:ascii="Arial" w:hAnsi="Arial" w:cs="Arial"/>
                <w:sz w:val="16"/>
                <w:szCs w:val="16"/>
              </w:rPr>
            </w:pPr>
            <w:r w:rsidRPr="00FB5C72">
              <w:rPr>
                <w:rFonts w:ascii="Arial" w:hAnsi="Arial" w:cs="Arial"/>
                <w:sz w:val="16"/>
                <w:szCs w:val="16"/>
              </w:rPr>
              <w:t>CRFMtrVel_MtrRadpS_f32</w:t>
            </w:r>
          </w:p>
        </w:tc>
        <w:tc>
          <w:tcPr>
            <w:tcW w:w="4455" w:type="dxa"/>
            <w:vAlign w:val="center"/>
          </w:tcPr>
          <w:p w:rsidR="003F3CF0" w:rsidRPr="00FB5C72" w:rsidRDefault="003F3CF0" w:rsidP="008F259A">
            <w:pPr>
              <w:spacing w:before="100" w:beforeAutospacing="1" w:after="100" w:afterAutospacing="1"/>
              <w:rPr>
                <w:rFonts w:ascii="Arial" w:hAnsi="Arial" w:cs="Arial"/>
                <w:sz w:val="16"/>
                <w:szCs w:val="16"/>
              </w:rPr>
            </w:pPr>
          </w:p>
        </w:tc>
      </w:tr>
      <w:tr w:rsidR="003F3CF0" w:rsidRPr="00FB5C7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3F3CF0" w:rsidRPr="00FB5C72" w:rsidRDefault="006B1E16" w:rsidP="008F259A">
            <w:pPr>
              <w:spacing w:before="100" w:beforeAutospacing="1" w:after="100" w:afterAutospacing="1"/>
              <w:rPr>
                <w:rFonts w:ascii="Arial" w:hAnsi="Arial" w:cs="Arial"/>
                <w:sz w:val="16"/>
                <w:szCs w:val="16"/>
              </w:rPr>
            </w:pPr>
            <w:proofErr w:type="spellStart"/>
            <w:r w:rsidRPr="00FB5C72">
              <w:rPr>
                <w:rFonts w:ascii="Arial" w:hAnsi="Arial" w:cs="Arial"/>
                <w:sz w:val="16"/>
                <w:szCs w:val="16"/>
              </w:rPr>
              <w:t>DiagStsHwPosDis_Cnt_lgc</w:t>
            </w:r>
            <w:proofErr w:type="spellEnd"/>
          </w:p>
        </w:tc>
        <w:tc>
          <w:tcPr>
            <w:tcW w:w="4455" w:type="dxa"/>
            <w:vAlign w:val="center"/>
          </w:tcPr>
          <w:p w:rsidR="003F3CF0" w:rsidRPr="00FB5C72" w:rsidRDefault="003F3CF0" w:rsidP="008F259A">
            <w:pPr>
              <w:spacing w:before="100" w:beforeAutospacing="1" w:after="100" w:afterAutospacing="1"/>
              <w:rPr>
                <w:rFonts w:ascii="Arial" w:hAnsi="Arial" w:cs="Arial"/>
                <w:sz w:val="16"/>
                <w:szCs w:val="16"/>
              </w:rPr>
            </w:pPr>
          </w:p>
        </w:tc>
      </w:tr>
      <w:tr w:rsidR="003F3CF0" w:rsidRPr="00FB5C7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3F3CF0" w:rsidRPr="00FB5C72" w:rsidRDefault="006B1E16" w:rsidP="008F259A">
            <w:pPr>
              <w:spacing w:before="100" w:beforeAutospacing="1" w:after="100" w:afterAutospacing="1"/>
              <w:rPr>
                <w:rFonts w:ascii="Arial" w:hAnsi="Arial" w:cs="Arial"/>
                <w:sz w:val="16"/>
                <w:szCs w:val="16"/>
              </w:rPr>
            </w:pPr>
            <w:r w:rsidRPr="00FB5C72">
              <w:rPr>
                <w:rFonts w:ascii="Arial" w:hAnsi="Arial" w:cs="Arial"/>
                <w:sz w:val="16"/>
                <w:szCs w:val="16"/>
              </w:rPr>
              <w:t>HwTrq_HwNm_f32</w:t>
            </w:r>
          </w:p>
        </w:tc>
        <w:tc>
          <w:tcPr>
            <w:tcW w:w="4455" w:type="dxa"/>
            <w:vAlign w:val="center"/>
          </w:tcPr>
          <w:p w:rsidR="003F3CF0" w:rsidRPr="00FB5C72" w:rsidRDefault="003F3CF0" w:rsidP="008F259A">
            <w:pPr>
              <w:spacing w:before="100" w:beforeAutospacing="1" w:after="100" w:afterAutospacing="1"/>
              <w:rPr>
                <w:rFonts w:ascii="Arial" w:hAnsi="Arial" w:cs="Arial"/>
                <w:sz w:val="16"/>
                <w:szCs w:val="16"/>
              </w:rPr>
            </w:pPr>
          </w:p>
        </w:tc>
      </w:tr>
      <w:tr w:rsidR="003F3CF0" w:rsidRPr="00FB5C7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3F3CF0" w:rsidRPr="00FB5C72" w:rsidRDefault="000C465C" w:rsidP="008F259A">
            <w:pPr>
              <w:spacing w:before="100" w:beforeAutospacing="1" w:after="100" w:afterAutospacing="1"/>
              <w:rPr>
                <w:rFonts w:ascii="Arial" w:hAnsi="Arial" w:cs="Arial"/>
                <w:sz w:val="16"/>
                <w:szCs w:val="16"/>
              </w:rPr>
            </w:pPr>
            <w:proofErr w:type="spellStart"/>
            <w:r w:rsidRPr="000C465C">
              <w:rPr>
                <w:rFonts w:ascii="Arial" w:hAnsi="Arial" w:cs="Arial"/>
                <w:sz w:val="16"/>
                <w:szCs w:val="16"/>
              </w:rPr>
              <w:t>SComInpHwAValid_Cnt_lgc</w:t>
            </w:r>
            <w:proofErr w:type="spellEnd"/>
          </w:p>
        </w:tc>
        <w:tc>
          <w:tcPr>
            <w:tcW w:w="4455" w:type="dxa"/>
            <w:vAlign w:val="center"/>
          </w:tcPr>
          <w:p w:rsidR="003F3CF0" w:rsidRPr="00FB5C72" w:rsidRDefault="003F3CF0" w:rsidP="008F259A">
            <w:pPr>
              <w:spacing w:before="100" w:beforeAutospacing="1" w:after="100" w:afterAutospacing="1"/>
              <w:rPr>
                <w:rFonts w:ascii="Arial" w:hAnsi="Arial" w:cs="Arial"/>
                <w:sz w:val="16"/>
                <w:szCs w:val="16"/>
              </w:rPr>
            </w:pPr>
          </w:p>
        </w:tc>
      </w:tr>
      <w:tr w:rsidR="003F3CF0" w:rsidRPr="00FB5C7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3F3CF0" w:rsidRPr="00FB5C72" w:rsidRDefault="000C465C" w:rsidP="008F259A">
            <w:pPr>
              <w:spacing w:before="100" w:beforeAutospacing="1" w:after="100" w:afterAutospacing="1"/>
              <w:rPr>
                <w:rFonts w:ascii="Arial" w:hAnsi="Arial" w:cs="Arial"/>
                <w:sz w:val="16"/>
                <w:szCs w:val="16"/>
              </w:rPr>
            </w:pPr>
            <w:r w:rsidRPr="000C465C">
              <w:rPr>
                <w:rFonts w:ascii="Arial" w:hAnsi="Arial" w:cs="Arial"/>
                <w:sz w:val="16"/>
                <w:szCs w:val="16"/>
              </w:rPr>
              <w:t>SComInpHwA_HwDeg_f32</w:t>
            </w:r>
          </w:p>
        </w:tc>
        <w:tc>
          <w:tcPr>
            <w:tcW w:w="4455" w:type="dxa"/>
            <w:vAlign w:val="center"/>
          </w:tcPr>
          <w:p w:rsidR="003F3CF0" w:rsidRPr="00FB5C72" w:rsidRDefault="003F3CF0" w:rsidP="008F259A">
            <w:pPr>
              <w:spacing w:before="100" w:beforeAutospacing="1" w:after="100" w:afterAutospacing="1"/>
              <w:rPr>
                <w:rFonts w:ascii="Arial" w:hAnsi="Arial" w:cs="Arial"/>
                <w:sz w:val="16"/>
                <w:szCs w:val="16"/>
              </w:rPr>
            </w:pPr>
          </w:p>
        </w:tc>
      </w:tr>
      <w:tr w:rsidR="003F3CF0" w:rsidRPr="00FB5C7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3F3CF0" w:rsidRPr="00FB5C72" w:rsidRDefault="000C465C" w:rsidP="008F259A">
            <w:pPr>
              <w:spacing w:before="100" w:beforeAutospacing="1" w:after="100" w:afterAutospacing="1"/>
              <w:rPr>
                <w:rFonts w:ascii="Arial" w:hAnsi="Arial" w:cs="Arial"/>
                <w:sz w:val="16"/>
                <w:szCs w:val="16"/>
              </w:rPr>
            </w:pPr>
            <w:proofErr w:type="spellStart"/>
            <w:r w:rsidRPr="000C465C">
              <w:rPr>
                <w:rFonts w:ascii="Arial" w:hAnsi="Arial" w:cs="Arial"/>
                <w:sz w:val="16"/>
                <w:szCs w:val="16"/>
              </w:rPr>
              <w:t>VehicleSpeedValid_Cnt_lgc</w:t>
            </w:r>
            <w:proofErr w:type="spellEnd"/>
          </w:p>
        </w:tc>
        <w:tc>
          <w:tcPr>
            <w:tcW w:w="4455" w:type="dxa"/>
            <w:vAlign w:val="center"/>
          </w:tcPr>
          <w:p w:rsidR="003F3CF0" w:rsidRPr="00FB5C72" w:rsidRDefault="003F3CF0" w:rsidP="008F259A">
            <w:pPr>
              <w:spacing w:before="100" w:beforeAutospacing="1" w:after="100" w:afterAutospacing="1"/>
              <w:rPr>
                <w:rFonts w:ascii="Arial" w:hAnsi="Arial" w:cs="Arial"/>
                <w:sz w:val="16"/>
                <w:szCs w:val="16"/>
              </w:rPr>
            </w:pPr>
          </w:p>
        </w:tc>
      </w:tr>
      <w:tr w:rsidR="006B1E16" w:rsidRPr="00FB5C7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6B1E16" w:rsidRPr="00FB5C72" w:rsidRDefault="000C465C" w:rsidP="008F259A">
            <w:pPr>
              <w:spacing w:before="100" w:beforeAutospacing="1" w:after="100" w:afterAutospacing="1"/>
              <w:rPr>
                <w:rFonts w:ascii="Arial" w:hAnsi="Arial" w:cs="Arial"/>
                <w:sz w:val="16"/>
                <w:szCs w:val="16"/>
              </w:rPr>
            </w:pPr>
            <w:r w:rsidRPr="000C465C">
              <w:rPr>
                <w:rFonts w:ascii="Arial" w:hAnsi="Arial" w:cs="Arial"/>
                <w:sz w:val="16"/>
                <w:szCs w:val="16"/>
              </w:rPr>
              <w:t>VehicleSpeed_Kph_f32</w:t>
            </w:r>
          </w:p>
        </w:tc>
        <w:tc>
          <w:tcPr>
            <w:tcW w:w="4455" w:type="dxa"/>
            <w:vAlign w:val="center"/>
          </w:tcPr>
          <w:p w:rsidR="006B1E16" w:rsidRPr="00FB5C72" w:rsidRDefault="006B1E16" w:rsidP="008F259A">
            <w:pPr>
              <w:spacing w:before="100" w:beforeAutospacing="1" w:after="100" w:afterAutospacing="1"/>
              <w:rPr>
                <w:rFonts w:ascii="Arial" w:hAnsi="Arial" w:cs="Arial"/>
                <w:sz w:val="16"/>
                <w:szCs w:val="16"/>
              </w:rPr>
            </w:pPr>
          </w:p>
        </w:tc>
      </w:tr>
      <w:tr w:rsidR="006D5CF4" w:rsidRPr="00FB5C7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6D5CF4" w:rsidRPr="00FB5C72" w:rsidRDefault="006D5CF4" w:rsidP="008F259A">
            <w:pPr>
              <w:spacing w:before="100" w:beforeAutospacing="1" w:after="100" w:afterAutospacing="1"/>
              <w:rPr>
                <w:rFonts w:ascii="Arial" w:hAnsi="Arial" w:cs="Arial"/>
                <w:sz w:val="16"/>
                <w:szCs w:val="16"/>
              </w:rPr>
            </w:pPr>
            <w:proofErr w:type="spellStart"/>
            <w:r w:rsidRPr="00FB5C72">
              <w:rPr>
                <w:rFonts w:ascii="Arial" w:hAnsi="Arial" w:cs="Arial"/>
                <w:sz w:val="16"/>
                <w:szCs w:val="16"/>
              </w:rPr>
              <w:t>KinIntDiagSrlComSvcDft_Cnt_lg</w:t>
            </w:r>
            <w:r w:rsidR="009D7BA4" w:rsidRPr="00FB5C72">
              <w:rPr>
                <w:rFonts w:ascii="Arial" w:hAnsi="Arial" w:cs="Arial"/>
                <w:sz w:val="16"/>
                <w:szCs w:val="16"/>
              </w:rPr>
              <w:t>c</w:t>
            </w:r>
            <w:proofErr w:type="spellEnd"/>
          </w:p>
        </w:tc>
        <w:tc>
          <w:tcPr>
            <w:tcW w:w="4455" w:type="dxa"/>
            <w:vAlign w:val="center"/>
          </w:tcPr>
          <w:p w:rsidR="006D5CF4" w:rsidRPr="00FB5C72" w:rsidRDefault="006D5CF4" w:rsidP="008F259A">
            <w:pPr>
              <w:spacing w:before="100" w:beforeAutospacing="1" w:after="100" w:afterAutospacing="1"/>
              <w:rPr>
                <w:rFonts w:ascii="Arial" w:hAnsi="Arial" w:cs="Arial"/>
                <w:sz w:val="16"/>
                <w:szCs w:val="16"/>
              </w:rPr>
            </w:pPr>
          </w:p>
        </w:tc>
      </w:tr>
    </w:tbl>
    <w:p w:rsidR="006D33CC" w:rsidRPr="00FB5C72" w:rsidRDefault="006D33CC"/>
    <w:p w:rsidR="004A781C" w:rsidRPr="00FB5C72" w:rsidRDefault="004A781C">
      <w:pPr>
        <w:pStyle w:val="Heading2"/>
      </w:pPr>
      <w:r w:rsidRPr="00FB5C72">
        <w:t>Module Internal Variables</w:t>
      </w:r>
    </w:p>
    <w:p w:rsidR="004A781C" w:rsidRPr="00FB5C72" w:rsidRDefault="004A781C">
      <w:r w:rsidRPr="00FB5C72">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078"/>
        <w:gridCol w:w="1170"/>
        <w:gridCol w:w="1215"/>
        <w:gridCol w:w="1215"/>
        <w:gridCol w:w="2250"/>
      </w:tblGrid>
      <w:tr w:rsidR="00BD008B" w:rsidRPr="00FB5C72" w:rsidTr="00932E0A">
        <w:tc>
          <w:tcPr>
            <w:tcW w:w="3078" w:type="dxa"/>
            <w:tcBorders>
              <w:top w:val="single" w:sz="6" w:space="0" w:color="auto"/>
              <w:left w:val="single" w:sz="6" w:space="0" w:color="auto"/>
              <w:bottom w:val="single" w:sz="6" w:space="0" w:color="auto"/>
              <w:right w:val="single" w:sz="6" w:space="0" w:color="auto"/>
            </w:tcBorders>
            <w:shd w:val="pct30" w:color="FFFF00" w:fill="FFFFFF"/>
          </w:tcPr>
          <w:p w:rsidR="00BD008B" w:rsidRPr="00FB5C72" w:rsidRDefault="00BD008B" w:rsidP="008F259A">
            <w:pPr>
              <w:spacing w:before="60"/>
              <w:jc w:val="center"/>
              <w:rPr>
                <w:rFonts w:ascii="Arial" w:hAnsi="Arial" w:cs="Arial"/>
                <w:sz w:val="16"/>
              </w:rPr>
            </w:pPr>
            <w:r w:rsidRPr="00FB5C72">
              <w:rPr>
                <w:rFonts w:ascii="Arial" w:hAnsi="Arial" w:cs="Arial"/>
                <w:sz w:val="16"/>
              </w:rPr>
              <w:t>Variable Name</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BD008B" w:rsidRPr="00FB5C72" w:rsidRDefault="00BD008B" w:rsidP="008F259A">
            <w:pPr>
              <w:spacing w:before="60"/>
              <w:jc w:val="center"/>
              <w:rPr>
                <w:rFonts w:ascii="Arial" w:hAnsi="Arial" w:cs="Arial"/>
                <w:sz w:val="16"/>
              </w:rPr>
            </w:pPr>
            <w:r w:rsidRPr="00FB5C72">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Pr="00FB5C72" w:rsidRDefault="00BD008B" w:rsidP="008F259A">
            <w:pPr>
              <w:spacing w:before="60"/>
              <w:jc w:val="center"/>
              <w:rPr>
                <w:rFonts w:ascii="Arial" w:hAnsi="Arial" w:cs="Arial"/>
                <w:sz w:val="16"/>
              </w:rPr>
            </w:pPr>
            <w:r w:rsidRPr="00FB5C72">
              <w:rPr>
                <w:rFonts w:ascii="Arial" w:hAnsi="Arial" w:cs="Arial"/>
                <w:sz w:val="16"/>
              </w:rPr>
              <w:t>Legal Range</w:t>
            </w:r>
          </w:p>
          <w:p w:rsidR="00BD008B" w:rsidRPr="00FB5C72" w:rsidRDefault="00BD008B" w:rsidP="008F259A">
            <w:pPr>
              <w:spacing w:before="60"/>
              <w:jc w:val="center"/>
              <w:rPr>
                <w:rFonts w:ascii="Arial" w:hAnsi="Arial" w:cs="Arial"/>
                <w:sz w:val="16"/>
              </w:rPr>
            </w:pPr>
            <w:r w:rsidRPr="00FB5C72">
              <w:rPr>
                <w:rFonts w:ascii="Arial" w:hAnsi="Arial" w:cs="Arial"/>
                <w:sz w:val="16"/>
              </w:rPr>
              <w:t>(min)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Pr="00FB5C72" w:rsidRDefault="00BD008B" w:rsidP="008F259A">
            <w:pPr>
              <w:spacing w:before="60"/>
              <w:jc w:val="center"/>
              <w:rPr>
                <w:rFonts w:ascii="Arial" w:hAnsi="Arial" w:cs="Arial"/>
                <w:sz w:val="16"/>
              </w:rPr>
            </w:pPr>
            <w:r w:rsidRPr="00FB5C72">
              <w:rPr>
                <w:rFonts w:ascii="Arial" w:hAnsi="Arial" w:cs="Arial"/>
                <w:sz w:val="16"/>
              </w:rPr>
              <w:t>Legal Range</w:t>
            </w:r>
          </w:p>
          <w:p w:rsidR="00BD008B" w:rsidRPr="00FB5C72" w:rsidRDefault="00BD008B" w:rsidP="008F259A">
            <w:pPr>
              <w:spacing w:before="60"/>
              <w:jc w:val="center"/>
              <w:rPr>
                <w:rFonts w:ascii="Arial" w:hAnsi="Arial" w:cs="Arial"/>
                <w:sz w:val="16"/>
              </w:rPr>
            </w:pPr>
            <w:r w:rsidRPr="00FB5C72">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BD008B" w:rsidRPr="00FB5C72" w:rsidRDefault="00BD008B" w:rsidP="008F259A">
            <w:pPr>
              <w:spacing w:before="60"/>
              <w:jc w:val="center"/>
              <w:rPr>
                <w:rFonts w:ascii="Arial" w:hAnsi="Arial" w:cs="Arial"/>
                <w:sz w:val="16"/>
              </w:rPr>
            </w:pPr>
            <w:r w:rsidRPr="00FB5C72">
              <w:rPr>
                <w:rFonts w:ascii="Arial" w:hAnsi="Arial" w:cs="Arial"/>
                <w:sz w:val="16"/>
              </w:rPr>
              <w:t>Software Segment</w:t>
            </w:r>
          </w:p>
        </w:tc>
      </w:tr>
      <w:tr w:rsidR="00673DB2" w:rsidRPr="00FB5C72" w:rsidTr="00932E0A">
        <w:tc>
          <w:tcPr>
            <w:tcW w:w="3078" w:type="dxa"/>
            <w:tcBorders>
              <w:top w:val="single" w:sz="6" w:space="0" w:color="auto"/>
              <w:left w:val="single" w:sz="6" w:space="0" w:color="auto"/>
              <w:bottom w:val="single" w:sz="6" w:space="0" w:color="auto"/>
              <w:right w:val="single" w:sz="6" w:space="0" w:color="auto"/>
            </w:tcBorders>
          </w:tcPr>
          <w:p w:rsidR="00673DB2" w:rsidRPr="00FB5C72" w:rsidRDefault="00673DB2" w:rsidP="008F259A">
            <w:pPr>
              <w:spacing w:before="60"/>
              <w:rPr>
                <w:rFonts w:ascii="Arial" w:hAnsi="Arial" w:cs="Arial"/>
                <w:sz w:val="16"/>
              </w:rPr>
            </w:pPr>
            <w:r w:rsidRPr="00FB5C72">
              <w:rPr>
                <w:rFonts w:ascii="Arial" w:hAnsi="Arial" w:cs="Arial"/>
                <w:sz w:val="16"/>
              </w:rPr>
              <w:t>HwPFilter1En_Cnt_</w:t>
            </w:r>
            <w:r w:rsidR="00AA3693" w:rsidRPr="00FB5C72">
              <w:rPr>
                <w:rFonts w:ascii="Arial" w:hAnsi="Arial" w:cs="Arial"/>
                <w:sz w:val="16"/>
              </w:rPr>
              <w:t>M_</w:t>
            </w:r>
            <w:r w:rsidRPr="00FB5C72">
              <w:rPr>
                <w:rFonts w:ascii="Arial" w:hAnsi="Arial" w:cs="Arial"/>
                <w:sz w:val="16"/>
              </w:rPr>
              <w:t>lgc</w:t>
            </w:r>
          </w:p>
        </w:tc>
        <w:tc>
          <w:tcPr>
            <w:tcW w:w="1170" w:type="dxa"/>
            <w:tcBorders>
              <w:top w:val="single" w:sz="6" w:space="0" w:color="auto"/>
              <w:left w:val="single" w:sz="6" w:space="0" w:color="auto"/>
              <w:bottom w:val="single" w:sz="6" w:space="0" w:color="auto"/>
              <w:right w:val="single" w:sz="6" w:space="0" w:color="auto"/>
            </w:tcBorders>
          </w:tcPr>
          <w:p w:rsidR="00673DB2" w:rsidRPr="00FB5C72" w:rsidRDefault="00E27530" w:rsidP="008F259A">
            <w:pPr>
              <w:spacing w:before="60"/>
              <w:rPr>
                <w:rFonts w:ascii="Arial" w:hAnsi="Arial" w:cs="Arial"/>
                <w:sz w:val="16"/>
              </w:rPr>
            </w:pPr>
            <w:r w:rsidRPr="00FB5C72">
              <w:rPr>
                <w:rFonts w:ascii="Arial" w:hAnsi="Arial" w:cs="Arial"/>
                <w:sz w:val="16"/>
              </w:rPr>
              <w:t>BOOLEAN</w:t>
            </w:r>
          </w:p>
        </w:tc>
        <w:tc>
          <w:tcPr>
            <w:tcW w:w="1215" w:type="dxa"/>
            <w:tcBorders>
              <w:top w:val="single" w:sz="6" w:space="0" w:color="auto"/>
              <w:left w:val="single" w:sz="6" w:space="0" w:color="auto"/>
              <w:bottom w:val="single" w:sz="6" w:space="0" w:color="auto"/>
              <w:right w:val="single" w:sz="6" w:space="0" w:color="auto"/>
            </w:tcBorders>
          </w:tcPr>
          <w:p w:rsidR="00673DB2" w:rsidRPr="00FB5C72" w:rsidRDefault="009D7BA4" w:rsidP="008F259A">
            <w:pPr>
              <w:spacing w:before="60"/>
              <w:rPr>
                <w:rFonts w:ascii="Arial" w:hAnsi="Arial" w:cs="Arial"/>
                <w:sz w:val="16"/>
              </w:rPr>
            </w:pPr>
            <w:r w:rsidRPr="00FB5C72">
              <w:rPr>
                <w:rFonts w:ascii="Arial" w:hAnsi="Arial" w:cs="Arial"/>
                <w:sz w:val="16"/>
              </w:rPr>
              <w:t>FALSE</w:t>
            </w:r>
          </w:p>
        </w:tc>
        <w:tc>
          <w:tcPr>
            <w:tcW w:w="1215" w:type="dxa"/>
            <w:tcBorders>
              <w:top w:val="single" w:sz="6" w:space="0" w:color="auto"/>
              <w:left w:val="single" w:sz="6" w:space="0" w:color="auto"/>
              <w:bottom w:val="single" w:sz="6" w:space="0" w:color="auto"/>
              <w:right w:val="single" w:sz="6" w:space="0" w:color="auto"/>
            </w:tcBorders>
          </w:tcPr>
          <w:p w:rsidR="00673DB2" w:rsidRPr="00FB5C72" w:rsidRDefault="009D7BA4" w:rsidP="008F259A">
            <w:pPr>
              <w:spacing w:before="60"/>
              <w:rPr>
                <w:rFonts w:ascii="Arial" w:hAnsi="Arial" w:cs="Arial"/>
                <w:sz w:val="16"/>
              </w:rPr>
            </w:pPr>
            <w:r w:rsidRPr="00FB5C72">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
          <w:p w:rsidR="00673DB2" w:rsidRPr="00FB5C72" w:rsidRDefault="00A745BF" w:rsidP="008F259A">
            <w:pPr>
              <w:spacing w:before="60"/>
              <w:rPr>
                <w:rFonts w:ascii="Arial" w:hAnsi="Arial" w:cs="Arial"/>
                <w:sz w:val="16"/>
              </w:rPr>
            </w:pPr>
            <w:r w:rsidRPr="00A745BF">
              <w:rPr>
                <w:rFonts w:ascii="Arial" w:hAnsi="Arial" w:cs="Arial"/>
                <w:sz w:val="16"/>
              </w:rPr>
              <w:t>ABSHWPOSSCOM_START_SEC_VAR_CLEARED_BOOLEAN</w:t>
            </w:r>
          </w:p>
        </w:tc>
      </w:tr>
      <w:tr w:rsidR="009D7BA4" w:rsidRPr="00FB5C72" w:rsidTr="00932E0A">
        <w:tc>
          <w:tcPr>
            <w:tcW w:w="3078" w:type="dxa"/>
            <w:tcBorders>
              <w:top w:val="single" w:sz="6" w:space="0" w:color="auto"/>
              <w:left w:val="single" w:sz="6" w:space="0" w:color="auto"/>
              <w:bottom w:val="single" w:sz="6" w:space="0" w:color="auto"/>
              <w:right w:val="single" w:sz="6" w:space="0" w:color="auto"/>
            </w:tcBorders>
          </w:tcPr>
          <w:p w:rsidR="009D7BA4" w:rsidRPr="00FB5C72" w:rsidRDefault="009D7BA4" w:rsidP="008F259A">
            <w:pPr>
              <w:spacing w:before="60"/>
              <w:rPr>
                <w:rFonts w:ascii="Arial" w:hAnsi="Arial" w:cs="Arial"/>
                <w:sz w:val="16"/>
              </w:rPr>
            </w:pPr>
            <w:r w:rsidRPr="00FB5C72">
              <w:rPr>
                <w:rFonts w:ascii="Arial" w:hAnsi="Arial" w:cs="Arial"/>
                <w:sz w:val="16"/>
              </w:rPr>
              <w:t>HwPFilter2En_Cnt_</w:t>
            </w:r>
            <w:r w:rsidR="00AA3693" w:rsidRPr="00FB5C72">
              <w:rPr>
                <w:rFonts w:ascii="Arial" w:hAnsi="Arial" w:cs="Arial"/>
                <w:sz w:val="16"/>
              </w:rPr>
              <w:t>M_</w:t>
            </w:r>
            <w:r w:rsidRPr="00FB5C72">
              <w:rPr>
                <w:rFonts w:ascii="Arial" w:hAnsi="Arial" w:cs="Arial"/>
                <w:sz w:val="16"/>
              </w:rPr>
              <w:t>lgc</w:t>
            </w:r>
          </w:p>
        </w:tc>
        <w:tc>
          <w:tcPr>
            <w:tcW w:w="1170" w:type="dxa"/>
            <w:tcBorders>
              <w:top w:val="single" w:sz="6" w:space="0" w:color="auto"/>
              <w:left w:val="single" w:sz="6" w:space="0" w:color="auto"/>
              <w:bottom w:val="single" w:sz="6" w:space="0" w:color="auto"/>
              <w:right w:val="single" w:sz="6" w:space="0" w:color="auto"/>
            </w:tcBorders>
          </w:tcPr>
          <w:p w:rsidR="009D7BA4" w:rsidRPr="00FB5C72" w:rsidRDefault="009D7BA4" w:rsidP="008F259A">
            <w:pPr>
              <w:spacing w:before="60"/>
              <w:rPr>
                <w:rFonts w:ascii="Arial" w:hAnsi="Arial" w:cs="Arial"/>
                <w:sz w:val="16"/>
              </w:rPr>
            </w:pPr>
            <w:r w:rsidRPr="00FB5C72">
              <w:rPr>
                <w:rFonts w:ascii="Arial" w:hAnsi="Arial" w:cs="Arial"/>
                <w:sz w:val="16"/>
              </w:rPr>
              <w:t>BOOLEAN</w:t>
            </w:r>
          </w:p>
        </w:tc>
        <w:tc>
          <w:tcPr>
            <w:tcW w:w="1215" w:type="dxa"/>
            <w:tcBorders>
              <w:top w:val="single" w:sz="6" w:space="0" w:color="auto"/>
              <w:left w:val="single" w:sz="6" w:space="0" w:color="auto"/>
              <w:bottom w:val="single" w:sz="6" w:space="0" w:color="auto"/>
              <w:right w:val="single" w:sz="6" w:space="0" w:color="auto"/>
            </w:tcBorders>
          </w:tcPr>
          <w:p w:rsidR="009D7BA4" w:rsidRPr="00FB5C72" w:rsidRDefault="009D7BA4" w:rsidP="00072E43">
            <w:pPr>
              <w:spacing w:before="60"/>
              <w:rPr>
                <w:rFonts w:ascii="Arial" w:hAnsi="Arial" w:cs="Arial"/>
                <w:sz w:val="16"/>
              </w:rPr>
            </w:pPr>
            <w:r w:rsidRPr="00FB5C72">
              <w:rPr>
                <w:rFonts w:ascii="Arial" w:hAnsi="Arial" w:cs="Arial"/>
                <w:sz w:val="16"/>
              </w:rPr>
              <w:t>FALSE</w:t>
            </w:r>
          </w:p>
        </w:tc>
        <w:tc>
          <w:tcPr>
            <w:tcW w:w="1215" w:type="dxa"/>
            <w:tcBorders>
              <w:top w:val="single" w:sz="6" w:space="0" w:color="auto"/>
              <w:left w:val="single" w:sz="6" w:space="0" w:color="auto"/>
              <w:bottom w:val="single" w:sz="6" w:space="0" w:color="auto"/>
              <w:right w:val="single" w:sz="6" w:space="0" w:color="auto"/>
            </w:tcBorders>
          </w:tcPr>
          <w:p w:rsidR="009D7BA4" w:rsidRPr="00FB5C72" w:rsidRDefault="009D7BA4" w:rsidP="00072E43">
            <w:pPr>
              <w:spacing w:before="60"/>
              <w:rPr>
                <w:rFonts w:ascii="Arial" w:hAnsi="Arial" w:cs="Arial"/>
                <w:sz w:val="16"/>
              </w:rPr>
            </w:pPr>
            <w:r w:rsidRPr="00FB5C72">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
          <w:p w:rsidR="009D7BA4" w:rsidRPr="00FB5C72" w:rsidRDefault="00A745BF" w:rsidP="008F259A">
            <w:pPr>
              <w:spacing w:before="60"/>
              <w:rPr>
                <w:rFonts w:ascii="Arial" w:hAnsi="Arial" w:cs="Arial"/>
                <w:sz w:val="16"/>
              </w:rPr>
            </w:pPr>
            <w:r w:rsidRPr="00A745BF">
              <w:rPr>
                <w:rFonts w:ascii="Arial" w:hAnsi="Arial" w:cs="Arial"/>
                <w:sz w:val="16"/>
              </w:rPr>
              <w:t>ABSHWPOSSCOM_START_SEC_VAR_CLEARED_BOOLEAN</w:t>
            </w:r>
          </w:p>
        </w:tc>
      </w:tr>
      <w:tr w:rsidR="00932E0A" w:rsidRPr="00FB5C72" w:rsidTr="00932E0A">
        <w:tc>
          <w:tcPr>
            <w:tcW w:w="3078" w:type="dxa"/>
            <w:tcBorders>
              <w:top w:val="single" w:sz="6" w:space="0" w:color="auto"/>
              <w:left w:val="single" w:sz="6" w:space="0" w:color="auto"/>
              <w:bottom w:val="single" w:sz="6" w:space="0" w:color="auto"/>
              <w:right w:val="single" w:sz="6" w:space="0" w:color="auto"/>
            </w:tcBorders>
          </w:tcPr>
          <w:p w:rsidR="00932E0A" w:rsidRPr="00FB5C72" w:rsidRDefault="00932E0A" w:rsidP="008F259A">
            <w:pPr>
              <w:spacing w:before="60"/>
              <w:rPr>
                <w:rFonts w:ascii="Arial" w:hAnsi="Arial" w:cs="Arial"/>
                <w:sz w:val="16"/>
              </w:rPr>
            </w:pPr>
            <w:r w:rsidRPr="00FB5C72">
              <w:rPr>
                <w:rFonts w:ascii="Arial" w:hAnsi="Arial" w:cs="Arial"/>
                <w:sz w:val="16"/>
              </w:rPr>
              <w:t>VehDynTrgtAngle_HwDeg_M_</w:t>
            </w:r>
            <w:r w:rsidR="002D4F49">
              <w:rPr>
                <w:rFonts w:ascii="Arial" w:hAnsi="Arial" w:cs="Arial"/>
                <w:sz w:val="16"/>
              </w:rPr>
              <w:t>f32</w:t>
            </w:r>
          </w:p>
        </w:tc>
        <w:tc>
          <w:tcPr>
            <w:tcW w:w="1170" w:type="dxa"/>
            <w:tcBorders>
              <w:top w:val="single" w:sz="6" w:space="0" w:color="auto"/>
              <w:left w:val="single" w:sz="6" w:space="0" w:color="auto"/>
              <w:bottom w:val="single" w:sz="6" w:space="0" w:color="auto"/>
              <w:right w:val="single" w:sz="6" w:space="0" w:color="auto"/>
            </w:tcBorders>
          </w:tcPr>
          <w:p w:rsidR="00932E0A" w:rsidRPr="00FB5C72" w:rsidRDefault="002D4F49" w:rsidP="008F259A">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D003BA" w:rsidRDefault="00D003BA" w:rsidP="00D003BA">
            <w:pPr>
              <w:rPr>
                <w:rFonts w:ascii="Calibri" w:hAnsi="Calibri"/>
                <w:color w:val="000000"/>
                <w:sz w:val="22"/>
                <w:szCs w:val="22"/>
              </w:rPr>
            </w:pPr>
            <w:r>
              <w:rPr>
                <w:rFonts w:ascii="Calibri" w:hAnsi="Calibri"/>
                <w:color w:val="000000"/>
                <w:sz w:val="22"/>
                <w:szCs w:val="22"/>
              </w:rPr>
              <w:t>-1575164.8</w:t>
            </w:r>
          </w:p>
          <w:p w:rsidR="00932E0A" w:rsidRPr="00FB5C72" w:rsidRDefault="00932E0A" w:rsidP="008F259A">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D003BA" w:rsidRDefault="00D003BA" w:rsidP="00D003BA">
            <w:pPr>
              <w:rPr>
                <w:rFonts w:ascii="Calibri" w:hAnsi="Calibri"/>
                <w:color w:val="000000"/>
                <w:sz w:val="22"/>
                <w:szCs w:val="22"/>
              </w:rPr>
            </w:pPr>
            <w:r>
              <w:rPr>
                <w:rFonts w:ascii="Calibri" w:hAnsi="Calibri"/>
                <w:color w:val="000000"/>
                <w:sz w:val="22"/>
                <w:szCs w:val="22"/>
              </w:rPr>
              <w:t>1575164.8</w:t>
            </w:r>
          </w:p>
          <w:p w:rsidR="00932E0A" w:rsidRPr="00FB5C72" w:rsidRDefault="00932E0A" w:rsidP="008F259A">
            <w:pPr>
              <w:spacing w:before="60"/>
              <w:rPr>
                <w:rFonts w:ascii="Arial" w:hAnsi="Arial" w:cs="Arial"/>
                <w:sz w:val="16"/>
              </w:rPr>
            </w:pPr>
          </w:p>
        </w:tc>
        <w:tc>
          <w:tcPr>
            <w:tcW w:w="2250" w:type="dxa"/>
            <w:tcBorders>
              <w:top w:val="single" w:sz="6" w:space="0" w:color="auto"/>
              <w:left w:val="single" w:sz="6" w:space="0" w:color="auto"/>
              <w:bottom w:val="single" w:sz="6" w:space="0" w:color="auto"/>
              <w:right w:val="single" w:sz="6" w:space="0" w:color="auto"/>
            </w:tcBorders>
          </w:tcPr>
          <w:p w:rsidR="00932E0A" w:rsidRPr="00FB5C72" w:rsidRDefault="00B52CF1" w:rsidP="008F259A">
            <w:pPr>
              <w:spacing w:before="60"/>
              <w:rPr>
                <w:rFonts w:ascii="Arial" w:hAnsi="Arial" w:cs="Arial"/>
                <w:sz w:val="16"/>
              </w:rPr>
            </w:pPr>
            <w:r w:rsidRPr="00B52CF1">
              <w:rPr>
                <w:rFonts w:ascii="Arial" w:hAnsi="Arial" w:cs="Arial"/>
                <w:sz w:val="16"/>
              </w:rPr>
              <w:t>ABSHWPOSSCOM_START_SEC_VAR_CLEARED_32</w:t>
            </w:r>
          </w:p>
        </w:tc>
      </w:tr>
      <w:tr w:rsidR="00932E0A" w:rsidRPr="00FB5C72" w:rsidTr="00932E0A">
        <w:tc>
          <w:tcPr>
            <w:tcW w:w="3078" w:type="dxa"/>
            <w:tcBorders>
              <w:top w:val="single" w:sz="6" w:space="0" w:color="auto"/>
              <w:left w:val="single" w:sz="6" w:space="0" w:color="auto"/>
              <w:bottom w:val="single" w:sz="6" w:space="0" w:color="auto"/>
              <w:right w:val="single" w:sz="6" w:space="0" w:color="auto"/>
            </w:tcBorders>
          </w:tcPr>
          <w:p w:rsidR="00932E0A" w:rsidRPr="00FB5C72" w:rsidRDefault="00932E0A" w:rsidP="008F259A">
            <w:pPr>
              <w:spacing w:before="60"/>
              <w:rPr>
                <w:rFonts w:ascii="Arial" w:hAnsi="Arial" w:cs="Arial"/>
                <w:sz w:val="16"/>
              </w:rPr>
            </w:pPr>
            <w:r w:rsidRPr="00FB5C72">
              <w:rPr>
                <w:rFonts w:ascii="Arial" w:hAnsi="Arial" w:cs="Arial"/>
                <w:sz w:val="16"/>
              </w:rPr>
              <w:t>VehDynTrgtAuth_Uls_M_</w:t>
            </w:r>
            <w:r w:rsidR="002D4F49">
              <w:rPr>
                <w:rFonts w:ascii="Arial" w:hAnsi="Arial" w:cs="Arial"/>
                <w:sz w:val="16"/>
              </w:rPr>
              <w:t>f32</w:t>
            </w:r>
          </w:p>
        </w:tc>
        <w:tc>
          <w:tcPr>
            <w:tcW w:w="1170" w:type="dxa"/>
            <w:tcBorders>
              <w:top w:val="single" w:sz="6" w:space="0" w:color="auto"/>
              <w:left w:val="single" w:sz="6" w:space="0" w:color="auto"/>
              <w:bottom w:val="single" w:sz="6" w:space="0" w:color="auto"/>
              <w:right w:val="single" w:sz="6" w:space="0" w:color="auto"/>
            </w:tcBorders>
          </w:tcPr>
          <w:p w:rsidR="00932E0A" w:rsidRPr="00FB5C72" w:rsidRDefault="002D4F49" w:rsidP="008F259A">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932E0A" w:rsidRPr="00FB5C72" w:rsidRDefault="00FE01E0" w:rsidP="008F259A">
            <w:pPr>
              <w:spacing w:before="60"/>
              <w:rPr>
                <w:rFonts w:ascii="Arial" w:hAnsi="Arial" w:cs="Arial"/>
                <w:sz w:val="16"/>
              </w:rPr>
            </w:pPr>
            <w:r w:rsidRPr="00FB5C72">
              <w:rPr>
                <w:rFonts w:ascii="Arial" w:hAnsi="Arial" w:cs="Arial"/>
                <w:sz w:val="16"/>
              </w:rPr>
              <w:t>0</w:t>
            </w:r>
          </w:p>
        </w:tc>
        <w:tc>
          <w:tcPr>
            <w:tcW w:w="1215" w:type="dxa"/>
            <w:tcBorders>
              <w:top w:val="single" w:sz="6" w:space="0" w:color="auto"/>
              <w:left w:val="single" w:sz="6" w:space="0" w:color="auto"/>
              <w:bottom w:val="single" w:sz="6" w:space="0" w:color="auto"/>
              <w:right w:val="single" w:sz="6" w:space="0" w:color="auto"/>
            </w:tcBorders>
          </w:tcPr>
          <w:p w:rsidR="00932E0A" w:rsidRPr="00FB5C72" w:rsidRDefault="00FE01E0" w:rsidP="008F259A">
            <w:pPr>
              <w:spacing w:before="60"/>
              <w:rPr>
                <w:rFonts w:ascii="Arial" w:hAnsi="Arial" w:cs="Arial"/>
                <w:sz w:val="16"/>
              </w:rPr>
            </w:pPr>
            <w:r w:rsidRPr="00FB5C72">
              <w:rPr>
                <w:rFonts w:ascii="Arial" w:hAnsi="Arial" w:cs="Arial"/>
                <w:sz w:val="16"/>
              </w:rPr>
              <w:t>1</w:t>
            </w:r>
          </w:p>
        </w:tc>
        <w:tc>
          <w:tcPr>
            <w:tcW w:w="2250" w:type="dxa"/>
            <w:tcBorders>
              <w:top w:val="single" w:sz="6" w:space="0" w:color="auto"/>
              <w:left w:val="single" w:sz="6" w:space="0" w:color="auto"/>
              <w:bottom w:val="single" w:sz="6" w:space="0" w:color="auto"/>
              <w:right w:val="single" w:sz="6" w:space="0" w:color="auto"/>
            </w:tcBorders>
          </w:tcPr>
          <w:p w:rsidR="00932E0A" w:rsidRPr="00FB5C72" w:rsidRDefault="00B52CF1" w:rsidP="008F259A">
            <w:pPr>
              <w:spacing w:before="60"/>
              <w:rPr>
                <w:rFonts w:ascii="Arial" w:hAnsi="Arial" w:cs="Arial"/>
                <w:sz w:val="16"/>
              </w:rPr>
            </w:pPr>
            <w:r w:rsidRPr="00B52CF1">
              <w:rPr>
                <w:rFonts w:ascii="Arial" w:hAnsi="Arial" w:cs="Arial"/>
                <w:sz w:val="16"/>
              </w:rPr>
              <w:t>ABSHWPOSSCOM_START_SEC_VAR_CLEARED_32</w:t>
            </w:r>
          </w:p>
        </w:tc>
      </w:tr>
      <w:tr w:rsidR="009D7BA4" w:rsidRPr="00FB5C72" w:rsidTr="00932E0A">
        <w:tc>
          <w:tcPr>
            <w:tcW w:w="3078" w:type="dxa"/>
            <w:tcBorders>
              <w:top w:val="single" w:sz="6" w:space="0" w:color="auto"/>
              <w:left w:val="single" w:sz="6" w:space="0" w:color="auto"/>
              <w:bottom w:val="single" w:sz="6" w:space="0" w:color="auto"/>
              <w:right w:val="single" w:sz="6" w:space="0" w:color="auto"/>
            </w:tcBorders>
          </w:tcPr>
          <w:p w:rsidR="009D7BA4" w:rsidRPr="00FB5C72" w:rsidRDefault="009D7BA4" w:rsidP="008F259A">
            <w:pPr>
              <w:spacing w:before="60"/>
              <w:rPr>
                <w:rFonts w:ascii="Arial" w:hAnsi="Arial" w:cs="Arial"/>
                <w:sz w:val="16"/>
              </w:rPr>
            </w:pPr>
            <w:proofErr w:type="spellStart"/>
            <w:r w:rsidRPr="00FB5C72">
              <w:rPr>
                <w:rFonts w:ascii="Arial" w:hAnsi="Arial" w:cs="Arial"/>
                <w:sz w:val="16"/>
              </w:rPr>
              <w:lastRenderedPageBreak/>
              <w:t>HwPHighSpdAC_Cnt_M_lgc</w:t>
            </w:r>
            <w:proofErr w:type="spellEnd"/>
          </w:p>
        </w:tc>
        <w:tc>
          <w:tcPr>
            <w:tcW w:w="1170" w:type="dxa"/>
            <w:tcBorders>
              <w:top w:val="single" w:sz="6" w:space="0" w:color="auto"/>
              <w:left w:val="single" w:sz="6" w:space="0" w:color="auto"/>
              <w:bottom w:val="single" w:sz="6" w:space="0" w:color="auto"/>
              <w:right w:val="single" w:sz="6" w:space="0" w:color="auto"/>
            </w:tcBorders>
          </w:tcPr>
          <w:p w:rsidR="009D7BA4" w:rsidRPr="00FB5C72" w:rsidRDefault="009D7BA4" w:rsidP="008F259A">
            <w:pPr>
              <w:spacing w:before="60"/>
              <w:rPr>
                <w:rFonts w:ascii="Arial" w:hAnsi="Arial" w:cs="Arial"/>
                <w:sz w:val="16"/>
              </w:rPr>
            </w:pPr>
            <w:r w:rsidRPr="00FB5C72">
              <w:rPr>
                <w:rFonts w:ascii="Arial" w:hAnsi="Arial" w:cs="Arial"/>
                <w:sz w:val="16"/>
              </w:rPr>
              <w:t>BOOLEAN</w:t>
            </w:r>
          </w:p>
        </w:tc>
        <w:tc>
          <w:tcPr>
            <w:tcW w:w="1215" w:type="dxa"/>
            <w:tcBorders>
              <w:top w:val="single" w:sz="6" w:space="0" w:color="auto"/>
              <w:left w:val="single" w:sz="6" w:space="0" w:color="auto"/>
              <w:bottom w:val="single" w:sz="6" w:space="0" w:color="auto"/>
              <w:right w:val="single" w:sz="6" w:space="0" w:color="auto"/>
            </w:tcBorders>
          </w:tcPr>
          <w:p w:rsidR="009D7BA4" w:rsidRPr="00FB5C72" w:rsidRDefault="009D7BA4" w:rsidP="00072E43">
            <w:pPr>
              <w:spacing w:before="60"/>
              <w:rPr>
                <w:rFonts w:ascii="Arial" w:hAnsi="Arial" w:cs="Arial"/>
                <w:sz w:val="16"/>
              </w:rPr>
            </w:pPr>
            <w:r w:rsidRPr="00FB5C72">
              <w:rPr>
                <w:rFonts w:ascii="Arial" w:hAnsi="Arial" w:cs="Arial"/>
                <w:sz w:val="16"/>
              </w:rPr>
              <w:t>FALSE</w:t>
            </w:r>
          </w:p>
        </w:tc>
        <w:tc>
          <w:tcPr>
            <w:tcW w:w="1215" w:type="dxa"/>
            <w:tcBorders>
              <w:top w:val="single" w:sz="6" w:space="0" w:color="auto"/>
              <w:left w:val="single" w:sz="6" w:space="0" w:color="auto"/>
              <w:bottom w:val="single" w:sz="6" w:space="0" w:color="auto"/>
              <w:right w:val="single" w:sz="6" w:space="0" w:color="auto"/>
            </w:tcBorders>
          </w:tcPr>
          <w:p w:rsidR="009D7BA4" w:rsidRPr="00FB5C72" w:rsidRDefault="009D7BA4" w:rsidP="00072E43">
            <w:pPr>
              <w:spacing w:before="60"/>
              <w:rPr>
                <w:rFonts w:ascii="Arial" w:hAnsi="Arial" w:cs="Arial"/>
                <w:sz w:val="16"/>
              </w:rPr>
            </w:pPr>
            <w:r w:rsidRPr="00FB5C72">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
          <w:p w:rsidR="009D7BA4" w:rsidRPr="00FB5C72" w:rsidRDefault="00B52CF1" w:rsidP="008F259A">
            <w:pPr>
              <w:spacing w:before="60"/>
              <w:rPr>
                <w:rFonts w:ascii="Arial" w:hAnsi="Arial" w:cs="Arial"/>
                <w:sz w:val="16"/>
              </w:rPr>
            </w:pPr>
            <w:r w:rsidRPr="00A745BF">
              <w:rPr>
                <w:rFonts w:ascii="Arial" w:hAnsi="Arial" w:cs="Arial"/>
                <w:sz w:val="16"/>
              </w:rPr>
              <w:t>ABSHWPOSSCOM_START_SEC_VAR_CLEARED_BOOLEAN</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proofErr w:type="spellStart"/>
            <w:r w:rsidRPr="00FB5C72">
              <w:rPr>
                <w:rFonts w:ascii="Arial" w:hAnsi="Arial" w:cs="Arial"/>
                <w:sz w:val="16"/>
              </w:rPr>
              <w:t>PinTrqFiltSV_HwNm_M_</w:t>
            </w:r>
            <w:r>
              <w:rPr>
                <w:rFonts w:ascii="Arial" w:hAnsi="Arial" w:cs="Arial"/>
                <w:sz w:val="16"/>
              </w:rPr>
              <w:t>Str</w:t>
            </w:r>
            <w:proofErr w:type="spellEnd"/>
          </w:p>
        </w:tc>
        <w:tc>
          <w:tcPr>
            <w:tcW w:w="117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Pr>
                <w:rFonts w:ascii="Arial" w:hAnsi="Arial" w:cs="Arial"/>
                <w:sz w:val="16"/>
              </w:rPr>
              <w:t>N/A</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072E43">
            <w:pPr>
              <w:spacing w:before="60"/>
              <w:rPr>
                <w:rFonts w:ascii="Arial" w:hAnsi="Arial" w:cs="Arial"/>
                <w:sz w:val="16"/>
              </w:rPr>
            </w:pPr>
            <w:r>
              <w:rPr>
                <w:rFonts w:ascii="Calibri" w:hAnsi="Calibri" w:cs="Arial"/>
                <w:sz w:val="16"/>
                <w:szCs w:val="16"/>
              </w:rPr>
              <w:t>N/A</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072E43">
            <w:pPr>
              <w:spacing w:before="60"/>
              <w:rPr>
                <w:rFonts w:ascii="Arial" w:hAnsi="Arial" w:cs="Arial"/>
                <w:sz w:val="16"/>
              </w:rPr>
            </w:pPr>
            <w:r>
              <w:rPr>
                <w:rFonts w:ascii="Arial" w:hAnsi="Arial" w:cs="Arial"/>
                <w:sz w:val="16"/>
              </w:rPr>
              <w:t>N/A</w:t>
            </w:r>
          </w:p>
        </w:tc>
        <w:tc>
          <w:tcPr>
            <w:tcW w:w="2250" w:type="dxa"/>
            <w:tcBorders>
              <w:top w:val="single" w:sz="6" w:space="0" w:color="auto"/>
              <w:left w:val="single" w:sz="6" w:space="0" w:color="auto"/>
              <w:bottom w:val="single" w:sz="6" w:space="0" w:color="auto"/>
              <w:right w:val="single" w:sz="6" w:space="0" w:color="auto"/>
            </w:tcBorders>
          </w:tcPr>
          <w:p w:rsidR="00F35224" w:rsidRPr="00A745BF" w:rsidRDefault="00F35224" w:rsidP="008F259A">
            <w:pPr>
              <w:spacing w:before="60"/>
              <w:rPr>
                <w:rFonts w:ascii="Arial" w:hAnsi="Arial" w:cs="Arial"/>
                <w:sz w:val="16"/>
              </w:rPr>
            </w:pPr>
            <w:r w:rsidRPr="00B52CF1">
              <w:rPr>
                <w:rFonts w:ascii="Arial" w:hAnsi="Arial" w:cs="Arial"/>
                <w:sz w:val="16"/>
              </w:rPr>
              <w:t>ABSHWPOSSCOM_START_SEC_VAR_CLEARED_</w:t>
            </w:r>
            <w:r>
              <w:rPr>
                <w:rFonts w:ascii="Arial" w:hAnsi="Arial" w:cs="Arial"/>
                <w:sz w:val="16"/>
              </w:rPr>
              <w:t>UNPECIFIED</w:t>
            </w:r>
          </w:p>
        </w:tc>
      </w:tr>
      <w:tr w:rsidR="00932E0A" w:rsidRPr="00FB5C72" w:rsidTr="00932E0A">
        <w:tc>
          <w:tcPr>
            <w:tcW w:w="3078" w:type="dxa"/>
            <w:tcBorders>
              <w:top w:val="single" w:sz="6" w:space="0" w:color="auto"/>
              <w:left w:val="single" w:sz="6" w:space="0" w:color="auto"/>
              <w:bottom w:val="single" w:sz="6" w:space="0" w:color="auto"/>
              <w:right w:val="single" w:sz="6" w:space="0" w:color="auto"/>
            </w:tcBorders>
          </w:tcPr>
          <w:p w:rsidR="00932E0A" w:rsidRPr="00FB5C72" w:rsidRDefault="00932E0A" w:rsidP="008F259A">
            <w:pPr>
              <w:spacing w:before="60"/>
              <w:rPr>
                <w:rFonts w:ascii="Arial" w:hAnsi="Arial" w:cs="Arial"/>
                <w:sz w:val="16"/>
              </w:rPr>
            </w:pPr>
            <w:proofErr w:type="spellStart"/>
            <w:r w:rsidRPr="00FB5C72">
              <w:rPr>
                <w:rFonts w:ascii="Arial" w:hAnsi="Arial" w:cs="Arial"/>
                <w:sz w:val="16"/>
              </w:rPr>
              <w:t>PinTrqFiltSV_HwNm_M_</w:t>
            </w:r>
            <w:r w:rsidR="00A038F7">
              <w:rPr>
                <w:rFonts w:ascii="Arial" w:hAnsi="Arial" w:cs="Arial"/>
                <w:sz w:val="16"/>
              </w:rPr>
              <w:t>Str</w:t>
            </w:r>
            <w:proofErr w:type="spellEnd"/>
            <w:r w:rsidR="00A038F7">
              <w:rPr>
                <w:rFonts w:ascii="Arial" w:hAnsi="Arial" w:cs="Arial"/>
                <w:sz w:val="16"/>
              </w:rPr>
              <w:t xml:space="preserve"> .K_Uls_f32</w:t>
            </w:r>
          </w:p>
        </w:tc>
        <w:tc>
          <w:tcPr>
            <w:tcW w:w="1170" w:type="dxa"/>
            <w:tcBorders>
              <w:top w:val="single" w:sz="6" w:space="0" w:color="auto"/>
              <w:left w:val="single" w:sz="6" w:space="0" w:color="auto"/>
              <w:bottom w:val="single" w:sz="6" w:space="0" w:color="auto"/>
              <w:right w:val="single" w:sz="6" w:space="0" w:color="auto"/>
            </w:tcBorders>
          </w:tcPr>
          <w:p w:rsidR="00932E0A" w:rsidRPr="00FB5C72" w:rsidRDefault="00A038F7" w:rsidP="008F259A">
            <w:pPr>
              <w:spacing w:before="60"/>
              <w:rPr>
                <w:rFonts w:ascii="Arial" w:hAnsi="Arial" w:cs="Arial"/>
                <w:sz w:val="16"/>
              </w:rPr>
            </w:pPr>
            <w:r>
              <w:rPr>
                <w:rFonts w:ascii="Arial" w:hAnsi="Arial" w:cs="Arial"/>
                <w:sz w:val="16"/>
              </w:rPr>
              <w:t>Single precision floating point</w:t>
            </w:r>
            <w:r w:rsidRPr="00FB5C72" w:rsidDel="002D4F49">
              <w:rPr>
                <w:rFonts w:ascii="Arial" w:hAnsi="Arial" w:cs="Arial"/>
                <w:sz w:val="16"/>
              </w:rPr>
              <w:t xml:space="preserve"> </w:t>
            </w:r>
          </w:p>
        </w:tc>
        <w:tc>
          <w:tcPr>
            <w:tcW w:w="1215" w:type="dxa"/>
            <w:tcBorders>
              <w:top w:val="single" w:sz="6" w:space="0" w:color="auto"/>
              <w:left w:val="single" w:sz="6" w:space="0" w:color="auto"/>
              <w:bottom w:val="single" w:sz="6" w:space="0" w:color="auto"/>
              <w:right w:val="single" w:sz="6" w:space="0" w:color="auto"/>
            </w:tcBorders>
          </w:tcPr>
          <w:p w:rsidR="00A038F7" w:rsidRDefault="00A038F7" w:rsidP="00A038F7">
            <w:pPr>
              <w:rPr>
                <w:rFonts w:ascii="Calibri" w:hAnsi="Calibri"/>
                <w:color w:val="000000"/>
                <w:sz w:val="22"/>
                <w:szCs w:val="22"/>
              </w:rPr>
            </w:pPr>
            <w:r>
              <w:rPr>
                <w:rFonts w:ascii="Calibri" w:hAnsi="Calibri"/>
                <w:color w:val="000000"/>
                <w:sz w:val="22"/>
                <w:szCs w:val="22"/>
              </w:rPr>
              <w:t>8.04215E-05</w:t>
            </w:r>
          </w:p>
          <w:p w:rsidR="00932E0A" w:rsidRPr="00FB5C72" w:rsidRDefault="00932E0A" w:rsidP="008F259A">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39025E" w:rsidRDefault="0039025E" w:rsidP="0039025E">
            <w:pPr>
              <w:rPr>
                <w:rFonts w:ascii="Calibri" w:hAnsi="Calibri"/>
                <w:color w:val="000000"/>
                <w:sz w:val="22"/>
                <w:szCs w:val="22"/>
              </w:rPr>
            </w:pPr>
            <w:r>
              <w:rPr>
                <w:rFonts w:ascii="Calibri" w:hAnsi="Calibri"/>
                <w:color w:val="000000"/>
                <w:sz w:val="22"/>
                <w:szCs w:val="22"/>
              </w:rPr>
              <w:t>0.039414597</w:t>
            </w:r>
          </w:p>
          <w:p w:rsidR="00A038F7" w:rsidRDefault="00A038F7" w:rsidP="00A038F7">
            <w:pPr>
              <w:rPr>
                <w:rFonts w:ascii="Calibri" w:hAnsi="Calibri"/>
                <w:color w:val="000000"/>
                <w:sz w:val="22"/>
                <w:szCs w:val="22"/>
              </w:rPr>
            </w:pPr>
          </w:p>
          <w:p w:rsidR="00932E0A" w:rsidRPr="00FB5C72" w:rsidRDefault="00932E0A" w:rsidP="008F259A">
            <w:pPr>
              <w:spacing w:before="60"/>
              <w:rPr>
                <w:rFonts w:ascii="Arial" w:hAnsi="Arial" w:cs="Arial"/>
                <w:sz w:val="16"/>
              </w:rPr>
            </w:pPr>
          </w:p>
        </w:tc>
        <w:tc>
          <w:tcPr>
            <w:tcW w:w="2250" w:type="dxa"/>
            <w:tcBorders>
              <w:top w:val="single" w:sz="6" w:space="0" w:color="auto"/>
              <w:left w:val="single" w:sz="6" w:space="0" w:color="auto"/>
              <w:bottom w:val="single" w:sz="6" w:space="0" w:color="auto"/>
              <w:right w:val="single" w:sz="6" w:space="0" w:color="auto"/>
            </w:tcBorders>
          </w:tcPr>
          <w:p w:rsidR="00932E0A" w:rsidRPr="00FB5C72" w:rsidRDefault="00932E0A" w:rsidP="008F259A">
            <w:pPr>
              <w:spacing w:before="60"/>
              <w:rPr>
                <w:rFonts w:ascii="Arial" w:hAnsi="Arial" w:cs="Arial"/>
                <w:sz w:val="16"/>
              </w:rPr>
            </w:pPr>
          </w:p>
        </w:tc>
      </w:tr>
      <w:tr w:rsidR="00A038F7" w:rsidRPr="00FB5C72" w:rsidTr="00932E0A">
        <w:tc>
          <w:tcPr>
            <w:tcW w:w="3078" w:type="dxa"/>
            <w:tcBorders>
              <w:top w:val="single" w:sz="6" w:space="0" w:color="auto"/>
              <w:left w:val="single" w:sz="6" w:space="0" w:color="auto"/>
              <w:bottom w:val="single" w:sz="6" w:space="0" w:color="auto"/>
              <w:right w:val="single" w:sz="6" w:space="0" w:color="auto"/>
            </w:tcBorders>
          </w:tcPr>
          <w:p w:rsidR="00A038F7" w:rsidRPr="00FB5C72" w:rsidRDefault="00A038F7" w:rsidP="00A038F7">
            <w:pPr>
              <w:spacing w:before="60"/>
              <w:rPr>
                <w:rFonts w:ascii="Arial" w:hAnsi="Arial" w:cs="Arial"/>
                <w:sz w:val="16"/>
              </w:rPr>
            </w:pPr>
            <w:r w:rsidRPr="00FB5C72">
              <w:rPr>
                <w:rFonts w:ascii="Arial" w:hAnsi="Arial" w:cs="Arial"/>
                <w:sz w:val="16"/>
              </w:rPr>
              <w:t>PinTrqFiltSV_HwNm_M_</w:t>
            </w:r>
            <w:r>
              <w:rPr>
                <w:rFonts w:ascii="Arial" w:hAnsi="Arial" w:cs="Arial"/>
                <w:sz w:val="16"/>
              </w:rPr>
              <w:t>Str.SV_Uls_f32</w:t>
            </w:r>
          </w:p>
        </w:tc>
        <w:tc>
          <w:tcPr>
            <w:tcW w:w="1170" w:type="dxa"/>
            <w:tcBorders>
              <w:top w:val="single" w:sz="6" w:space="0" w:color="auto"/>
              <w:left w:val="single" w:sz="6" w:space="0" w:color="auto"/>
              <w:bottom w:val="single" w:sz="6" w:space="0" w:color="auto"/>
              <w:right w:val="single" w:sz="6" w:space="0" w:color="auto"/>
            </w:tcBorders>
          </w:tcPr>
          <w:p w:rsidR="00A038F7" w:rsidRPr="00FB5C72" w:rsidDel="002D4F49" w:rsidRDefault="00A038F7" w:rsidP="008F259A">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038F7" w:rsidRPr="00FB5C72" w:rsidDel="002D4F49" w:rsidRDefault="00A038F7" w:rsidP="008F259A">
            <w:pPr>
              <w:spacing w:before="60"/>
              <w:rPr>
                <w:rFonts w:ascii="Arial" w:hAnsi="Arial" w:cs="Arial"/>
                <w:sz w:val="16"/>
              </w:rPr>
            </w:pPr>
            <w:r>
              <w:rPr>
                <w:rFonts w:ascii="Arial" w:hAnsi="Arial" w:cs="Arial"/>
                <w:sz w:val="16"/>
              </w:rPr>
              <w:t>-318</w:t>
            </w:r>
          </w:p>
        </w:tc>
        <w:tc>
          <w:tcPr>
            <w:tcW w:w="1215" w:type="dxa"/>
            <w:tcBorders>
              <w:top w:val="single" w:sz="6" w:space="0" w:color="auto"/>
              <w:left w:val="single" w:sz="6" w:space="0" w:color="auto"/>
              <w:bottom w:val="single" w:sz="6" w:space="0" w:color="auto"/>
              <w:right w:val="single" w:sz="6" w:space="0" w:color="auto"/>
            </w:tcBorders>
          </w:tcPr>
          <w:p w:rsidR="00A038F7" w:rsidRPr="00FB5C72" w:rsidDel="002D4F49" w:rsidRDefault="00A038F7" w:rsidP="008F259A">
            <w:pPr>
              <w:spacing w:before="60"/>
              <w:rPr>
                <w:rFonts w:ascii="Arial" w:hAnsi="Arial" w:cs="Arial"/>
                <w:sz w:val="16"/>
              </w:rPr>
            </w:pPr>
            <w:r>
              <w:rPr>
                <w:rFonts w:ascii="Arial" w:hAnsi="Arial" w:cs="Arial"/>
                <w:sz w:val="16"/>
              </w:rPr>
              <w:t>318</w:t>
            </w:r>
          </w:p>
        </w:tc>
        <w:tc>
          <w:tcPr>
            <w:tcW w:w="2250" w:type="dxa"/>
            <w:tcBorders>
              <w:top w:val="single" w:sz="6" w:space="0" w:color="auto"/>
              <w:left w:val="single" w:sz="6" w:space="0" w:color="auto"/>
              <w:bottom w:val="single" w:sz="6" w:space="0" w:color="auto"/>
              <w:right w:val="single" w:sz="6" w:space="0" w:color="auto"/>
            </w:tcBorders>
          </w:tcPr>
          <w:p w:rsidR="00A038F7" w:rsidRPr="00FB5C72" w:rsidRDefault="00A038F7" w:rsidP="008F259A">
            <w:pPr>
              <w:spacing w:before="60"/>
              <w:rPr>
                <w:rFonts w:ascii="Arial" w:hAnsi="Arial" w:cs="Arial"/>
                <w:sz w:val="16"/>
              </w:rPr>
            </w:pPr>
          </w:p>
        </w:tc>
      </w:tr>
      <w:tr w:rsidR="00A038F7" w:rsidRPr="00FB5C72" w:rsidTr="00932E0A">
        <w:tc>
          <w:tcPr>
            <w:tcW w:w="3078" w:type="dxa"/>
            <w:tcBorders>
              <w:top w:val="single" w:sz="6" w:space="0" w:color="auto"/>
              <w:left w:val="single" w:sz="6" w:space="0" w:color="auto"/>
              <w:bottom w:val="single" w:sz="6" w:space="0" w:color="auto"/>
              <w:right w:val="single" w:sz="6" w:space="0" w:color="auto"/>
            </w:tcBorders>
          </w:tcPr>
          <w:p w:rsidR="00A038F7" w:rsidRPr="00FB5C72" w:rsidRDefault="00A038F7" w:rsidP="008F259A">
            <w:pPr>
              <w:spacing w:before="60"/>
              <w:rPr>
                <w:rFonts w:ascii="Arial" w:hAnsi="Arial" w:cs="Arial"/>
                <w:sz w:val="16"/>
              </w:rPr>
            </w:pPr>
            <w:r w:rsidRPr="00FB5C72">
              <w:rPr>
                <w:rFonts w:ascii="Arial" w:hAnsi="Arial" w:cs="Arial"/>
                <w:sz w:val="16"/>
              </w:rPr>
              <w:t>HwPMtrVelT1Cal_MtrRadpS_M_</w:t>
            </w:r>
            <w:r>
              <w:rPr>
                <w:rFonts w:ascii="Arial" w:hAnsi="Arial" w:cs="Arial"/>
                <w:sz w:val="16"/>
              </w:rPr>
              <w:t>f32</w:t>
            </w:r>
          </w:p>
        </w:tc>
        <w:tc>
          <w:tcPr>
            <w:tcW w:w="1170" w:type="dxa"/>
            <w:tcBorders>
              <w:top w:val="single" w:sz="6" w:space="0" w:color="auto"/>
              <w:left w:val="single" w:sz="6" w:space="0" w:color="auto"/>
              <w:bottom w:val="single" w:sz="6" w:space="0" w:color="auto"/>
              <w:right w:val="single" w:sz="6" w:space="0" w:color="auto"/>
            </w:tcBorders>
          </w:tcPr>
          <w:p w:rsidR="00A038F7" w:rsidRPr="00FB5C72" w:rsidRDefault="00A038F7" w:rsidP="002D4F49">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A038F7" w:rsidP="008F259A">
            <w:pPr>
              <w:spacing w:before="60"/>
              <w:rPr>
                <w:rFonts w:ascii="Arial" w:hAnsi="Arial" w:cs="Arial"/>
                <w:sz w:val="16"/>
              </w:rPr>
            </w:pPr>
            <w:r w:rsidRPr="00FB5C72">
              <w:rPr>
                <w:rFonts w:ascii="Arial" w:hAnsi="Arial" w:cs="Arial"/>
                <w:sz w:val="16"/>
              </w:rPr>
              <w:t>0</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A038F7" w:rsidP="008F259A">
            <w:pPr>
              <w:spacing w:before="60"/>
              <w:rPr>
                <w:rFonts w:ascii="Arial" w:hAnsi="Arial" w:cs="Arial"/>
                <w:sz w:val="16"/>
              </w:rPr>
            </w:pPr>
            <w:r w:rsidRPr="00FB5C72">
              <w:rPr>
                <w:rFonts w:ascii="Arial" w:hAnsi="Arial" w:cs="Arial"/>
                <w:sz w:val="16"/>
              </w:rPr>
              <w:t>700</w:t>
            </w:r>
          </w:p>
        </w:tc>
        <w:tc>
          <w:tcPr>
            <w:tcW w:w="2250" w:type="dxa"/>
            <w:tcBorders>
              <w:top w:val="single" w:sz="6" w:space="0" w:color="auto"/>
              <w:left w:val="single" w:sz="6" w:space="0" w:color="auto"/>
              <w:bottom w:val="single" w:sz="6" w:space="0" w:color="auto"/>
              <w:right w:val="single" w:sz="6" w:space="0" w:color="auto"/>
            </w:tcBorders>
          </w:tcPr>
          <w:p w:rsidR="00A038F7" w:rsidRPr="00FB5C72" w:rsidRDefault="00B52CF1" w:rsidP="008F259A">
            <w:pPr>
              <w:spacing w:before="60"/>
              <w:rPr>
                <w:rFonts w:ascii="Arial" w:hAnsi="Arial" w:cs="Arial"/>
                <w:sz w:val="16"/>
              </w:rPr>
            </w:pPr>
            <w:r w:rsidRPr="00B52CF1">
              <w:rPr>
                <w:rFonts w:ascii="Arial" w:hAnsi="Arial" w:cs="Arial"/>
                <w:sz w:val="16"/>
              </w:rPr>
              <w:t>ABSHWPOSSCOM_START_SEC_VAR_CLEARED_32</w:t>
            </w:r>
          </w:p>
        </w:tc>
      </w:tr>
      <w:tr w:rsidR="00A038F7" w:rsidRPr="00FB5C72" w:rsidTr="00932E0A">
        <w:tc>
          <w:tcPr>
            <w:tcW w:w="3078" w:type="dxa"/>
            <w:tcBorders>
              <w:top w:val="single" w:sz="6" w:space="0" w:color="auto"/>
              <w:left w:val="single" w:sz="6" w:space="0" w:color="auto"/>
              <w:bottom w:val="single" w:sz="6" w:space="0" w:color="auto"/>
              <w:right w:val="single" w:sz="6" w:space="0" w:color="auto"/>
            </w:tcBorders>
          </w:tcPr>
          <w:p w:rsidR="00A038F7" w:rsidRPr="00FB5C72" w:rsidRDefault="00A038F7" w:rsidP="008F259A">
            <w:pPr>
              <w:spacing w:before="60"/>
              <w:rPr>
                <w:rFonts w:ascii="Arial" w:hAnsi="Arial" w:cs="Arial"/>
                <w:sz w:val="16"/>
              </w:rPr>
            </w:pPr>
            <w:r w:rsidRPr="00FB5C72">
              <w:rPr>
                <w:rFonts w:ascii="Arial" w:hAnsi="Arial" w:cs="Arial"/>
                <w:sz w:val="16"/>
              </w:rPr>
              <w:t>HwPVSpdT1Cal_Kph_M_</w:t>
            </w:r>
            <w:r>
              <w:rPr>
                <w:rFonts w:ascii="Arial" w:hAnsi="Arial" w:cs="Arial"/>
                <w:sz w:val="16"/>
              </w:rPr>
              <w:t>f32</w:t>
            </w:r>
          </w:p>
        </w:tc>
        <w:tc>
          <w:tcPr>
            <w:tcW w:w="1170" w:type="dxa"/>
            <w:tcBorders>
              <w:top w:val="single" w:sz="6" w:space="0" w:color="auto"/>
              <w:left w:val="single" w:sz="6" w:space="0" w:color="auto"/>
              <w:bottom w:val="single" w:sz="6" w:space="0" w:color="auto"/>
              <w:right w:val="single" w:sz="6" w:space="0" w:color="auto"/>
            </w:tcBorders>
          </w:tcPr>
          <w:p w:rsidR="00A038F7" w:rsidRPr="00FB5C72" w:rsidRDefault="00A038F7" w:rsidP="008F259A">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A038F7" w:rsidP="008F259A">
            <w:pPr>
              <w:spacing w:before="60"/>
              <w:rPr>
                <w:rFonts w:ascii="Arial" w:hAnsi="Arial" w:cs="Arial"/>
                <w:sz w:val="16"/>
              </w:rPr>
            </w:pPr>
            <w:r w:rsidRPr="00FB5C72">
              <w:rPr>
                <w:rFonts w:ascii="Arial" w:hAnsi="Arial" w:cs="Arial"/>
                <w:sz w:val="16"/>
              </w:rPr>
              <w:t>0</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A038F7" w:rsidP="008F259A">
            <w:pPr>
              <w:spacing w:before="60"/>
              <w:rPr>
                <w:rFonts w:ascii="Arial" w:hAnsi="Arial" w:cs="Arial"/>
                <w:sz w:val="16"/>
              </w:rPr>
            </w:pPr>
            <w:r w:rsidRPr="00FB5C72">
              <w:rPr>
                <w:rFonts w:ascii="Arial" w:hAnsi="Arial" w:cs="Arial"/>
                <w:sz w:val="16"/>
              </w:rPr>
              <w:t>255</w:t>
            </w:r>
          </w:p>
        </w:tc>
        <w:tc>
          <w:tcPr>
            <w:tcW w:w="2250" w:type="dxa"/>
            <w:tcBorders>
              <w:top w:val="single" w:sz="6" w:space="0" w:color="auto"/>
              <w:left w:val="single" w:sz="6" w:space="0" w:color="auto"/>
              <w:bottom w:val="single" w:sz="6" w:space="0" w:color="auto"/>
              <w:right w:val="single" w:sz="6" w:space="0" w:color="auto"/>
            </w:tcBorders>
          </w:tcPr>
          <w:p w:rsidR="00A038F7" w:rsidRPr="00FB5C72" w:rsidRDefault="00B52CF1" w:rsidP="008F259A">
            <w:pPr>
              <w:spacing w:before="60"/>
              <w:rPr>
                <w:rFonts w:ascii="Arial" w:hAnsi="Arial" w:cs="Arial"/>
                <w:sz w:val="16"/>
              </w:rPr>
            </w:pPr>
            <w:r w:rsidRPr="00B52CF1">
              <w:rPr>
                <w:rFonts w:ascii="Arial" w:hAnsi="Arial" w:cs="Arial"/>
                <w:sz w:val="16"/>
              </w:rPr>
              <w:t>ABSHWPOSSCOM_START_SEC_VAR_CLEARED_32</w:t>
            </w:r>
          </w:p>
        </w:tc>
      </w:tr>
      <w:tr w:rsidR="00A038F7" w:rsidRPr="00FB5C72" w:rsidTr="00932E0A">
        <w:tc>
          <w:tcPr>
            <w:tcW w:w="3078" w:type="dxa"/>
            <w:tcBorders>
              <w:top w:val="single" w:sz="6" w:space="0" w:color="auto"/>
              <w:left w:val="single" w:sz="6" w:space="0" w:color="auto"/>
              <w:bottom w:val="single" w:sz="6" w:space="0" w:color="auto"/>
              <w:right w:val="single" w:sz="6" w:space="0" w:color="auto"/>
            </w:tcBorders>
          </w:tcPr>
          <w:p w:rsidR="00A038F7" w:rsidRPr="00FB5C72" w:rsidRDefault="00A038F7" w:rsidP="002D4F49">
            <w:pPr>
              <w:spacing w:before="60"/>
              <w:rPr>
                <w:rFonts w:ascii="Arial" w:hAnsi="Arial" w:cs="Arial"/>
                <w:sz w:val="16"/>
              </w:rPr>
            </w:pPr>
            <w:r w:rsidRPr="00FB5C72">
              <w:rPr>
                <w:rFonts w:ascii="Arial" w:hAnsi="Arial" w:cs="Arial"/>
                <w:sz w:val="16"/>
              </w:rPr>
              <w:t>HwPPinTrqT1Cal_HwNm_M_</w:t>
            </w:r>
            <w:r>
              <w:rPr>
                <w:rFonts w:ascii="Arial" w:hAnsi="Arial" w:cs="Arial"/>
                <w:sz w:val="16"/>
              </w:rPr>
              <w:t>f32</w:t>
            </w:r>
          </w:p>
        </w:tc>
        <w:tc>
          <w:tcPr>
            <w:tcW w:w="1170" w:type="dxa"/>
            <w:tcBorders>
              <w:top w:val="single" w:sz="6" w:space="0" w:color="auto"/>
              <w:left w:val="single" w:sz="6" w:space="0" w:color="auto"/>
              <w:bottom w:val="single" w:sz="6" w:space="0" w:color="auto"/>
              <w:right w:val="single" w:sz="6" w:space="0" w:color="auto"/>
            </w:tcBorders>
          </w:tcPr>
          <w:p w:rsidR="00A038F7" w:rsidRPr="00FB5C72" w:rsidRDefault="00A038F7" w:rsidP="008F259A">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A038F7" w:rsidP="008F259A">
            <w:pPr>
              <w:spacing w:before="60"/>
              <w:rPr>
                <w:rFonts w:ascii="Arial" w:hAnsi="Arial" w:cs="Arial"/>
                <w:sz w:val="16"/>
              </w:rPr>
            </w:pPr>
            <w:r w:rsidRPr="00FB5C72">
              <w:rPr>
                <w:rFonts w:ascii="Arial" w:hAnsi="Arial" w:cs="Arial"/>
                <w:sz w:val="16"/>
              </w:rPr>
              <w:t>0</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A038F7" w:rsidP="008F259A">
            <w:pPr>
              <w:spacing w:before="60"/>
              <w:rPr>
                <w:rFonts w:ascii="Arial" w:hAnsi="Arial" w:cs="Arial"/>
                <w:sz w:val="16"/>
              </w:rPr>
            </w:pPr>
            <w:r w:rsidRPr="00FB5C72">
              <w:rPr>
                <w:rFonts w:ascii="Arial" w:hAnsi="Arial" w:cs="Arial"/>
                <w:sz w:val="16"/>
              </w:rPr>
              <w:t>10</w:t>
            </w:r>
          </w:p>
        </w:tc>
        <w:tc>
          <w:tcPr>
            <w:tcW w:w="2250" w:type="dxa"/>
            <w:tcBorders>
              <w:top w:val="single" w:sz="6" w:space="0" w:color="auto"/>
              <w:left w:val="single" w:sz="6" w:space="0" w:color="auto"/>
              <w:bottom w:val="single" w:sz="6" w:space="0" w:color="auto"/>
              <w:right w:val="single" w:sz="6" w:space="0" w:color="auto"/>
            </w:tcBorders>
          </w:tcPr>
          <w:p w:rsidR="00A038F7" w:rsidRPr="00FB5C72" w:rsidRDefault="00B52CF1" w:rsidP="008F259A">
            <w:pPr>
              <w:spacing w:before="60"/>
              <w:rPr>
                <w:rFonts w:ascii="Arial" w:hAnsi="Arial" w:cs="Arial"/>
                <w:sz w:val="16"/>
              </w:rPr>
            </w:pPr>
            <w:r w:rsidRPr="00B52CF1">
              <w:rPr>
                <w:rFonts w:ascii="Arial" w:hAnsi="Arial" w:cs="Arial"/>
                <w:sz w:val="16"/>
              </w:rPr>
              <w:t>ABSHWPOSSCOM_START_SEC_VAR_CLEARED_32</w:t>
            </w:r>
          </w:p>
        </w:tc>
      </w:tr>
      <w:tr w:rsidR="00A038F7" w:rsidRPr="00FB5C72" w:rsidTr="00932E0A">
        <w:tc>
          <w:tcPr>
            <w:tcW w:w="3078" w:type="dxa"/>
            <w:tcBorders>
              <w:top w:val="single" w:sz="6" w:space="0" w:color="auto"/>
              <w:left w:val="single" w:sz="6" w:space="0" w:color="auto"/>
              <w:bottom w:val="single" w:sz="6" w:space="0" w:color="auto"/>
              <w:right w:val="single" w:sz="6" w:space="0" w:color="auto"/>
            </w:tcBorders>
          </w:tcPr>
          <w:p w:rsidR="00A038F7" w:rsidRPr="00FB5C72" w:rsidRDefault="00A038F7" w:rsidP="002D4F49">
            <w:pPr>
              <w:spacing w:before="60"/>
              <w:rPr>
                <w:rFonts w:ascii="Arial" w:hAnsi="Arial" w:cs="Arial"/>
                <w:sz w:val="16"/>
              </w:rPr>
            </w:pPr>
            <w:r w:rsidRPr="00FB5C72">
              <w:rPr>
                <w:rFonts w:ascii="Arial" w:hAnsi="Arial" w:cs="Arial"/>
                <w:sz w:val="16"/>
              </w:rPr>
              <w:t>HwPTimer1Max_</w:t>
            </w:r>
            <w:r>
              <w:rPr>
                <w:rFonts w:ascii="Arial" w:hAnsi="Arial" w:cs="Arial"/>
                <w:sz w:val="16"/>
              </w:rPr>
              <w:t>ms</w:t>
            </w:r>
            <w:r w:rsidRPr="00FB5C72">
              <w:rPr>
                <w:rFonts w:ascii="Arial" w:hAnsi="Arial" w:cs="Arial"/>
                <w:sz w:val="16"/>
              </w:rPr>
              <w:t>_M_</w:t>
            </w:r>
            <w:r w:rsidR="001349E6">
              <w:rPr>
                <w:rFonts w:ascii="Arial" w:hAnsi="Arial" w:cs="Arial"/>
                <w:sz w:val="16"/>
              </w:rPr>
              <w:t>u16</w:t>
            </w:r>
          </w:p>
        </w:tc>
        <w:tc>
          <w:tcPr>
            <w:tcW w:w="1170" w:type="dxa"/>
            <w:tcBorders>
              <w:top w:val="single" w:sz="6" w:space="0" w:color="auto"/>
              <w:left w:val="single" w:sz="6" w:space="0" w:color="auto"/>
              <w:bottom w:val="single" w:sz="6" w:space="0" w:color="auto"/>
              <w:right w:val="single" w:sz="6" w:space="0" w:color="auto"/>
            </w:tcBorders>
          </w:tcPr>
          <w:p w:rsidR="00A038F7" w:rsidRPr="00FB5C72" w:rsidRDefault="009C76A0" w:rsidP="008F259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34119C" w:rsidP="008F259A">
            <w:pPr>
              <w:spacing w:before="60"/>
              <w:rPr>
                <w:rFonts w:ascii="Arial" w:hAnsi="Arial" w:cs="Arial"/>
                <w:sz w:val="16"/>
              </w:rPr>
            </w:pPr>
            <w:r>
              <w:rPr>
                <w:rFonts w:ascii="Arial" w:hAnsi="Arial" w:cs="Arial"/>
                <w:sz w:val="16"/>
              </w:rPr>
              <w:t>0</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34119C" w:rsidP="0034119C">
            <w:pPr>
              <w:spacing w:before="60"/>
              <w:rPr>
                <w:rFonts w:ascii="Arial" w:hAnsi="Arial" w:cs="Arial"/>
                <w:sz w:val="16"/>
              </w:rPr>
            </w:pPr>
            <w:r>
              <w:rPr>
                <w:rFonts w:ascii="Arial" w:hAnsi="Arial" w:cs="Arial"/>
                <w:sz w:val="16"/>
              </w:rPr>
              <w:t>60000</w:t>
            </w:r>
          </w:p>
        </w:tc>
        <w:tc>
          <w:tcPr>
            <w:tcW w:w="2250" w:type="dxa"/>
            <w:tcBorders>
              <w:top w:val="single" w:sz="6" w:space="0" w:color="auto"/>
              <w:left w:val="single" w:sz="6" w:space="0" w:color="auto"/>
              <w:bottom w:val="single" w:sz="6" w:space="0" w:color="auto"/>
              <w:right w:val="single" w:sz="6" w:space="0" w:color="auto"/>
            </w:tcBorders>
          </w:tcPr>
          <w:p w:rsidR="00A038F7" w:rsidRPr="00FB5C72" w:rsidRDefault="00B52CF1" w:rsidP="008F259A">
            <w:pPr>
              <w:spacing w:before="60"/>
              <w:rPr>
                <w:rFonts w:ascii="Arial" w:hAnsi="Arial" w:cs="Arial"/>
                <w:sz w:val="16"/>
              </w:rPr>
            </w:pPr>
            <w:r w:rsidRPr="00B52CF1">
              <w:rPr>
                <w:rFonts w:ascii="Arial" w:hAnsi="Arial" w:cs="Arial"/>
                <w:sz w:val="16"/>
              </w:rPr>
              <w:t>ABSHWPOSSCOM_START_SEC_VAR_CLEARED_16</w:t>
            </w:r>
          </w:p>
        </w:tc>
      </w:tr>
      <w:tr w:rsidR="00A038F7" w:rsidRPr="00FB5C72" w:rsidTr="00932E0A">
        <w:tc>
          <w:tcPr>
            <w:tcW w:w="3078" w:type="dxa"/>
            <w:tcBorders>
              <w:top w:val="single" w:sz="6" w:space="0" w:color="auto"/>
              <w:left w:val="single" w:sz="6" w:space="0" w:color="auto"/>
              <w:bottom w:val="single" w:sz="6" w:space="0" w:color="auto"/>
              <w:right w:val="single" w:sz="6" w:space="0" w:color="auto"/>
            </w:tcBorders>
          </w:tcPr>
          <w:p w:rsidR="00A038F7" w:rsidRPr="00FB5C72" w:rsidRDefault="00A038F7" w:rsidP="002D4F49">
            <w:pPr>
              <w:spacing w:before="60"/>
              <w:rPr>
                <w:rFonts w:ascii="Arial" w:hAnsi="Arial" w:cs="Arial"/>
                <w:sz w:val="16"/>
              </w:rPr>
            </w:pPr>
            <w:r w:rsidRPr="00FB5C72">
              <w:rPr>
                <w:rFonts w:ascii="Arial" w:hAnsi="Arial" w:cs="Arial"/>
                <w:sz w:val="16"/>
              </w:rPr>
              <w:t>HwPWindowCal_HwDeg_M_</w:t>
            </w:r>
            <w:r>
              <w:rPr>
                <w:rFonts w:ascii="Arial" w:hAnsi="Arial" w:cs="Arial"/>
                <w:sz w:val="16"/>
              </w:rPr>
              <w:t>f32</w:t>
            </w:r>
          </w:p>
        </w:tc>
        <w:tc>
          <w:tcPr>
            <w:tcW w:w="1170" w:type="dxa"/>
            <w:tcBorders>
              <w:top w:val="single" w:sz="6" w:space="0" w:color="auto"/>
              <w:left w:val="single" w:sz="6" w:space="0" w:color="auto"/>
              <w:bottom w:val="single" w:sz="6" w:space="0" w:color="auto"/>
              <w:right w:val="single" w:sz="6" w:space="0" w:color="auto"/>
            </w:tcBorders>
          </w:tcPr>
          <w:p w:rsidR="00A038F7" w:rsidRPr="00FB5C72" w:rsidRDefault="0034119C" w:rsidP="008F259A">
            <w:pPr>
              <w:spacing w:before="60"/>
              <w:rPr>
                <w:rFonts w:ascii="Arial" w:hAnsi="Arial" w:cs="Arial"/>
                <w:sz w:val="16"/>
              </w:rPr>
            </w:pPr>
            <w:r>
              <w:rPr>
                <w:rFonts w:ascii="Arial" w:hAnsi="Arial" w:cs="Arial"/>
                <w:sz w:val="16"/>
              </w:rPr>
              <w:t>Single precision floating point</w:t>
            </w:r>
            <w:r w:rsidRPr="00FB5C72" w:rsidDel="002D4F49">
              <w:rPr>
                <w:rFonts w:ascii="Arial" w:hAnsi="Arial" w:cs="Arial"/>
                <w:sz w:val="16"/>
              </w:rPr>
              <w:t xml:space="preserve"> </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A038F7" w:rsidP="008F259A">
            <w:pPr>
              <w:spacing w:before="60"/>
              <w:rPr>
                <w:rFonts w:ascii="Arial" w:hAnsi="Arial" w:cs="Arial"/>
                <w:sz w:val="16"/>
              </w:rPr>
            </w:pPr>
            <w:r w:rsidRPr="00FB5C72">
              <w:rPr>
                <w:rFonts w:ascii="Arial" w:hAnsi="Arial" w:cs="Arial"/>
                <w:sz w:val="16"/>
              </w:rPr>
              <w:t>0</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A038F7" w:rsidP="008F259A">
            <w:pPr>
              <w:spacing w:before="60"/>
              <w:rPr>
                <w:rFonts w:ascii="Arial" w:hAnsi="Arial" w:cs="Arial"/>
                <w:sz w:val="16"/>
              </w:rPr>
            </w:pPr>
            <w:r w:rsidRPr="00FB5C72">
              <w:rPr>
                <w:rFonts w:ascii="Arial" w:hAnsi="Arial" w:cs="Arial"/>
                <w:sz w:val="16"/>
              </w:rPr>
              <w:t>100</w:t>
            </w:r>
          </w:p>
        </w:tc>
        <w:tc>
          <w:tcPr>
            <w:tcW w:w="2250" w:type="dxa"/>
            <w:tcBorders>
              <w:top w:val="single" w:sz="6" w:space="0" w:color="auto"/>
              <w:left w:val="single" w:sz="6" w:space="0" w:color="auto"/>
              <w:bottom w:val="single" w:sz="6" w:space="0" w:color="auto"/>
              <w:right w:val="single" w:sz="6" w:space="0" w:color="auto"/>
            </w:tcBorders>
          </w:tcPr>
          <w:p w:rsidR="00A038F7" w:rsidRPr="00FB5C72" w:rsidRDefault="00B52CF1" w:rsidP="008F259A">
            <w:pPr>
              <w:spacing w:before="60"/>
              <w:rPr>
                <w:rFonts w:ascii="Arial" w:hAnsi="Arial" w:cs="Arial"/>
                <w:sz w:val="16"/>
              </w:rPr>
            </w:pPr>
            <w:r w:rsidRPr="00B52CF1">
              <w:rPr>
                <w:rFonts w:ascii="Arial" w:hAnsi="Arial" w:cs="Arial"/>
                <w:sz w:val="16"/>
              </w:rPr>
              <w:t>ABSHWPOSSCOM_START_SEC_VAR_CLEARED_32</w:t>
            </w:r>
          </w:p>
        </w:tc>
      </w:tr>
      <w:tr w:rsidR="00A038F7" w:rsidRPr="00FB5C72" w:rsidTr="00932E0A">
        <w:tc>
          <w:tcPr>
            <w:tcW w:w="3078" w:type="dxa"/>
            <w:tcBorders>
              <w:top w:val="single" w:sz="6" w:space="0" w:color="auto"/>
              <w:left w:val="single" w:sz="6" w:space="0" w:color="auto"/>
              <w:bottom w:val="single" w:sz="6" w:space="0" w:color="auto"/>
              <w:right w:val="single" w:sz="6" w:space="0" w:color="auto"/>
            </w:tcBorders>
          </w:tcPr>
          <w:p w:rsidR="00A038F7" w:rsidRPr="00FB5C72" w:rsidRDefault="00A038F7" w:rsidP="002D4F49">
            <w:pPr>
              <w:spacing w:before="60"/>
              <w:rPr>
                <w:rFonts w:ascii="Arial" w:hAnsi="Arial" w:cs="Arial"/>
                <w:sz w:val="16"/>
              </w:rPr>
            </w:pPr>
            <w:r w:rsidRPr="00FB5C72">
              <w:rPr>
                <w:rFonts w:ascii="Arial" w:hAnsi="Arial" w:cs="Arial"/>
                <w:sz w:val="16"/>
              </w:rPr>
              <w:t>HwPFilter1Kn_</w:t>
            </w:r>
            <w:r>
              <w:rPr>
                <w:rFonts w:ascii="Arial" w:hAnsi="Arial" w:cs="Arial"/>
                <w:sz w:val="16"/>
              </w:rPr>
              <w:t>Hz</w:t>
            </w:r>
            <w:r w:rsidRPr="00FB5C72">
              <w:rPr>
                <w:rFonts w:ascii="Arial" w:hAnsi="Arial" w:cs="Arial"/>
                <w:sz w:val="16"/>
              </w:rPr>
              <w:t>_M_</w:t>
            </w:r>
            <w:r>
              <w:rPr>
                <w:rFonts w:ascii="Arial" w:hAnsi="Arial" w:cs="Arial"/>
                <w:sz w:val="16"/>
              </w:rPr>
              <w:t>f32</w:t>
            </w:r>
          </w:p>
        </w:tc>
        <w:tc>
          <w:tcPr>
            <w:tcW w:w="1170" w:type="dxa"/>
            <w:tcBorders>
              <w:top w:val="single" w:sz="6" w:space="0" w:color="auto"/>
              <w:left w:val="single" w:sz="6" w:space="0" w:color="auto"/>
              <w:bottom w:val="single" w:sz="6" w:space="0" w:color="auto"/>
              <w:right w:val="single" w:sz="6" w:space="0" w:color="auto"/>
            </w:tcBorders>
          </w:tcPr>
          <w:p w:rsidR="00A038F7" w:rsidRPr="00FB5C72" w:rsidRDefault="0034119C" w:rsidP="008F259A">
            <w:pPr>
              <w:spacing w:before="60"/>
              <w:rPr>
                <w:rFonts w:ascii="Arial" w:hAnsi="Arial" w:cs="Arial"/>
                <w:sz w:val="16"/>
              </w:rPr>
            </w:pPr>
            <w:r>
              <w:rPr>
                <w:rFonts w:ascii="Arial" w:hAnsi="Arial" w:cs="Arial"/>
                <w:sz w:val="16"/>
              </w:rPr>
              <w:t>Single precision floating point</w:t>
            </w:r>
            <w:r w:rsidRPr="00FB5C72" w:rsidDel="002D4F49">
              <w:rPr>
                <w:rFonts w:ascii="Arial" w:hAnsi="Arial" w:cs="Arial"/>
                <w:sz w:val="16"/>
              </w:rPr>
              <w:t xml:space="preserve"> </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34119C" w:rsidP="008F259A">
            <w:pPr>
              <w:spacing w:before="60"/>
              <w:rPr>
                <w:rFonts w:ascii="Arial" w:hAnsi="Arial" w:cs="Arial"/>
                <w:sz w:val="16"/>
              </w:rPr>
            </w:pPr>
            <w:r>
              <w:rPr>
                <w:rFonts w:ascii="Arial" w:hAnsi="Arial" w:cs="Arial"/>
                <w:sz w:val="16"/>
              </w:rPr>
              <w:t>0.0002</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34119C" w:rsidP="0034119C">
            <w:pPr>
              <w:spacing w:before="60"/>
              <w:rPr>
                <w:rFonts w:ascii="Arial" w:hAnsi="Arial" w:cs="Arial"/>
                <w:sz w:val="16"/>
              </w:rPr>
            </w:pPr>
            <w:r>
              <w:rPr>
                <w:rFonts w:ascii="Arial" w:hAnsi="Arial" w:cs="Arial"/>
                <w:sz w:val="16"/>
              </w:rPr>
              <w:t>0.1</w:t>
            </w:r>
          </w:p>
        </w:tc>
        <w:tc>
          <w:tcPr>
            <w:tcW w:w="2250" w:type="dxa"/>
            <w:tcBorders>
              <w:top w:val="single" w:sz="6" w:space="0" w:color="auto"/>
              <w:left w:val="single" w:sz="6" w:space="0" w:color="auto"/>
              <w:bottom w:val="single" w:sz="6" w:space="0" w:color="auto"/>
              <w:right w:val="single" w:sz="6" w:space="0" w:color="auto"/>
            </w:tcBorders>
          </w:tcPr>
          <w:p w:rsidR="00A038F7" w:rsidRPr="00FB5C72" w:rsidRDefault="00B52CF1" w:rsidP="008F259A">
            <w:pPr>
              <w:spacing w:before="60"/>
              <w:rPr>
                <w:rFonts w:ascii="Arial" w:hAnsi="Arial" w:cs="Arial"/>
                <w:sz w:val="16"/>
              </w:rPr>
            </w:pPr>
            <w:r w:rsidRPr="00B52CF1">
              <w:rPr>
                <w:rFonts w:ascii="Arial" w:hAnsi="Arial" w:cs="Arial"/>
                <w:sz w:val="16"/>
              </w:rPr>
              <w:t>ABSHWPOSSCOM_START_SEC_VAR_CLEARED_32</w:t>
            </w:r>
          </w:p>
        </w:tc>
      </w:tr>
      <w:tr w:rsidR="0034119C" w:rsidRPr="00FB5C72" w:rsidTr="00932E0A">
        <w:tc>
          <w:tcPr>
            <w:tcW w:w="3078" w:type="dxa"/>
            <w:tcBorders>
              <w:top w:val="single" w:sz="6" w:space="0" w:color="auto"/>
              <w:left w:val="single" w:sz="6" w:space="0" w:color="auto"/>
              <w:bottom w:val="single" w:sz="6" w:space="0" w:color="auto"/>
              <w:right w:val="single" w:sz="6" w:space="0" w:color="auto"/>
            </w:tcBorders>
          </w:tcPr>
          <w:p w:rsidR="0034119C" w:rsidRPr="00FB5C72" w:rsidRDefault="0034119C" w:rsidP="002D4F49">
            <w:pPr>
              <w:spacing w:before="60"/>
              <w:rPr>
                <w:rFonts w:ascii="Arial" w:hAnsi="Arial" w:cs="Arial"/>
                <w:sz w:val="16"/>
              </w:rPr>
            </w:pPr>
            <w:r w:rsidRPr="00FB5C72">
              <w:rPr>
                <w:rFonts w:ascii="Arial" w:hAnsi="Arial" w:cs="Arial"/>
                <w:sz w:val="16"/>
              </w:rPr>
              <w:t>HwPFilter2Kn_</w:t>
            </w:r>
            <w:r>
              <w:rPr>
                <w:rFonts w:ascii="Arial" w:hAnsi="Arial" w:cs="Arial"/>
                <w:sz w:val="16"/>
              </w:rPr>
              <w:t>Hz</w:t>
            </w:r>
            <w:r w:rsidRPr="00FB5C72">
              <w:rPr>
                <w:rFonts w:ascii="Arial" w:hAnsi="Arial" w:cs="Arial"/>
                <w:sz w:val="16"/>
              </w:rPr>
              <w:t>_M_</w:t>
            </w:r>
            <w:r>
              <w:rPr>
                <w:rFonts w:ascii="Arial" w:hAnsi="Arial" w:cs="Arial"/>
                <w:sz w:val="16"/>
              </w:rPr>
              <w:t>f32</w:t>
            </w:r>
          </w:p>
        </w:tc>
        <w:tc>
          <w:tcPr>
            <w:tcW w:w="1170" w:type="dxa"/>
            <w:tcBorders>
              <w:top w:val="single" w:sz="6" w:space="0" w:color="auto"/>
              <w:left w:val="single" w:sz="6" w:space="0" w:color="auto"/>
              <w:bottom w:val="single" w:sz="6" w:space="0" w:color="auto"/>
              <w:right w:val="single" w:sz="6" w:space="0" w:color="auto"/>
            </w:tcBorders>
          </w:tcPr>
          <w:p w:rsidR="0034119C" w:rsidRPr="00FB5C72" w:rsidRDefault="0034119C" w:rsidP="008F259A">
            <w:pPr>
              <w:spacing w:before="60"/>
              <w:rPr>
                <w:rFonts w:ascii="Arial" w:hAnsi="Arial" w:cs="Arial"/>
                <w:sz w:val="16"/>
              </w:rPr>
            </w:pPr>
            <w:r>
              <w:rPr>
                <w:rFonts w:ascii="Arial" w:hAnsi="Arial" w:cs="Arial"/>
                <w:sz w:val="16"/>
              </w:rPr>
              <w:t>Single precision floating point</w:t>
            </w:r>
            <w:r w:rsidRPr="00FB5C72" w:rsidDel="002D4F49">
              <w:rPr>
                <w:rFonts w:ascii="Arial" w:hAnsi="Arial" w:cs="Arial"/>
                <w:sz w:val="16"/>
              </w:rPr>
              <w:t xml:space="preserve"> </w:t>
            </w:r>
          </w:p>
        </w:tc>
        <w:tc>
          <w:tcPr>
            <w:tcW w:w="1215" w:type="dxa"/>
            <w:tcBorders>
              <w:top w:val="single" w:sz="6" w:space="0" w:color="auto"/>
              <w:left w:val="single" w:sz="6" w:space="0" w:color="auto"/>
              <w:bottom w:val="single" w:sz="6" w:space="0" w:color="auto"/>
              <w:right w:val="single" w:sz="6" w:space="0" w:color="auto"/>
            </w:tcBorders>
          </w:tcPr>
          <w:p w:rsidR="0034119C" w:rsidRPr="00FB5C72" w:rsidRDefault="0034119C" w:rsidP="008F259A">
            <w:pPr>
              <w:spacing w:before="60"/>
              <w:rPr>
                <w:rFonts w:ascii="Arial" w:hAnsi="Arial" w:cs="Arial"/>
                <w:sz w:val="16"/>
              </w:rPr>
            </w:pPr>
            <w:r>
              <w:rPr>
                <w:rFonts w:ascii="Arial" w:hAnsi="Arial" w:cs="Arial"/>
                <w:sz w:val="16"/>
              </w:rPr>
              <w:t>0.0002</w:t>
            </w:r>
          </w:p>
        </w:tc>
        <w:tc>
          <w:tcPr>
            <w:tcW w:w="1215" w:type="dxa"/>
            <w:tcBorders>
              <w:top w:val="single" w:sz="6" w:space="0" w:color="auto"/>
              <w:left w:val="single" w:sz="6" w:space="0" w:color="auto"/>
              <w:bottom w:val="single" w:sz="6" w:space="0" w:color="auto"/>
              <w:right w:val="single" w:sz="6" w:space="0" w:color="auto"/>
            </w:tcBorders>
          </w:tcPr>
          <w:p w:rsidR="0034119C" w:rsidRPr="00FB5C72" w:rsidRDefault="0034119C" w:rsidP="008F259A">
            <w:pPr>
              <w:spacing w:before="60"/>
              <w:rPr>
                <w:rFonts w:ascii="Arial" w:hAnsi="Arial" w:cs="Arial"/>
                <w:sz w:val="16"/>
              </w:rPr>
            </w:pPr>
            <w:r>
              <w:rPr>
                <w:rFonts w:ascii="Arial" w:hAnsi="Arial" w:cs="Arial"/>
                <w:sz w:val="16"/>
              </w:rPr>
              <w:t>0.1</w:t>
            </w:r>
          </w:p>
        </w:tc>
        <w:tc>
          <w:tcPr>
            <w:tcW w:w="2250" w:type="dxa"/>
            <w:tcBorders>
              <w:top w:val="single" w:sz="6" w:space="0" w:color="auto"/>
              <w:left w:val="single" w:sz="6" w:space="0" w:color="auto"/>
              <w:bottom w:val="single" w:sz="6" w:space="0" w:color="auto"/>
              <w:right w:val="single" w:sz="6" w:space="0" w:color="auto"/>
            </w:tcBorders>
          </w:tcPr>
          <w:p w:rsidR="0034119C" w:rsidRPr="00FB5C72" w:rsidRDefault="00B52CF1" w:rsidP="008F259A">
            <w:pPr>
              <w:spacing w:before="60"/>
              <w:rPr>
                <w:rFonts w:ascii="Arial" w:hAnsi="Arial" w:cs="Arial"/>
                <w:sz w:val="16"/>
              </w:rPr>
            </w:pPr>
            <w:r w:rsidRPr="00B52CF1">
              <w:rPr>
                <w:rFonts w:ascii="Arial" w:hAnsi="Arial" w:cs="Arial"/>
                <w:sz w:val="16"/>
              </w:rPr>
              <w:t>ABSHWPOSSCOM_START_SEC_VAR_CLEARED_32</w:t>
            </w:r>
          </w:p>
        </w:tc>
      </w:tr>
      <w:tr w:rsidR="00A038F7" w:rsidRPr="00FB5C72" w:rsidTr="00932E0A">
        <w:tc>
          <w:tcPr>
            <w:tcW w:w="3078" w:type="dxa"/>
            <w:tcBorders>
              <w:top w:val="single" w:sz="6" w:space="0" w:color="auto"/>
              <w:left w:val="single" w:sz="6" w:space="0" w:color="auto"/>
              <w:bottom w:val="single" w:sz="6" w:space="0" w:color="auto"/>
              <w:right w:val="single" w:sz="6" w:space="0" w:color="auto"/>
            </w:tcBorders>
          </w:tcPr>
          <w:p w:rsidR="00A038F7" w:rsidRPr="00FB5C72" w:rsidRDefault="00A038F7" w:rsidP="002D4F49">
            <w:pPr>
              <w:spacing w:before="60"/>
              <w:rPr>
                <w:rFonts w:ascii="Arial" w:hAnsi="Arial" w:cs="Arial"/>
                <w:sz w:val="16"/>
              </w:rPr>
            </w:pPr>
            <w:r w:rsidRPr="00FB5C72">
              <w:rPr>
                <w:rFonts w:ascii="Arial" w:hAnsi="Arial" w:cs="Arial"/>
                <w:sz w:val="16"/>
              </w:rPr>
              <w:t>AutoCntrTrgtAuth_Uls_M_</w:t>
            </w:r>
            <w:r>
              <w:rPr>
                <w:rFonts w:ascii="Arial" w:hAnsi="Arial" w:cs="Arial"/>
                <w:sz w:val="16"/>
              </w:rPr>
              <w:t>f32</w:t>
            </w:r>
          </w:p>
        </w:tc>
        <w:tc>
          <w:tcPr>
            <w:tcW w:w="1170" w:type="dxa"/>
            <w:tcBorders>
              <w:top w:val="single" w:sz="6" w:space="0" w:color="auto"/>
              <w:left w:val="single" w:sz="6" w:space="0" w:color="auto"/>
              <w:bottom w:val="single" w:sz="6" w:space="0" w:color="auto"/>
              <w:right w:val="single" w:sz="6" w:space="0" w:color="auto"/>
            </w:tcBorders>
          </w:tcPr>
          <w:p w:rsidR="00A038F7" w:rsidRPr="00FB5C72" w:rsidRDefault="0034119C" w:rsidP="008F259A">
            <w:pPr>
              <w:spacing w:before="60"/>
              <w:rPr>
                <w:rFonts w:ascii="Arial" w:hAnsi="Arial" w:cs="Arial"/>
                <w:sz w:val="16"/>
              </w:rPr>
            </w:pPr>
            <w:r>
              <w:rPr>
                <w:rFonts w:ascii="Arial" w:hAnsi="Arial" w:cs="Arial"/>
                <w:sz w:val="16"/>
              </w:rPr>
              <w:t>Single precision floating point</w:t>
            </w:r>
            <w:r w:rsidRPr="00FB5C72" w:rsidDel="002D4F49">
              <w:rPr>
                <w:rFonts w:ascii="Arial" w:hAnsi="Arial" w:cs="Arial"/>
                <w:sz w:val="16"/>
              </w:rPr>
              <w:t xml:space="preserve"> </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A038F7" w:rsidP="008F259A">
            <w:pPr>
              <w:spacing w:before="60"/>
              <w:rPr>
                <w:rFonts w:ascii="Arial" w:hAnsi="Arial" w:cs="Arial"/>
                <w:sz w:val="16"/>
              </w:rPr>
            </w:pPr>
            <w:r w:rsidRPr="00FB5C72">
              <w:rPr>
                <w:rFonts w:ascii="Arial" w:hAnsi="Arial" w:cs="Arial"/>
                <w:sz w:val="16"/>
              </w:rPr>
              <w:t>0</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A038F7" w:rsidP="008F259A">
            <w:pPr>
              <w:spacing w:before="60"/>
              <w:rPr>
                <w:rFonts w:ascii="Arial" w:hAnsi="Arial" w:cs="Arial"/>
                <w:sz w:val="16"/>
              </w:rPr>
            </w:pPr>
            <w:r w:rsidRPr="00FB5C72">
              <w:rPr>
                <w:rFonts w:ascii="Arial" w:hAnsi="Arial" w:cs="Arial"/>
                <w:sz w:val="16"/>
              </w:rPr>
              <w:t>1</w:t>
            </w:r>
          </w:p>
        </w:tc>
        <w:tc>
          <w:tcPr>
            <w:tcW w:w="2250" w:type="dxa"/>
            <w:tcBorders>
              <w:top w:val="single" w:sz="6" w:space="0" w:color="auto"/>
              <w:left w:val="single" w:sz="6" w:space="0" w:color="auto"/>
              <w:bottom w:val="single" w:sz="6" w:space="0" w:color="auto"/>
              <w:right w:val="single" w:sz="6" w:space="0" w:color="auto"/>
            </w:tcBorders>
          </w:tcPr>
          <w:p w:rsidR="00A038F7" w:rsidRPr="00FB5C72" w:rsidRDefault="00B52CF1" w:rsidP="008F259A">
            <w:pPr>
              <w:spacing w:before="60"/>
              <w:rPr>
                <w:rFonts w:ascii="Arial" w:hAnsi="Arial" w:cs="Arial"/>
                <w:sz w:val="16"/>
              </w:rPr>
            </w:pPr>
            <w:r w:rsidRPr="00B52CF1">
              <w:rPr>
                <w:rFonts w:ascii="Arial" w:hAnsi="Arial" w:cs="Arial"/>
                <w:sz w:val="16"/>
              </w:rPr>
              <w:t>ABSHWPOSSCOM_START_SEC_VAR_CLEARED_32</w:t>
            </w:r>
          </w:p>
        </w:tc>
      </w:tr>
      <w:tr w:rsidR="0034119C" w:rsidRPr="00FB5C72" w:rsidTr="00932E0A">
        <w:tc>
          <w:tcPr>
            <w:tcW w:w="3078" w:type="dxa"/>
            <w:tcBorders>
              <w:top w:val="single" w:sz="6" w:space="0" w:color="auto"/>
              <w:left w:val="single" w:sz="6" w:space="0" w:color="auto"/>
              <w:bottom w:val="single" w:sz="6" w:space="0" w:color="auto"/>
              <w:right w:val="single" w:sz="6" w:space="0" w:color="auto"/>
            </w:tcBorders>
          </w:tcPr>
          <w:p w:rsidR="0034119C" w:rsidRPr="00FB5C72" w:rsidRDefault="0034119C" w:rsidP="002D4F49">
            <w:pPr>
              <w:spacing w:before="60"/>
              <w:rPr>
                <w:rFonts w:ascii="Arial" w:hAnsi="Arial" w:cs="Arial"/>
                <w:sz w:val="16"/>
              </w:rPr>
            </w:pPr>
            <w:r w:rsidRPr="00FB5C72">
              <w:rPr>
                <w:rFonts w:ascii="Arial" w:hAnsi="Arial" w:cs="Arial"/>
                <w:sz w:val="16"/>
              </w:rPr>
              <w:t>HwPTimer2Max_</w:t>
            </w:r>
            <w:r>
              <w:rPr>
                <w:rFonts w:ascii="Arial" w:hAnsi="Arial" w:cs="Arial"/>
                <w:sz w:val="16"/>
              </w:rPr>
              <w:t>ms</w:t>
            </w:r>
            <w:r w:rsidRPr="00FB5C72">
              <w:rPr>
                <w:rFonts w:ascii="Arial" w:hAnsi="Arial" w:cs="Arial"/>
                <w:sz w:val="16"/>
              </w:rPr>
              <w:t>_M_</w:t>
            </w:r>
            <w:r w:rsidR="001349E6">
              <w:rPr>
                <w:rFonts w:ascii="Arial" w:hAnsi="Arial" w:cs="Arial"/>
                <w:sz w:val="16"/>
              </w:rPr>
              <w:t>u16</w:t>
            </w:r>
          </w:p>
        </w:tc>
        <w:tc>
          <w:tcPr>
            <w:tcW w:w="1170" w:type="dxa"/>
            <w:tcBorders>
              <w:top w:val="single" w:sz="6" w:space="0" w:color="auto"/>
              <w:left w:val="single" w:sz="6" w:space="0" w:color="auto"/>
              <w:bottom w:val="single" w:sz="6" w:space="0" w:color="auto"/>
              <w:right w:val="single" w:sz="6" w:space="0" w:color="auto"/>
            </w:tcBorders>
          </w:tcPr>
          <w:p w:rsidR="0034119C" w:rsidRPr="00FB5C72" w:rsidRDefault="009C76A0" w:rsidP="008F259A">
            <w:pPr>
              <w:spacing w:before="60"/>
              <w:rPr>
                <w:rFonts w:ascii="Arial" w:hAnsi="Arial" w:cs="Arial"/>
                <w:sz w:val="16"/>
              </w:rPr>
            </w:pPr>
            <w:r>
              <w:rPr>
                <w:rFonts w:ascii="Arial" w:hAnsi="Arial" w:cs="Arial"/>
                <w:sz w:val="16"/>
              </w:rPr>
              <w:t>1</w:t>
            </w:r>
            <w:r w:rsidR="0034119C" w:rsidRPr="00FB5C72" w:rsidDel="002D4F49">
              <w:rPr>
                <w:rFonts w:ascii="Arial" w:hAnsi="Arial" w:cs="Arial"/>
                <w:sz w:val="16"/>
              </w:rPr>
              <w:t xml:space="preserve"> </w:t>
            </w:r>
          </w:p>
        </w:tc>
        <w:tc>
          <w:tcPr>
            <w:tcW w:w="1215" w:type="dxa"/>
            <w:tcBorders>
              <w:top w:val="single" w:sz="6" w:space="0" w:color="auto"/>
              <w:left w:val="single" w:sz="6" w:space="0" w:color="auto"/>
              <w:bottom w:val="single" w:sz="6" w:space="0" w:color="auto"/>
              <w:right w:val="single" w:sz="6" w:space="0" w:color="auto"/>
            </w:tcBorders>
          </w:tcPr>
          <w:p w:rsidR="0034119C" w:rsidRPr="00FB5C72" w:rsidRDefault="0034119C" w:rsidP="008F259A">
            <w:pPr>
              <w:spacing w:before="60"/>
              <w:rPr>
                <w:rFonts w:ascii="Arial" w:hAnsi="Arial" w:cs="Arial"/>
                <w:sz w:val="16"/>
              </w:rPr>
            </w:pPr>
            <w:r>
              <w:rPr>
                <w:rFonts w:ascii="Arial" w:hAnsi="Arial" w:cs="Arial"/>
                <w:sz w:val="16"/>
              </w:rPr>
              <w:t>0</w:t>
            </w:r>
          </w:p>
        </w:tc>
        <w:tc>
          <w:tcPr>
            <w:tcW w:w="1215" w:type="dxa"/>
            <w:tcBorders>
              <w:top w:val="single" w:sz="6" w:space="0" w:color="auto"/>
              <w:left w:val="single" w:sz="6" w:space="0" w:color="auto"/>
              <w:bottom w:val="single" w:sz="6" w:space="0" w:color="auto"/>
              <w:right w:val="single" w:sz="6" w:space="0" w:color="auto"/>
            </w:tcBorders>
          </w:tcPr>
          <w:p w:rsidR="0034119C" w:rsidRPr="00FB5C72" w:rsidRDefault="0034119C" w:rsidP="008F259A">
            <w:pPr>
              <w:spacing w:before="60"/>
              <w:rPr>
                <w:rFonts w:ascii="Arial" w:hAnsi="Arial" w:cs="Arial"/>
                <w:sz w:val="16"/>
              </w:rPr>
            </w:pPr>
            <w:r>
              <w:rPr>
                <w:rFonts w:ascii="Arial" w:hAnsi="Arial" w:cs="Arial"/>
                <w:sz w:val="16"/>
              </w:rPr>
              <w:t>60000</w:t>
            </w:r>
          </w:p>
        </w:tc>
        <w:tc>
          <w:tcPr>
            <w:tcW w:w="2250" w:type="dxa"/>
            <w:tcBorders>
              <w:top w:val="single" w:sz="6" w:space="0" w:color="auto"/>
              <w:left w:val="single" w:sz="6" w:space="0" w:color="auto"/>
              <w:bottom w:val="single" w:sz="6" w:space="0" w:color="auto"/>
              <w:right w:val="single" w:sz="6" w:space="0" w:color="auto"/>
            </w:tcBorders>
          </w:tcPr>
          <w:p w:rsidR="0034119C" w:rsidRPr="00FB5C72" w:rsidRDefault="00B52CF1" w:rsidP="008F259A">
            <w:pPr>
              <w:spacing w:before="60"/>
              <w:rPr>
                <w:rFonts w:ascii="Arial" w:hAnsi="Arial" w:cs="Arial"/>
                <w:sz w:val="16"/>
              </w:rPr>
            </w:pPr>
            <w:r w:rsidRPr="00B52CF1">
              <w:rPr>
                <w:rFonts w:ascii="Arial" w:hAnsi="Arial" w:cs="Arial"/>
                <w:sz w:val="16"/>
              </w:rPr>
              <w:t>ABSHWPOSSCOM_START_SEC_VAR_CLEARED_16</w:t>
            </w:r>
          </w:p>
        </w:tc>
      </w:tr>
      <w:tr w:rsidR="00A038F7" w:rsidRPr="00FB5C72" w:rsidTr="00932E0A">
        <w:tc>
          <w:tcPr>
            <w:tcW w:w="3078" w:type="dxa"/>
            <w:tcBorders>
              <w:top w:val="single" w:sz="6" w:space="0" w:color="auto"/>
              <w:left w:val="single" w:sz="6" w:space="0" w:color="auto"/>
              <w:bottom w:val="single" w:sz="6" w:space="0" w:color="auto"/>
              <w:right w:val="single" w:sz="6" w:space="0" w:color="auto"/>
            </w:tcBorders>
          </w:tcPr>
          <w:p w:rsidR="00A038F7" w:rsidRPr="00FB5C72" w:rsidRDefault="00A038F7" w:rsidP="00E27530">
            <w:pPr>
              <w:spacing w:before="60"/>
              <w:rPr>
                <w:rFonts w:ascii="Arial" w:hAnsi="Arial" w:cs="Arial"/>
                <w:sz w:val="16"/>
              </w:rPr>
            </w:pPr>
            <w:proofErr w:type="spellStart"/>
            <w:r w:rsidRPr="00FB5C72">
              <w:rPr>
                <w:rFonts w:ascii="Arial" w:hAnsi="Arial" w:cs="Arial"/>
                <w:sz w:val="16"/>
              </w:rPr>
              <w:t>HwPAutoCenter_Cnt_M_lgc</w:t>
            </w:r>
            <w:proofErr w:type="spellEnd"/>
          </w:p>
        </w:tc>
        <w:tc>
          <w:tcPr>
            <w:tcW w:w="1170" w:type="dxa"/>
            <w:tcBorders>
              <w:top w:val="single" w:sz="6" w:space="0" w:color="auto"/>
              <w:left w:val="single" w:sz="6" w:space="0" w:color="auto"/>
              <w:bottom w:val="single" w:sz="6" w:space="0" w:color="auto"/>
              <w:right w:val="single" w:sz="6" w:space="0" w:color="auto"/>
            </w:tcBorders>
          </w:tcPr>
          <w:p w:rsidR="00A038F7" w:rsidRPr="00FB5C72" w:rsidRDefault="00A038F7" w:rsidP="008F259A">
            <w:pPr>
              <w:spacing w:before="60"/>
              <w:rPr>
                <w:rFonts w:ascii="Arial" w:hAnsi="Arial" w:cs="Arial"/>
                <w:sz w:val="16"/>
              </w:rPr>
            </w:pPr>
            <w:r w:rsidRPr="00FB5C72">
              <w:rPr>
                <w:rFonts w:ascii="Arial" w:hAnsi="Arial" w:cs="Arial"/>
                <w:sz w:val="16"/>
              </w:rPr>
              <w:t>BOOLEAN</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A038F7" w:rsidP="00072E43">
            <w:pPr>
              <w:spacing w:before="60"/>
              <w:rPr>
                <w:rFonts w:ascii="Arial" w:hAnsi="Arial" w:cs="Arial"/>
                <w:sz w:val="16"/>
              </w:rPr>
            </w:pPr>
            <w:r w:rsidRPr="00FB5C72">
              <w:rPr>
                <w:rFonts w:ascii="Arial" w:hAnsi="Arial" w:cs="Arial"/>
                <w:sz w:val="16"/>
              </w:rPr>
              <w:t>FALSE</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A038F7" w:rsidP="00072E43">
            <w:pPr>
              <w:spacing w:before="60"/>
              <w:rPr>
                <w:rFonts w:ascii="Arial" w:hAnsi="Arial" w:cs="Arial"/>
                <w:sz w:val="16"/>
              </w:rPr>
            </w:pPr>
            <w:r w:rsidRPr="00FB5C72">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
          <w:p w:rsidR="00A038F7" w:rsidRPr="00FB5C72" w:rsidRDefault="00B52CF1" w:rsidP="008F259A">
            <w:pPr>
              <w:spacing w:before="60"/>
              <w:rPr>
                <w:rFonts w:ascii="Arial" w:hAnsi="Arial" w:cs="Arial"/>
                <w:sz w:val="16"/>
              </w:rPr>
            </w:pPr>
            <w:r w:rsidRPr="00B52CF1">
              <w:rPr>
                <w:rFonts w:ascii="Arial" w:hAnsi="Arial" w:cs="Arial"/>
                <w:sz w:val="16"/>
              </w:rPr>
              <w:t>ABSHWPOSSCOM_START_SEC_VAR_CLEARED_BOOLEAN</w:t>
            </w:r>
          </w:p>
        </w:tc>
      </w:tr>
      <w:tr w:rsidR="00A038F7" w:rsidRPr="00FB5C72" w:rsidTr="00932E0A">
        <w:tc>
          <w:tcPr>
            <w:tcW w:w="3078" w:type="dxa"/>
            <w:tcBorders>
              <w:top w:val="single" w:sz="6" w:space="0" w:color="auto"/>
              <w:left w:val="single" w:sz="6" w:space="0" w:color="auto"/>
              <w:bottom w:val="single" w:sz="6" w:space="0" w:color="auto"/>
              <w:right w:val="single" w:sz="6" w:space="0" w:color="auto"/>
            </w:tcBorders>
          </w:tcPr>
          <w:p w:rsidR="00A038F7" w:rsidRPr="00FB5C72" w:rsidRDefault="00A038F7" w:rsidP="00E27530">
            <w:pPr>
              <w:spacing w:before="60"/>
              <w:rPr>
                <w:rFonts w:ascii="Arial" w:hAnsi="Arial" w:cs="Arial"/>
                <w:sz w:val="16"/>
              </w:rPr>
            </w:pPr>
            <w:r w:rsidRPr="00FB5C72">
              <w:rPr>
                <w:rFonts w:ascii="Arial" w:hAnsi="Arial" w:cs="Arial"/>
                <w:sz w:val="16"/>
              </w:rPr>
              <w:lastRenderedPageBreak/>
              <w:t>HwPFilter1Init_Cnt_M_lgc</w:t>
            </w:r>
          </w:p>
        </w:tc>
        <w:tc>
          <w:tcPr>
            <w:tcW w:w="1170" w:type="dxa"/>
            <w:tcBorders>
              <w:top w:val="single" w:sz="6" w:space="0" w:color="auto"/>
              <w:left w:val="single" w:sz="6" w:space="0" w:color="auto"/>
              <w:bottom w:val="single" w:sz="6" w:space="0" w:color="auto"/>
              <w:right w:val="single" w:sz="6" w:space="0" w:color="auto"/>
            </w:tcBorders>
          </w:tcPr>
          <w:p w:rsidR="00A038F7" w:rsidRPr="00FB5C72" w:rsidRDefault="00A038F7" w:rsidP="008F259A">
            <w:pPr>
              <w:spacing w:before="60"/>
              <w:rPr>
                <w:rFonts w:ascii="Arial" w:hAnsi="Arial" w:cs="Arial"/>
                <w:sz w:val="16"/>
              </w:rPr>
            </w:pPr>
            <w:r w:rsidRPr="00FB5C72">
              <w:rPr>
                <w:rFonts w:ascii="Arial" w:hAnsi="Arial" w:cs="Arial"/>
                <w:sz w:val="16"/>
              </w:rPr>
              <w:t>BOOLEAN</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A038F7" w:rsidP="00072E43">
            <w:pPr>
              <w:spacing w:before="60"/>
              <w:rPr>
                <w:rFonts w:ascii="Arial" w:hAnsi="Arial" w:cs="Arial"/>
                <w:sz w:val="16"/>
              </w:rPr>
            </w:pPr>
            <w:r w:rsidRPr="00FB5C72">
              <w:rPr>
                <w:rFonts w:ascii="Arial" w:hAnsi="Arial" w:cs="Arial"/>
                <w:sz w:val="16"/>
              </w:rPr>
              <w:t>FALSE</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A038F7" w:rsidP="00072E43">
            <w:pPr>
              <w:spacing w:before="60"/>
              <w:rPr>
                <w:rFonts w:ascii="Arial" w:hAnsi="Arial" w:cs="Arial"/>
                <w:sz w:val="16"/>
              </w:rPr>
            </w:pPr>
            <w:r w:rsidRPr="00FB5C72">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
          <w:p w:rsidR="00A038F7" w:rsidRPr="00FB5C72" w:rsidRDefault="00B52CF1" w:rsidP="008F259A">
            <w:pPr>
              <w:spacing w:before="60"/>
              <w:rPr>
                <w:rFonts w:ascii="Arial" w:hAnsi="Arial" w:cs="Arial"/>
                <w:sz w:val="16"/>
              </w:rPr>
            </w:pPr>
            <w:r w:rsidRPr="00B52CF1">
              <w:rPr>
                <w:rFonts w:ascii="Arial" w:hAnsi="Arial" w:cs="Arial"/>
                <w:sz w:val="16"/>
              </w:rPr>
              <w:t>ABSHWPOSSCOM_START_SEC_VAR_CLEARED_BOOLEAN</w:t>
            </w:r>
          </w:p>
        </w:tc>
      </w:tr>
      <w:tr w:rsidR="00A038F7" w:rsidRPr="00FB5C72" w:rsidTr="00932E0A">
        <w:tc>
          <w:tcPr>
            <w:tcW w:w="3078" w:type="dxa"/>
            <w:tcBorders>
              <w:top w:val="single" w:sz="6" w:space="0" w:color="auto"/>
              <w:left w:val="single" w:sz="6" w:space="0" w:color="auto"/>
              <w:bottom w:val="single" w:sz="6" w:space="0" w:color="auto"/>
              <w:right w:val="single" w:sz="6" w:space="0" w:color="auto"/>
            </w:tcBorders>
          </w:tcPr>
          <w:p w:rsidR="00A038F7" w:rsidRPr="00FB5C72" w:rsidRDefault="00A038F7" w:rsidP="00E27530">
            <w:pPr>
              <w:spacing w:before="60"/>
              <w:rPr>
                <w:rFonts w:ascii="Arial" w:hAnsi="Arial" w:cs="Arial"/>
                <w:sz w:val="16"/>
              </w:rPr>
            </w:pPr>
            <w:r w:rsidRPr="00FB5C72">
              <w:rPr>
                <w:rFonts w:ascii="Arial" w:hAnsi="Arial" w:cs="Arial"/>
                <w:sz w:val="16"/>
              </w:rPr>
              <w:t>HwPFilter2Init_Cnt_M_lgc</w:t>
            </w:r>
          </w:p>
        </w:tc>
        <w:tc>
          <w:tcPr>
            <w:tcW w:w="1170" w:type="dxa"/>
            <w:tcBorders>
              <w:top w:val="single" w:sz="6" w:space="0" w:color="auto"/>
              <w:left w:val="single" w:sz="6" w:space="0" w:color="auto"/>
              <w:bottom w:val="single" w:sz="6" w:space="0" w:color="auto"/>
              <w:right w:val="single" w:sz="6" w:space="0" w:color="auto"/>
            </w:tcBorders>
          </w:tcPr>
          <w:p w:rsidR="00A038F7" w:rsidRPr="00FB5C72" w:rsidRDefault="00A038F7" w:rsidP="008F259A">
            <w:pPr>
              <w:spacing w:before="60"/>
              <w:rPr>
                <w:rFonts w:ascii="Arial" w:hAnsi="Arial" w:cs="Arial"/>
                <w:sz w:val="16"/>
              </w:rPr>
            </w:pPr>
            <w:r w:rsidRPr="00FB5C72">
              <w:rPr>
                <w:rFonts w:ascii="Arial" w:hAnsi="Arial" w:cs="Arial"/>
                <w:sz w:val="16"/>
              </w:rPr>
              <w:t>BOOLEAN</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A038F7" w:rsidP="00072E43">
            <w:pPr>
              <w:spacing w:before="60"/>
              <w:rPr>
                <w:rFonts w:ascii="Arial" w:hAnsi="Arial" w:cs="Arial"/>
                <w:sz w:val="16"/>
              </w:rPr>
            </w:pPr>
            <w:r w:rsidRPr="00FB5C72">
              <w:rPr>
                <w:rFonts w:ascii="Arial" w:hAnsi="Arial" w:cs="Arial"/>
                <w:sz w:val="16"/>
              </w:rPr>
              <w:t>FALSE</w:t>
            </w:r>
          </w:p>
        </w:tc>
        <w:tc>
          <w:tcPr>
            <w:tcW w:w="1215" w:type="dxa"/>
            <w:tcBorders>
              <w:top w:val="single" w:sz="6" w:space="0" w:color="auto"/>
              <w:left w:val="single" w:sz="6" w:space="0" w:color="auto"/>
              <w:bottom w:val="single" w:sz="6" w:space="0" w:color="auto"/>
              <w:right w:val="single" w:sz="6" w:space="0" w:color="auto"/>
            </w:tcBorders>
          </w:tcPr>
          <w:p w:rsidR="00A038F7" w:rsidRPr="00FB5C72" w:rsidRDefault="00A038F7" w:rsidP="00072E43">
            <w:pPr>
              <w:spacing w:before="60"/>
              <w:rPr>
                <w:rFonts w:ascii="Arial" w:hAnsi="Arial" w:cs="Arial"/>
                <w:sz w:val="16"/>
              </w:rPr>
            </w:pPr>
            <w:r w:rsidRPr="00FB5C72">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
          <w:p w:rsidR="00A038F7" w:rsidRPr="00FB5C72" w:rsidRDefault="00B52CF1" w:rsidP="008F259A">
            <w:pPr>
              <w:spacing w:before="60"/>
              <w:rPr>
                <w:rFonts w:ascii="Arial" w:hAnsi="Arial" w:cs="Arial"/>
                <w:sz w:val="16"/>
              </w:rPr>
            </w:pPr>
            <w:r w:rsidRPr="00B52CF1">
              <w:rPr>
                <w:rFonts w:ascii="Arial" w:hAnsi="Arial" w:cs="Arial"/>
                <w:sz w:val="16"/>
              </w:rPr>
              <w:t>ABSHWPOSSCOM_START_SEC_VAR_CLEARED_BOOLEAN</w:t>
            </w:r>
          </w:p>
        </w:tc>
      </w:tr>
      <w:tr w:rsidR="00D003BA" w:rsidRPr="00FB5C72" w:rsidTr="00932E0A">
        <w:tc>
          <w:tcPr>
            <w:tcW w:w="3078" w:type="dxa"/>
            <w:tcBorders>
              <w:top w:val="single" w:sz="6" w:space="0" w:color="auto"/>
              <w:left w:val="single" w:sz="6" w:space="0" w:color="auto"/>
              <w:bottom w:val="single" w:sz="6" w:space="0" w:color="auto"/>
              <w:right w:val="single" w:sz="6" w:space="0" w:color="auto"/>
            </w:tcBorders>
          </w:tcPr>
          <w:p w:rsidR="00D003BA" w:rsidRPr="00FB5C72" w:rsidRDefault="00D003BA" w:rsidP="002D4F49">
            <w:pPr>
              <w:spacing w:before="60"/>
              <w:rPr>
                <w:rFonts w:ascii="Arial" w:hAnsi="Arial" w:cs="Arial"/>
                <w:sz w:val="16"/>
              </w:rPr>
            </w:pPr>
            <w:r w:rsidRPr="00FB5C72">
              <w:rPr>
                <w:rFonts w:ascii="Arial" w:hAnsi="Arial" w:cs="Arial"/>
                <w:sz w:val="16"/>
              </w:rPr>
              <w:t>HwPFilter1Prev_HwDeg_M_</w:t>
            </w:r>
            <w:r>
              <w:rPr>
                <w:rFonts w:ascii="Arial" w:hAnsi="Arial" w:cs="Arial"/>
                <w:sz w:val="16"/>
              </w:rPr>
              <w:t>f32</w:t>
            </w:r>
          </w:p>
        </w:tc>
        <w:tc>
          <w:tcPr>
            <w:tcW w:w="1170" w:type="dxa"/>
            <w:tcBorders>
              <w:top w:val="single" w:sz="6" w:space="0" w:color="auto"/>
              <w:left w:val="single" w:sz="6" w:space="0" w:color="auto"/>
              <w:bottom w:val="single" w:sz="6" w:space="0" w:color="auto"/>
              <w:right w:val="single" w:sz="6" w:space="0" w:color="auto"/>
            </w:tcBorders>
          </w:tcPr>
          <w:p w:rsidR="00D003BA" w:rsidRPr="00FB5C72" w:rsidRDefault="00D003BA" w:rsidP="008F259A">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D003BA" w:rsidRDefault="00D003BA" w:rsidP="00517458">
            <w:pPr>
              <w:rPr>
                <w:rFonts w:ascii="Calibri" w:hAnsi="Calibri" w:cs="Arial"/>
                <w:sz w:val="16"/>
                <w:szCs w:val="16"/>
              </w:rPr>
            </w:pPr>
            <w:r>
              <w:rPr>
                <w:rFonts w:ascii="Calibri" w:hAnsi="Calibri" w:cs="Arial"/>
                <w:sz w:val="16"/>
                <w:szCs w:val="16"/>
              </w:rPr>
              <w:t>-787558.4</w:t>
            </w:r>
          </w:p>
          <w:p w:rsidR="00D003BA" w:rsidRPr="00FB5C72" w:rsidRDefault="00D003BA" w:rsidP="00F813A1">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D003BA" w:rsidRPr="00FB5C72" w:rsidRDefault="00D003BA" w:rsidP="008F259A">
            <w:pPr>
              <w:spacing w:before="60"/>
              <w:rPr>
                <w:rFonts w:ascii="Arial" w:hAnsi="Arial" w:cs="Arial"/>
                <w:sz w:val="16"/>
              </w:rPr>
            </w:pPr>
            <w:r>
              <w:rPr>
                <w:rFonts w:ascii="Arial" w:hAnsi="Arial" w:cs="Arial"/>
                <w:sz w:val="16"/>
              </w:rPr>
              <w:t>787606.4</w:t>
            </w:r>
          </w:p>
        </w:tc>
        <w:tc>
          <w:tcPr>
            <w:tcW w:w="2250" w:type="dxa"/>
            <w:tcBorders>
              <w:top w:val="single" w:sz="6" w:space="0" w:color="auto"/>
              <w:left w:val="single" w:sz="6" w:space="0" w:color="auto"/>
              <w:bottom w:val="single" w:sz="6" w:space="0" w:color="auto"/>
              <w:right w:val="single" w:sz="6" w:space="0" w:color="auto"/>
            </w:tcBorders>
          </w:tcPr>
          <w:p w:rsidR="00D003BA" w:rsidRPr="00FB5C72" w:rsidRDefault="00B52CF1" w:rsidP="008F259A">
            <w:pPr>
              <w:spacing w:before="60"/>
              <w:rPr>
                <w:rFonts w:ascii="Arial" w:hAnsi="Arial" w:cs="Arial"/>
                <w:sz w:val="16"/>
              </w:rPr>
            </w:pPr>
            <w:r w:rsidRPr="00B52CF1">
              <w:rPr>
                <w:rFonts w:ascii="Arial" w:hAnsi="Arial" w:cs="Arial"/>
                <w:sz w:val="16"/>
              </w:rPr>
              <w:t>ABSHWPOSSCOM_START_SEC_VAR_CLEARED_32</w:t>
            </w:r>
          </w:p>
        </w:tc>
      </w:tr>
      <w:tr w:rsidR="00D003BA" w:rsidRPr="00FB5C72" w:rsidTr="00932E0A">
        <w:tc>
          <w:tcPr>
            <w:tcW w:w="3078" w:type="dxa"/>
            <w:tcBorders>
              <w:top w:val="single" w:sz="6" w:space="0" w:color="auto"/>
              <w:left w:val="single" w:sz="6" w:space="0" w:color="auto"/>
              <w:bottom w:val="single" w:sz="6" w:space="0" w:color="auto"/>
              <w:right w:val="single" w:sz="6" w:space="0" w:color="auto"/>
            </w:tcBorders>
          </w:tcPr>
          <w:p w:rsidR="00D003BA" w:rsidRPr="00FB5C72" w:rsidRDefault="00D003BA" w:rsidP="002D4F49">
            <w:pPr>
              <w:spacing w:before="60"/>
              <w:rPr>
                <w:rFonts w:ascii="Arial" w:hAnsi="Arial" w:cs="Arial"/>
                <w:sz w:val="16"/>
              </w:rPr>
            </w:pPr>
            <w:r w:rsidRPr="00FB5C72">
              <w:rPr>
                <w:rFonts w:ascii="Arial" w:hAnsi="Arial" w:cs="Arial"/>
                <w:sz w:val="16"/>
              </w:rPr>
              <w:t>HwPFilter1Out_HwDeg_M_</w:t>
            </w:r>
            <w:r>
              <w:rPr>
                <w:rFonts w:ascii="Arial" w:hAnsi="Arial" w:cs="Arial"/>
                <w:sz w:val="16"/>
              </w:rPr>
              <w:t>f32</w:t>
            </w:r>
          </w:p>
        </w:tc>
        <w:tc>
          <w:tcPr>
            <w:tcW w:w="1170" w:type="dxa"/>
            <w:tcBorders>
              <w:top w:val="single" w:sz="6" w:space="0" w:color="auto"/>
              <w:left w:val="single" w:sz="6" w:space="0" w:color="auto"/>
              <w:bottom w:val="single" w:sz="6" w:space="0" w:color="auto"/>
              <w:right w:val="single" w:sz="6" w:space="0" w:color="auto"/>
            </w:tcBorders>
          </w:tcPr>
          <w:p w:rsidR="00D003BA" w:rsidRPr="00FB5C72" w:rsidRDefault="00D003BA" w:rsidP="008F259A">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D003BA" w:rsidRDefault="00D003BA" w:rsidP="00517458">
            <w:pPr>
              <w:rPr>
                <w:rFonts w:ascii="Calibri" w:hAnsi="Calibri" w:cs="Arial"/>
                <w:sz w:val="16"/>
                <w:szCs w:val="16"/>
              </w:rPr>
            </w:pPr>
            <w:r>
              <w:rPr>
                <w:rFonts w:ascii="Calibri" w:hAnsi="Calibri" w:cs="Arial"/>
                <w:sz w:val="16"/>
                <w:szCs w:val="16"/>
              </w:rPr>
              <w:t>-787558.4</w:t>
            </w:r>
          </w:p>
          <w:p w:rsidR="00D003BA" w:rsidRPr="00FB5C72" w:rsidRDefault="00D003BA" w:rsidP="00D51103">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D003BA" w:rsidRPr="00FB5C72" w:rsidRDefault="00D003BA" w:rsidP="00D51103">
            <w:pPr>
              <w:spacing w:before="60"/>
              <w:rPr>
                <w:rFonts w:ascii="Arial" w:hAnsi="Arial" w:cs="Arial"/>
                <w:sz w:val="16"/>
              </w:rPr>
            </w:pPr>
            <w:r>
              <w:rPr>
                <w:rFonts w:ascii="Arial" w:hAnsi="Arial" w:cs="Arial"/>
                <w:sz w:val="16"/>
              </w:rPr>
              <w:t>787606.4</w:t>
            </w:r>
          </w:p>
        </w:tc>
        <w:tc>
          <w:tcPr>
            <w:tcW w:w="2250" w:type="dxa"/>
            <w:tcBorders>
              <w:top w:val="single" w:sz="6" w:space="0" w:color="auto"/>
              <w:left w:val="single" w:sz="6" w:space="0" w:color="auto"/>
              <w:bottom w:val="single" w:sz="6" w:space="0" w:color="auto"/>
              <w:right w:val="single" w:sz="6" w:space="0" w:color="auto"/>
            </w:tcBorders>
          </w:tcPr>
          <w:p w:rsidR="00D003BA" w:rsidRPr="00FB5C72" w:rsidRDefault="00B52CF1" w:rsidP="008F259A">
            <w:pPr>
              <w:spacing w:before="60"/>
              <w:rPr>
                <w:rFonts w:ascii="Arial" w:hAnsi="Arial" w:cs="Arial"/>
                <w:sz w:val="16"/>
              </w:rPr>
            </w:pPr>
            <w:r w:rsidRPr="00B52CF1">
              <w:rPr>
                <w:rFonts w:ascii="Arial" w:hAnsi="Arial" w:cs="Arial"/>
                <w:sz w:val="16"/>
              </w:rPr>
              <w:t>ABSHWPOSSCOM_START_SEC_VAR_CLEARED_32</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2D4F49">
            <w:pPr>
              <w:spacing w:before="60"/>
              <w:rPr>
                <w:rFonts w:ascii="Arial" w:hAnsi="Arial" w:cs="Arial"/>
                <w:sz w:val="16"/>
              </w:rPr>
            </w:pPr>
            <w:r w:rsidRPr="00FB5C72">
              <w:rPr>
                <w:rFonts w:ascii="Arial" w:hAnsi="Arial" w:cs="Arial"/>
                <w:sz w:val="16"/>
              </w:rPr>
              <w:t>HwPFilter1SV_HwDeg_M_</w:t>
            </w:r>
            <w:r>
              <w:rPr>
                <w:rFonts w:ascii="Arial" w:hAnsi="Arial" w:cs="Arial"/>
                <w:sz w:val="16"/>
              </w:rPr>
              <w:t>Str</w:t>
            </w:r>
          </w:p>
        </w:tc>
        <w:tc>
          <w:tcPr>
            <w:tcW w:w="1170" w:type="dxa"/>
            <w:tcBorders>
              <w:top w:val="single" w:sz="6" w:space="0" w:color="auto"/>
              <w:left w:val="single" w:sz="6" w:space="0" w:color="auto"/>
              <w:bottom w:val="single" w:sz="6" w:space="0" w:color="auto"/>
              <w:right w:val="single" w:sz="6" w:space="0" w:color="auto"/>
            </w:tcBorders>
          </w:tcPr>
          <w:p w:rsidR="00F35224" w:rsidRDefault="00F35224" w:rsidP="008F259A">
            <w:pPr>
              <w:spacing w:before="60"/>
              <w:rPr>
                <w:rFonts w:ascii="Arial" w:hAnsi="Arial" w:cs="Arial"/>
                <w:sz w:val="16"/>
              </w:rPr>
            </w:pPr>
            <w:r>
              <w:rPr>
                <w:rFonts w:ascii="Arial" w:hAnsi="Arial" w:cs="Arial"/>
                <w:sz w:val="16"/>
              </w:rPr>
              <w:t>N/A</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517458">
            <w:pPr>
              <w:rPr>
                <w:rFonts w:ascii="Calibri" w:hAnsi="Calibri" w:cs="Arial"/>
                <w:sz w:val="16"/>
                <w:szCs w:val="16"/>
              </w:rPr>
            </w:pPr>
            <w:r>
              <w:rPr>
                <w:rFonts w:ascii="Calibri" w:hAnsi="Calibri" w:cs="Arial"/>
                <w:sz w:val="16"/>
                <w:szCs w:val="16"/>
              </w:rPr>
              <w:t>N/A</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D51103">
            <w:pPr>
              <w:spacing w:before="60"/>
              <w:rPr>
                <w:rFonts w:ascii="Arial" w:hAnsi="Arial" w:cs="Arial"/>
                <w:sz w:val="16"/>
              </w:rPr>
            </w:pPr>
            <w:r>
              <w:rPr>
                <w:rFonts w:ascii="Arial" w:hAnsi="Arial" w:cs="Arial"/>
                <w:sz w:val="16"/>
              </w:rPr>
              <w:t>N/A</w:t>
            </w:r>
          </w:p>
        </w:tc>
        <w:tc>
          <w:tcPr>
            <w:tcW w:w="2250" w:type="dxa"/>
            <w:tcBorders>
              <w:top w:val="single" w:sz="6" w:space="0" w:color="auto"/>
              <w:left w:val="single" w:sz="6" w:space="0" w:color="auto"/>
              <w:bottom w:val="single" w:sz="6" w:space="0" w:color="auto"/>
              <w:right w:val="single" w:sz="6" w:space="0" w:color="auto"/>
            </w:tcBorders>
          </w:tcPr>
          <w:p w:rsidR="00F35224" w:rsidRPr="00B52CF1" w:rsidRDefault="00F35224" w:rsidP="00F35224">
            <w:pPr>
              <w:spacing w:before="60"/>
              <w:rPr>
                <w:rFonts w:ascii="Arial" w:hAnsi="Arial" w:cs="Arial"/>
                <w:sz w:val="16"/>
              </w:rPr>
            </w:pPr>
            <w:r w:rsidRPr="00B52CF1">
              <w:rPr>
                <w:rFonts w:ascii="Arial" w:hAnsi="Arial" w:cs="Arial"/>
                <w:sz w:val="16"/>
              </w:rPr>
              <w:t>ABSHWPOSSCOM_START_SEC_VAR_CLEARED_</w:t>
            </w:r>
            <w:r>
              <w:rPr>
                <w:rFonts w:ascii="Arial" w:hAnsi="Arial" w:cs="Arial"/>
                <w:sz w:val="16"/>
              </w:rPr>
              <w:t>UNPECIFIED</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2D4F49">
            <w:pPr>
              <w:spacing w:before="60"/>
              <w:rPr>
                <w:rFonts w:ascii="Arial" w:hAnsi="Arial" w:cs="Arial"/>
                <w:sz w:val="16"/>
              </w:rPr>
            </w:pPr>
            <w:r w:rsidRPr="00FB5C72">
              <w:rPr>
                <w:rFonts w:ascii="Arial" w:hAnsi="Arial" w:cs="Arial"/>
                <w:sz w:val="16"/>
              </w:rPr>
              <w:t>HwPFilter1SV_HwDeg_M_</w:t>
            </w:r>
            <w:r>
              <w:rPr>
                <w:rFonts w:ascii="Arial" w:hAnsi="Arial" w:cs="Arial"/>
                <w:sz w:val="16"/>
              </w:rPr>
              <w:t>Str.K_Uls_f32</w:t>
            </w:r>
          </w:p>
        </w:tc>
        <w:tc>
          <w:tcPr>
            <w:tcW w:w="117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Pr>
                <w:rFonts w:ascii="Arial" w:hAnsi="Arial" w:cs="Arial"/>
                <w:sz w:val="16"/>
              </w:rPr>
              <w:t>Single Precision Floating point</w:t>
            </w:r>
            <w:r w:rsidRPr="00FB5C72" w:rsidDel="002D4F49">
              <w:rPr>
                <w:rFonts w:ascii="Arial" w:hAnsi="Arial" w:cs="Arial"/>
                <w:sz w:val="16"/>
              </w:rPr>
              <w:t xml:space="preserve"> </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A038F7">
            <w:pPr>
              <w:rPr>
                <w:rFonts w:ascii="Calibri" w:hAnsi="Calibri"/>
                <w:color w:val="000000"/>
                <w:sz w:val="22"/>
                <w:szCs w:val="22"/>
              </w:rPr>
            </w:pPr>
            <w:r>
              <w:rPr>
                <w:rFonts w:ascii="Calibri" w:hAnsi="Calibri"/>
                <w:color w:val="000000"/>
                <w:sz w:val="22"/>
                <w:szCs w:val="22"/>
              </w:rPr>
              <w:t>8.04215E-05</w:t>
            </w:r>
          </w:p>
          <w:p w:rsidR="00F35224" w:rsidRPr="00FB5C72" w:rsidRDefault="00F35224" w:rsidP="00D51103">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A038F7">
            <w:pPr>
              <w:rPr>
                <w:rFonts w:ascii="Calibri" w:hAnsi="Calibri"/>
                <w:color w:val="000000"/>
                <w:sz w:val="22"/>
                <w:szCs w:val="22"/>
              </w:rPr>
            </w:pPr>
            <w:r>
              <w:rPr>
                <w:rFonts w:ascii="Calibri" w:hAnsi="Calibri"/>
                <w:color w:val="000000"/>
                <w:sz w:val="22"/>
                <w:szCs w:val="22"/>
              </w:rPr>
              <w:t>0.039414597</w:t>
            </w:r>
          </w:p>
          <w:p w:rsidR="00F35224" w:rsidRPr="00FB5C72" w:rsidRDefault="00F35224" w:rsidP="00D51103">
            <w:pPr>
              <w:spacing w:before="60"/>
              <w:rPr>
                <w:rFonts w:ascii="Arial" w:hAnsi="Arial" w:cs="Arial"/>
                <w:sz w:val="16"/>
              </w:rPr>
            </w:pP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A038F7">
            <w:pPr>
              <w:spacing w:before="60"/>
              <w:rPr>
                <w:rFonts w:ascii="Arial" w:hAnsi="Arial" w:cs="Arial"/>
                <w:sz w:val="16"/>
              </w:rPr>
            </w:pPr>
            <w:r w:rsidRPr="00FB5C72">
              <w:rPr>
                <w:rFonts w:ascii="Arial" w:hAnsi="Arial" w:cs="Arial"/>
                <w:sz w:val="16"/>
              </w:rPr>
              <w:t>HwPFilter1SV_HwDeg_M_</w:t>
            </w:r>
            <w:r>
              <w:rPr>
                <w:rFonts w:ascii="Arial" w:hAnsi="Arial" w:cs="Arial"/>
                <w:sz w:val="16"/>
              </w:rPr>
              <w:t>Str.SV_Uls_f32</w:t>
            </w:r>
          </w:p>
        </w:tc>
        <w:tc>
          <w:tcPr>
            <w:tcW w:w="1170" w:type="dxa"/>
            <w:tcBorders>
              <w:top w:val="single" w:sz="6" w:space="0" w:color="auto"/>
              <w:left w:val="single" w:sz="6" w:space="0" w:color="auto"/>
              <w:bottom w:val="single" w:sz="6" w:space="0" w:color="auto"/>
              <w:right w:val="single" w:sz="6" w:space="0" w:color="auto"/>
            </w:tcBorders>
          </w:tcPr>
          <w:p w:rsidR="00F35224" w:rsidRPr="00FB5C72" w:rsidDel="002D4F49" w:rsidRDefault="00F35224" w:rsidP="008F259A">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517458">
            <w:pPr>
              <w:rPr>
                <w:rFonts w:ascii="Calibri" w:hAnsi="Calibri" w:cs="Arial"/>
                <w:sz w:val="16"/>
                <w:szCs w:val="16"/>
              </w:rPr>
            </w:pPr>
            <w:r>
              <w:rPr>
                <w:rFonts w:ascii="Calibri" w:hAnsi="Calibri" w:cs="Arial"/>
                <w:sz w:val="16"/>
                <w:szCs w:val="16"/>
              </w:rPr>
              <w:t>-787558.4</w:t>
            </w:r>
          </w:p>
          <w:p w:rsidR="00F35224" w:rsidRPr="00FB5C72" w:rsidDel="002D4F49" w:rsidRDefault="00F35224" w:rsidP="00D51103">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F35224" w:rsidRPr="00FB5C72" w:rsidDel="002D4F49" w:rsidRDefault="00F35224" w:rsidP="00D51103">
            <w:pPr>
              <w:spacing w:before="60"/>
              <w:rPr>
                <w:rFonts w:ascii="Arial" w:hAnsi="Arial" w:cs="Arial"/>
                <w:sz w:val="16"/>
              </w:rPr>
            </w:pPr>
            <w:r>
              <w:rPr>
                <w:rFonts w:ascii="Arial" w:hAnsi="Arial" w:cs="Arial"/>
                <w:sz w:val="16"/>
              </w:rPr>
              <w:t>787606.4</w:t>
            </w: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2D4F49">
            <w:pPr>
              <w:spacing w:before="60"/>
              <w:rPr>
                <w:rFonts w:ascii="Arial" w:hAnsi="Arial" w:cs="Arial"/>
                <w:sz w:val="16"/>
              </w:rPr>
            </w:pPr>
            <w:r w:rsidRPr="00FB5C72">
              <w:rPr>
                <w:rFonts w:ascii="Arial" w:hAnsi="Arial" w:cs="Arial"/>
                <w:sz w:val="16"/>
              </w:rPr>
              <w:t>HwPFilter2Out_HwDeg_M_</w:t>
            </w:r>
            <w:r>
              <w:rPr>
                <w:rFonts w:ascii="Arial" w:hAnsi="Arial" w:cs="Arial"/>
                <w:sz w:val="16"/>
              </w:rPr>
              <w:t>f32</w:t>
            </w:r>
          </w:p>
        </w:tc>
        <w:tc>
          <w:tcPr>
            <w:tcW w:w="117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517458">
            <w:pPr>
              <w:rPr>
                <w:rFonts w:ascii="Calibri" w:hAnsi="Calibri" w:cs="Arial"/>
                <w:sz w:val="16"/>
                <w:szCs w:val="16"/>
              </w:rPr>
            </w:pPr>
            <w:r>
              <w:rPr>
                <w:rFonts w:ascii="Calibri" w:hAnsi="Calibri" w:cs="Arial"/>
                <w:sz w:val="16"/>
                <w:szCs w:val="16"/>
              </w:rPr>
              <w:t>-787558.4</w:t>
            </w:r>
          </w:p>
          <w:p w:rsidR="00F35224" w:rsidRPr="00FB5C72" w:rsidRDefault="00F35224" w:rsidP="00D51103">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D51103">
            <w:pPr>
              <w:spacing w:before="60"/>
              <w:rPr>
                <w:rFonts w:ascii="Arial" w:hAnsi="Arial" w:cs="Arial"/>
                <w:sz w:val="16"/>
              </w:rPr>
            </w:pPr>
            <w:r>
              <w:rPr>
                <w:rFonts w:ascii="Arial" w:hAnsi="Arial" w:cs="Arial"/>
                <w:sz w:val="16"/>
              </w:rPr>
              <w:t>787606.4</w:t>
            </w: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B52CF1">
              <w:rPr>
                <w:rFonts w:ascii="Arial" w:hAnsi="Arial" w:cs="Arial"/>
                <w:sz w:val="16"/>
              </w:rPr>
              <w:t>ABSHWPOSSCOM_START_SEC_VAR_CLEARED_32</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2D4F49">
            <w:pPr>
              <w:spacing w:before="60"/>
              <w:rPr>
                <w:rFonts w:ascii="Arial" w:hAnsi="Arial" w:cs="Arial"/>
                <w:sz w:val="16"/>
              </w:rPr>
            </w:pPr>
            <w:r w:rsidRPr="00FB5C72">
              <w:rPr>
                <w:rFonts w:ascii="Arial" w:hAnsi="Arial" w:cs="Arial"/>
                <w:sz w:val="16"/>
              </w:rPr>
              <w:t>HwPFilter2SV_HwDeg_M_</w:t>
            </w:r>
            <w:r>
              <w:rPr>
                <w:rFonts w:ascii="Arial" w:hAnsi="Arial" w:cs="Arial"/>
                <w:sz w:val="16"/>
              </w:rPr>
              <w:t>Str</w:t>
            </w:r>
          </w:p>
        </w:tc>
        <w:tc>
          <w:tcPr>
            <w:tcW w:w="1170" w:type="dxa"/>
            <w:tcBorders>
              <w:top w:val="single" w:sz="6" w:space="0" w:color="auto"/>
              <w:left w:val="single" w:sz="6" w:space="0" w:color="auto"/>
              <w:bottom w:val="single" w:sz="6" w:space="0" w:color="auto"/>
              <w:right w:val="single" w:sz="6" w:space="0" w:color="auto"/>
            </w:tcBorders>
          </w:tcPr>
          <w:p w:rsidR="00F35224" w:rsidRDefault="00F35224" w:rsidP="008F259A">
            <w:pPr>
              <w:spacing w:before="60"/>
              <w:rPr>
                <w:rFonts w:ascii="Arial" w:hAnsi="Arial" w:cs="Arial"/>
                <w:sz w:val="16"/>
              </w:rPr>
            </w:pPr>
            <w:r>
              <w:rPr>
                <w:rFonts w:ascii="Arial" w:hAnsi="Arial" w:cs="Arial"/>
                <w:sz w:val="16"/>
              </w:rPr>
              <w:t>N/A</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517458">
            <w:pPr>
              <w:rPr>
                <w:rFonts w:ascii="Calibri" w:hAnsi="Calibri" w:cs="Arial"/>
                <w:sz w:val="16"/>
                <w:szCs w:val="16"/>
              </w:rPr>
            </w:pPr>
            <w:r>
              <w:rPr>
                <w:rFonts w:ascii="Calibri" w:hAnsi="Calibri" w:cs="Arial"/>
                <w:sz w:val="16"/>
                <w:szCs w:val="16"/>
              </w:rPr>
              <w:t>N/A</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D51103">
            <w:pPr>
              <w:spacing w:before="60"/>
              <w:rPr>
                <w:rFonts w:ascii="Arial" w:hAnsi="Arial" w:cs="Arial"/>
                <w:sz w:val="16"/>
              </w:rPr>
            </w:pPr>
            <w:r>
              <w:rPr>
                <w:rFonts w:ascii="Arial" w:hAnsi="Arial" w:cs="Arial"/>
                <w:sz w:val="16"/>
              </w:rPr>
              <w:t>N/A</w:t>
            </w:r>
          </w:p>
        </w:tc>
        <w:tc>
          <w:tcPr>
            <w:tcW w:w="2250" w:type="dxa"/>
            <w:tcBorders>
              <w:top w:val="single" w:sz="6" w:space="0" w:color="auto"/>
              <w:left w:val="single" w:sz="6" w:space="0" w:color="auto"/>
              <w:bottom w:val="single" w:sz="6" w:space="0" w:color="auto"/>
              <w:right w:val="single" w:sz="6" w:space="0" w:color="auto"/>
            </w:tcBorders>
          </w:tcPr>
          <w:p w:rsidR="00F35224" w:rsidRPr="00B52CF1" w:rsidRDefault="00F35224" w:rsidP="008F259A">
            <w:pPr>
              <w:spacing w:before="60"/>
              <w:rPr>
                <w:rFonts w:ascii="Arial" w:hAnsi="Arial" w:cs="Arial"/>
                <w:sz w:val="16"/>
              </w:rPr>
            </w:pPr>
            <w:r w:rsidRPr="00B52CF1">
              <w:rPr>
                <w:rFonts w:ascii="Arial" w:hAnsi="Arial" w:cs="Arial"/>
                <w:sz w:val="16"/>
              </w:rPr>
              <w:t>ABSHWPOSSCOM_START_SEC_VAR_CLEARED_</w:t>
            </w:r>
            <w:r>
              <w:rPr>
                <w:rFonts w:ascii="Arial" w:hAnsi="Arial" w:cs="Arial"/>
                <w:sz w:val="16"/>
              </w:rPr>
              <w:t>UNPECIFIED</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2D4F49">
            <w:pPr>
              <w:spacing w:before="60"/>
              <w:rPr>
                <w:rFonts w:ascii="Arial" w:hAnsi="Arial" w:cs="Arial"/>
                <w:sz w:val="16"/>
              </w:rPr>
            </w:pPr>
            <w:r w:rsidRPr="00FB5C72">
              <w:rPr>
                <w:rFonts w:ascii="Arial" w:hAnsi="Arial" w:cs="Arial"/>
                <w:sz w:val="16"/>
              </w:rPr>
              <w:t>HwPFilter2SV_HwDeg_M_</w:t>
            </w:r>
            <w:r>
              <w:rPr>
                <w:rFonts w:ascii="Arial" w:hAnsi="Arial" w:cs="Arial"/>
                <w:sz w:val="16"/>
              </w:rPr>
              <w:t>Str .K_Uls_f32</w:t>
            </w:r>
          </w:p>
        </w:tc>
        <w:tc>
          <w:tcPr>
            <w:tcW w:w="117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Pr>
                <w:rFonts w:ascii="Arial" w:hAnsi="Arial" w:cs="Arial"/>
                <w:sz w:val="16"/>
              </w:rPr>
              <w:t>Single Precision Floating point</w:t>
            </w:r>
            <w:r w:rsidRPr="00FB5C72" w:rsidDel="002D4F49">
              <w:rPr>
                <w:rFonts w:ascii="Arial" w:hAnsi="Arial" w:cs="Arial"/>
                <w:sz w:val="16"/>
              </w:rPr>
              <w:t xml:space="preserve"> </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1349E6">
            <w:pPr>
              <w:rPr>
                <w:rFonts w:ascii="Calibri" w:hAnsi="Calibri"/>
                <w:color w:val="000000"/>
                <w:sz w:val="22"/>
                <w:szCs w:val="22"/>
              </w:rPr>
            </w:pPr>
            <w:r>
              <w:rPr>
                <w:rFonts w:ascii="Calibri" w:hAnsi="Calibri"/>
                <w:color w:val="000000"/>
                <w:sz w:val="22"/>
                <w:szCs w:val="22"/>
              </w:rPr>
              <w:t>8.04215E-05</w:t>
            </w:r>
          </w:p>
          <w:p w:rsidR="00F35224" w:rsidRPr="00FB5C72" w:rsidRDefault="00F35224" w:rsidP="00D51103">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1349E6">
            <w:pPr>
              <w:rPr>
                <w:rFonts w:ascii="Calibri" w:hAnsi="Calibri"/>
                <w:color w:val="000000"/>
                <w:sz w:val="22"/>
                <w:szCs w:val="22"/>
              </w:rPr>
            </w:pPr>
            <w:r>
              <w:rPr>
                <w:rFonts w:ascii="Calibri" w:hAnsi="Calibri"/>
                <w:color w:val="000000"/>
                <w:sz w:val="22"/>
                <w:szCs w:val="22"/>
              </w:rPr>
              <w:t>0.039414597</w:t>
            </w:r>
          </w:p>
          <w:p w:rsidR="00F35224" w:rsidRPr="00FB5C72" w:rsidRDefault="00F35224" w:rsidP="00D51103">
            <w:pPr>
              <w:spacing w:before="60"/>
              <w:rPr>
                <w:rFonts w:ascii="Arial" w:hAnsi="Arial" w:cs="Arial"/>
                <w:sz w:val="16"/>
              </w:rPr>
            </w:pP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A038F7">
            <w:pPr>
              <w:spacing w:before="60"/>
              <w:rPr>
                <w:rFonts w:ascii="Arial" w:hAnsi="Arial" w:cs="Arial"/>
                <w:sz w:val="16"/>
              </w:rPr>
            </w:pPr>
            <w:r w:rsidRPr="00FB5C72">
              <w:rPr>
                <w:rFonts w:ascii="Arial" w:hAnsi="Arial" w:cs="Arial"/>
                <w:sz w:val="16"/>
              </w:rPr>
              <w:t>HwPFilter2SV_HwDeg_M_</w:t>
            </w:r>
            <w:r>
              <w:rPr>
                <w:rFonts w:ascii="Arial" w:hAnsi="Arial" w:cs="Arial"/>
                <w:sz w:val="16"/>
              </w:rPr>
              <w:t>Str *SV_Uls_f32</w:t>
            </w:r>
          </w:p>
        </w:tc>
        <w:tc>
          <w:tcPr>
            <w:tcW w:w="1170" w:type="dxa"/>
            <w:tcBorders>
              <w:top w:val="single" w:sz="6" w:space="0" w:color="auto"/>
              <w:left w:val="single" w:sz="6" w:space="0" w:color="auto"/>
              <w:bottom w:val="single" w:sz="6" w:space="0" w:color="auto"/>
              <w:right w:val="single" w:sz="6" w:space="0" w:color="auto"/>
            </w:tcBorders>
          </w:tcPr>
          <w:p w:rsidR="00F35224" w:rsidRPr="00FB5C72" w:rsidDel="002D4F49" w:rsidRDefault="00F35224" w:rsidP="008F259A">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517458">
            <w:pPr>
              <w:rPr>
                <w:rFonts w:ascii="Calibri" w:hAnsi="Calibri" w:cs="Arial"/>
                <w:sz w:val="16"/>
                <w:szCs w:val="16"/>
              </w:rPr>
            </w:pPr>
            <w:r>
              <w:rPr>
                <w:rFonts w:ascii="Calibri" w:hAnsi="Calibri" w:cs="Arial"/>
                <w:sz w:val="16"/>
                <w:szCs w:val="16"/>
              </w:rPr>
              <w:t>-787558.4</w:t>
            </w:r>
          </w:p>
          <w:p w:rsidR="00F35224" w:rsidRPr="00FB5C72" w:rsidDel="002D4F49" w:rsidRDefault="00F35224" w:rsidP="00D51103">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F35224" w:rsidRPr="00FB5C72" w:rsidDel="002D4F49" w:rsidRDefault="00F35224" w:rsidP="00D51103">
            <w:pPr>
              <w:spacing w:before="60"/>
              <w:rPr>
                <w:rFonts w:ascii="Arial" w:hAnsi="Arial" w:cs="Arial"/>
                <w:sz w:val="16"/>
              </w:rPr>
            </w:pPr>
            <w:r>
              <w:rPr>
                <w:rFonts w:ascii="Arial" w:hAnsi="Arial" w:cs="Arial"/>
                <w:sz w:val="16"/>
              </w:rPr>
              <w:t>787606.4</w:t>
            </w: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2D4F49">
            <w:pPr>
              <w:spacing w:before="60"/>
              <w:rPr>
                <w:rFonts w:ascii="Arial" w:hAnsi="Arial" w:cs="Arial"/>
                <w:sz w:val="16"/>
              </w:rPr>
            </w:pPr>
            <w:r w:rsidRPr="00FB5C72">
              <w:rPr>
                <w:rFonts w:ascii="Arial" w:hAnsi="Arial" w:cs="Arial"/>
                <w:sz w:val="16"/>
              </w:rPr>
              <w:t>HwPTimer1_</w:t>
            </w:r>
            <w:r>
              <w:rPr>
                <w:rFonts w:ascii="Arial" w:hAnsi="Arial" w:cs="Arial"/>
                <w:sz w:val="16"/>
              </w:rPr>
              <w:t>ms</w:t>
            </w:r>
            <w:r w:rsidRPr="00FB5C72">
              <w:rPr>
                <w:rFonts w:ascii="Arial" w:hAnsi="Arial" w:cs="Arial"/>
                <w:sz w:val="16"/>
              </w:rPr>
              <w:t>_M_</w:t>
            </w:r>
            <w:r>
              <w:rPr>
                <w:rFonts w:ascii="Arial" w:hAnsi="Arial" w:cs="Arial"/>
                <w:sz w:val="16"/>
              </w:rPr>
              <w:t>u32</w:t>
            </w:r>
          </w:p>
        </w:tc>
        <w:tc>
          <w:tcPr>
            <w:tcW w:w="117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FB5C72">
              <w:rPr>
                <w:rFonts w:ascii="Arial" w:hAnsi="Arial" w:cs="Arial"/>
                <w:sz w:val="16"/>
              </w:rPr>
              <w:t>FULL</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FB5C72">
              <w:rPr>
                <w:rFonts w:ascii="Arial" w:hAnsi="Arial" w:cs="Arial"/>
                <w:sz w:val="16"/>
              </w:rPr>
              <w:t>FULL</w:t>
            </w: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B52CF1">
              <w:rPr>
                <w:rFonts w:ascii="Arial" w:hAnsi="Arial" w:cs="Arial"/>
                <w:sz w:val="16"/>
              </w:rPr>
              <w:t>ABSHWPOSSCOM_START_SEC_VAR_CLEARED_32</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2D4F49">
            <w:pPr>
              <w:spacing w:before="60"/>
              <w:rPr>
                <w:rFonts w:ascii="Arial" w:hAnsi="Arial" w:cs="Arial"/>
                <w:sz w:val="16"/>
              </w:rPr>
            </w:pPr>
            <w:r w:rsidRPr="00FB5C72">
              <w:rPr>
                <w:rFonts w:ascii="Arial" w:hAnsi="Arial" w:cs="Arial"/>
                <w:sz w:val="16"/>
              </w:rPr>
              <w:t>HwPTimer2_</w:t>
            </w:r>
            <w:r>
              <w:rPr>
                <w:rFonts w:ascii="Arial" w:hAnsi="Arial" w:cs="Arial"/>
                <w:sz w:val="16"/>
              </w:rPr>
              <w:t>ms</w:t>
            </w:r>
            <w:r w:rsidRPr="00FB5C72">
              <w:rPr>
                <w:rFonts w:ascii="Arial" w:hAnsi="Arial" w:cs="Arial"/>
                <w:sz w:val="16"/>
              </w:rPr>
              <w:t>_M_</w:t>
            </w:r>
            <w:r>
              <w:rPr>
                <w:rFonts w:ascii="Arial" w:hAnsi="Arial" w:cs="Arial"/>
                <w:sz w:val="16"/>
              </w:rPr>
              <w:t>u32</w:t>
            </w:r>
          </w:p>
        </w:tc>
        <w:tc>
          <w:tcPr>
            <w:tcW w:w="117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FB5C72">
              <w:rPr>
                <w:rFonts w:ascii="Arial" w:hAnsi="Arial" w:cs="Arial"/>
                <w:sz w:val="16"/>
              </w:rPr>
              <w:t>FULL</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FB5C72">
              <w:rPr>
                <w:rFonts w:ascii="Arial" w:hAnsi="Arial" w:cs="Arial"/>
                <w:sz w:val="16"/>
              </w:rPr>
              <w:t>FULL</w:t>
            </w: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B52CF1">
              <w:rPr>
                <w:rFonts w:ascii="Arial" w:hAnsi="Arial" w:cs="Arial"/>
                <w:sz w:val="16"/>
              </w:rPr>
              <w:t>ABSHWPOSSCOM_START_SEC_VAR_CLEARED_32</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2D4F49">
            <w:pPr>
              <w:spacing w:before="60"/>
              <w:rPr>
                <w:rFonts w:ascii="Arial" w:hAnsi="Arial" w:cs="Arial"/>
                <w:sz w:val="16"/>
              </w:rPr>
            </w:pPr>
            <w:r w:rsidRPr="00FB5C72">
              <w:rPr>
                <w:rFonts w:ascii="Arial" w:hAnsi="Arial" w:cs="Arial"/>
                <w:sz w:val="16"/>
              </w:rPr>
              <w:lastRenderedPageBreak/>
              <w:t>HwPTimer4_</w:t>
            </w:r>
            <w:r>
              <w:rPr>
                <w:rFonts w:ascii="Arial" w:hAnsi="Arial" w:cs="Arial"/>
                <w:sz w:val="16"/>
              </w:rPr>
              <w:t>ms</w:t>
            </w:r>
            <w:r w:rsidRPr="00FB5C72">
              <w:rPr>
                <w:rFonts w:ascii="Arial" w:hAnsi="Arial" w:cs="Arial"/>
                <w:sz w:val="16"/>
              </w:rPr>
              <w:t>_M_</w:t>
            </w:r>
            <w:r>
              <w:rPr>
                <w:rFonts w:ascii="Arial" w:hAnsi="Arial" w:cs="Arial"/>
                <w:sz w:val="16"/>
              </w:rPr>
              <w:t>u32</w:t>
            </w:r>
          </w:p>
        </w:tc>
        <w:tc>
          <w:tcPr>
            <w:tcW w:w="117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FB5C72">
              <w:rPr>
                <w:rFonts w:ascii="Arial" w:hAnsi="Arial" w:cs="Arial"/>
                <w:sz w:val="16"/>
              </w:rPr>
              <w:t>FULL</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FB5C72">
              <w:rPr>
                <w:rFonts w:ascii="Arial" w:hAnsi="Arial" w:cs="Arial"/>
                <w:sz w:val="16"/>
              </w:rPr>
              <w:t>FULL</w:t>
            </w: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B52CF1">
              <w:rPr>
                <w:rFonts w:ascii="Arial" w:hAnsi="Arial" w:cs="Arial"/>
                <w:sz w:val="16"/>
              </w:rPr>
              <w:t>ABSHWPOSSCOM_START_SEC_VAR_CLEARED_32</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E27530">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E96F93">
            <w:pPr>
              <w:spacing w:before="60"/>
              <w:rPr>
                <w:rFonts w:ascii="Arial" w:hAnsi="Arial" w:cs="Arial"/>
                <w:sz w:val="16"/>
              </w:rPr>
            </w:pP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E27530">
            <w:pPr>
              <w:spacing w:before="60"/>
              <w:rPr>
                <w:rFonts w:ascii="Arial" w:hAnsi="Arial" w:cs="Arial"/>
                <w:sz w:val="16"/>
              </w:rPr>
            </w:pPr>
            <w:r w:rsidRPr="00FB5C72">
              <w:rPr>
                <w:rFonts w:ascii="Arial" w:hAnsi="Arial" w:cs="Arial"/>
                <w:sz w:val="16"/>
              </w:rPr>
              <w:t>ScaledMtrPos_HwDeg_M_f32</w:t>
            </w:r>
          </w:p>
        </w:tc>
        <w:tc>
          <w:tcPr>
            <w:tcW w:w="117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FB5C72">
              <w:rPr>
                <w:rFonts w:ascii="Arial" w:hAnsi="Arial" w:cs="Arial"/>
                <w:sz w:val="16"/>
              </w:rPr>
              <w:t>Float32</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BD0112">
            <w:pPr>
              <w:rPr>
                <w:rFonts w:ascii="Calibri" w:hAnsi="Calibri" w:cs="Arial"/>
                <w:sz w:val="16"/>
                <w:szCs w:val="16"/>
              </w:rPr>
            </w:pPr>
            <w:r>
              <w:rPr>
                <w:rFonts w:ascii="Calibri" w:hAnsi="Calibri" w:cs="Arial"/>
                <w:sz w:val="16"/>
                <w:szCs w:val="16"/>
              </w:rPr>
              <w:t>-787558.4</w:t>
            </w:r>
          </w:p>
          <w:p w:rsidR="00F35224" w:rsidRPr="00FB5C72" w:rsidRDefault="00F35224" w:rsidP="00072E43">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072E43">
            <w:pPr>
              <w:spacing w:before="60"/>
              <w:rPr>
                <w:rFonts w:ascii="Arial" w:hAnsi="Arial" w:cs="Arial"/>
                <w:sz w:val="16"/>
              </w:rPr>
            </w:pPr>
            <w:r>
              <w:rPr>
                <w:rFonts w:ascii="Arial" w:hAnsi="Arial" w:cs="Arial"/>
                <w:sz w:val="16"/>
              </w:rPr>
              <w:t>787606.4</w:t>
            </w: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B52CF1">
              <w:rPr>
                <w:rFonts w:ascii="Arial" w:hAnsi="Arial" w:cs="Arial"/>
                <w:sz w:val="16"/>
              </w:rPr>
              <w:t>ABSHWPOSSCOM_START_SEC_VAR_CLEARED_32</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E27530">
            <w:pPr>
              <w:spacing w:before="60"/>
              <w:rPr>
                <w:rFonts w:ascii="Arial" w:hAnsi="Arial" w:cs="Arial"/>
                <w:sz w:val="16"/>
              </w:rPr>
            </w:pPr>
            <w:r w:rsidRPr="00FB5C72">
              <w:rPr>
                <w:rFonts w:ascii="Arial" w:hAnsi="Arial" w:cs="Arial"/>
                <w:sz w:val="16"/>
              </w:rPr>
              <w:t>MtrComplErr_HwDeg_M_f32</w:t>
            </w:r>
          </w:p>
        </w:tc>
        <w:tc>
          <w:tcPr>
            <w:tcW w:w="117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FB5C72">
              <w:rPr>
                <w:rFonts w:ascii="Arial" w:hAnsi="Arial" w:cs="Arial"/>
                <w:sz w:val="16"/>
              </w:rPr>
              <w:t>Float32</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FB5C72">
              <w:rPr>
                <w:rFonts w:ascii="Arial" w:hAnsi="Arial" w:cs="Arial"/>
                <w:sz w:val="16"/>
              </w:rPr>
              <w:t>-1126.4</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FB5C72">
              <w:rPr>
                <w:rFonts w:ascii="Arial" w:hAnsi="Arial" w:cs="Arial"/>
                <w:sz w:val="16"/>
              </w:rPr>
              <w:t>1126.4</w:t>
            </w: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B52CF1">
              <w:rPr>
                <w:rFonts w:ascii="Arial" w:hAnsi="Arial" w:cs="Arial"/>
                <w:sz w:val="16"/>
              </w:rPr>
              <w:t>ABSHWPOSSCOM_START_SEC_VAR_CLEARED_32</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E27530">
            <w:pPr>
              <w:spacing w:before="60"/>
              <w:rPr>
                <w:rFonts w:ascii="Arial" w:hAnsi="Arial" w:cs="Arial"/>
                <w:sz w:val="16"/>
              </w:rPr>
            </w:pPr>
            <w:r w:rsidRPr="00FB5C72">
              <w:rPr>
                <w:rFonts w:ascii="Arial" w:hAnsi="Arial" w:cs="Arial"/>
                <w:sz w:val="16"/>
              </w:rPr>
              <w:t>TempHwPos_HwDeg_M_f32</w:t>
            </w:r>
          </w:p>
        </w:tc>
        <w:tc>
          <w:tcPr>
            <w:tcW w:w="117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FB5C72">
              <w:rPr>
                <w:rFonts w:ascii="Arial" w:hAnsi="Arial" w:cs="Arial"/>
                <w:sz w:val="16"/>
              </w:rPr>
              <w:t>Float32</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517458">
            <w:pPr>
              <w:rPr>
                <w:rFonts w:ascii="Calibri" w:hAnsi="Calibri"/>
                <w:color w:val="000000"/>
                <w:sz w:val="22"/>
                <w:szCs w:val="22"/>
              </w:rPr>
            </w:pPr>
            <w:r>
              <w:rPr>
                <w:rFonts w:ascii="Calibri" w:hAnsi="Calibri"/>
                <w:color w:val="000000"/>
                <w:sz w:val="22"/>
                <w:szCs w:val="22"/>
              </w:rPr>
              <w:t>-1575164.8</w:t>
            </w:r>
          </w:p>
          <w:p w:rsidR="00F35224" w:rsidRPr="00FB5C72" w:rsidRDefault="00F35224" w:rsidP="00D51103">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517458">
            <w:pPr>
              <w:rPr>
                <w:rFonts w:ascii="Calibri" w:hAnsi="Calibri"/>
                <w:color w:val="000000"/>
                <w:sz w:val="22"/>
                <w:szCs w:val="22"/>
              </w:rPr>
            </w:pPr>
            <w:r>
              <w:rPr>
                <w:rFonts w:ascii="Calibri" w:hAnsi="Calibri"/>
                <w:color w:val="000000"/>
                <w:sz w:val="22"/>
                <w:szCs w:val="22"/>
              </w:rPr>
              <w:t>1575164.8</w:t>
            </w:r>
          </w:p>
          <w:p w:rsidR="00F35224" w:rsidRPr="00FB5C72" w:rsidRDefault="00F35224" w:rsidP="00D51103">
            <w:pPr>
              <w:spacing w:before="60"/>
              <w:rPr>
                <w:rFonts w:ascii="Arial" w:hAnsi="Arial" w:cs="Arial"/>
                <w:sz w:val="16"/>
              </w:rPr>
            </w:pP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B52CF1">
              <w:rPr>
                <w:rFonts w:ascii="Arial" w:hAnsi="Arial" w:cs="Arial"/>
                <w:sz w:val="16"/>
              </w:rPr>
              <w:t>ABSHWPOSSCOM_START_SEC_VAR_CLEARED_32</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E27530">
            <w:pPr>
              <w:spacing w:before="60"/>
              <w:rPr>
                <w:rFonts w:ascii="Arial" w:hAnsi="Arial" w:cs="Arial"/>
                <w:sz w:val="16"/>
              </w:rPr>
            </w:pPr>
            <w:r w:rsidRPr="00FB5C72">
              <w:rPr>
                <w:rFonts w:ascii="Arial" w:hAnsi="Arial" w:cs="Arial"/>
                <w:sz w:val="16"/>
              </w:rPr>
              <w:t>RelHwPos_HwDeg_M_f32</w:t>
            </w:r>
          </w:p>
        </w:tc>
        <w:tc>
          <w:tcPr>
            <w:tcW w:w="117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FB5C72">
              <w:rPr>
                <w:rFonts w:ascii="Arial" w:hAnsi="Arial" w:cs="Arial"/>
                <w:sz w:val="16"/>
              </w:rPr>
              <w:t xml:space="preserve">Float32 </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775011">
            <w:pPr>
              <w:rPr>
                <w:rFonts w:ascii="Calibri" w:hAnsi="Calibri" w:cs="Arial"/>
                <w:sz w:val="16"/>
                <w:szCs w:val="16"/>
              </w:rPr>
            </w:pPr>
            <w:r>
              <w:rPr>
                <w:rFonts w:ascii="Calibri" w:hAnsi="Calibri" w:cs="Arial"/>
                <w:sz w:val="16"/>
                <w:szCs w:val="16"/>
              </w:rPr>
              <w:t>-787558.4</w:t>
            </w:r>
          </w:p>
          <w:p w:rsidR="00F35224" w:rsidRPr="00FB5C72" w:rsidRDefault="00F35224" w:rsidP="00D51103">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D51103">
            <w:pPr>
              <w:spacing w:before="60"/>
              <w:rPr>
                <w:rFonts w:ascii="Arial" w:hAnsi="Arial" w:cs="Arial"/>
                <w:sz w:val="16"/>
              </w:rPr>
            </w:pPr>
            <w:r>
              <w:rPr>
                <w:rFonts w:ascii="Arial" w:hAnsi="Arial" w:cs="Arial"/>
                <w:sz w:val="16"/>
              </w:rPr>
              <w:t>787606.4</w:t>
            </w: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B52CF1">
              <w:rPr>
                <w:rFonts w:ascii="Arial" w:hAnsi="Arial" w:cs="Arial"/>
                <w:sz w:val="16"/>
              </w:rPr>
              <w:t>ABSHWPOSSCOM_START_SEC_VAR_CLEARED_32</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2D4F49">
            <w:pPr>
              <w:spacing w:before="60"/>
              <w:rPr>
                <w:rFonts w:ascii="Arial" w:hAnsi="Arial" w:cs="Arial"/>
                <w:sz w:val="16"/>
              </w:rPr>
            </w:pPr>
            <w:r w:rsidRPr="00FB5C72">
              <w:rPr>
                <w:rFonts w:ascii="Arial" w:hAnsi="Arial" w:cs="Arial"/>
                <w:sz w:val="16"/>
              </w:rPr>
              <w:t>FiltPinionTrq_HwNm_M_</w:t>
            </w:r>
            <w:r>
              <w:rPr>
                <w:rFonts w:ascii="Arial" w:hAnsi="Arial" w:cs="Arial"/>
                <w:sz w:val="16"/>
              </w:rPr>
              <w:t>f32</w:t>
            </w:r>
          </w:p>
        </w:tc>
        <w:tc>
          <w:tcPr>
            <w:tcW w:w="117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FB5C72">
              <w:rPr>
                <w:rFonts w:ascii="Arial" w:hAnsi="Arial" w:cs="Arial"/>
                <w:sz w:val="16"/>
              </w:rPr>
              <w:t>-318</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FB5C72">
              <w:rPr>
                <w:rFonts w:ascii="Arial" w:hAnsi="Arial" w:cs="Arial"/>
                <w:sz w:val="16"/>
              </w:rPr>
              <w:t>318</w:t>
            </w: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B52CF1">
              <w:rPr>
                <w:rFonts w:ascii="Arial" w:hAnsi="Arial" w:cs="Arial"/>
                <w:sz w:val="16"/>
              </w:rPr>
              <w:t>ABSHWPOSSCOM_START_SEC_VAR_CLEARED_32</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2D4F49">
            <w:pPr>
              <w:spacing w:before="60"/>
              <w:rPr>
                <w:rFonts w:ascii="Arial" w:hAnsi="Arial" w:cs="Arial"/>
                <w:sz w:val="16"/>
              </w:rPr>
            </w:pPr>
            <w:r w:rsidRPr="00FB5C72">
              <w:rPr>
                <w:rFonts w:ascii="Arial" w:hAnsi="Arial" w:cs="Arial"/>
                <w:sz w:val="16"/>
              </w:rPr>
              <w:t>FinHwPosLPFOp_HwDeg_M_</w:t>
            </w:r>
            <w:r>
              <w:rPr>
                <w:rFonts w:ascii="Arial" w:hAnsi="Arial" w:cs="Arial"/>
                <w:sz w:val="16"/>
              </w:rPr>
              <w:t>f32</w:t>
            </w:r>
          </w:p>
        </w:tc>
        <w:tc>
          <w:tcPr>
            <w:tcW w:w="117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D51103">
            <w:pPr>
              <w:spacing w:before="60"/>
              <w:rPr>
                <w:rFonts w:ascii="Arial" w:hAnsi="Arial" w:cs="Arial"/>
                <w:sz w:val="16"/>
              </w:rPr>
            </w:pPr>
            <w:r w:rsidRPr="00FB5C72">
              <w:rPr>
                <w:rFonts w:ascii="Arial" w:hAnsi="Arial" w:cs="Arial"/>
                <w:sz w:val="16"/>
              </w:rPr>
              <w:t>-1</w:t>
            </w:r>
            <w:r>
              <w:rPr>
                <w:rFonts w:ascii="Arial" w:hAnsi="Arial" w:cs="Arial"/>
                <w:sz w:val="16"/>
              </w:rPr>
              <w:t>620</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D51103">
            <w:pPr>
              <w:spacing w:before="60"/>
              <w:rPr>
                <w:rFonts w:ascii="Arial" w:hAnsi="Arial" w:cs="Arial"/>
                <w:sz w:val="16"/>
              </w:rPr>
            </w:pPr>
            <w:r w:rsidRPr="00FB5C72">
              <w:rPr>
                <w:rFonts w:ascii="Arial" w:hAnsi="Arial" w:cs="Arial"/>
                <w:sz w:val="16"/>
              </w:rPr>
              <w:t>1</w:t>
            </w:r>
            <w:r>
              <w:rPr>
                <w:rFonts w:ascii="Arial" w:hAnsi="Arial" w:cs="Arial"/>
                <w:sz w:val="16"/>
              </w:rPr>
              <w:t>620</w:t>
            </w: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B52CF1">
              <w:rPr>
                <w:rFonts w:ascii="Arial" w:hAnsi="Arial" w:cs="Arial"/>
                <w:sz w:val="16"/>
              </w:rPr>
              <w:t>ABSHWPOSSCOM_START_SEC_VAR_CLEARED_32</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2D4F49">
            <w:pPr>
              <w:spacing w:before="60"/>
              <w:rPr>
                <w:rFonts w:ascii="Arial" w:hAnsi="Arial" w:cs="Arial"/>
                <w:sz w:val="16"/>
              </w:rPr>
            </w:pPr>
            <w:r w:rsidRPr="00FB5C72">
              <w:rPr>
                <w:rFonts w:ascii="Arial" w:hAnsi="Arial" w:cs="Arial"/>
                <w:sz w:val="16"/>
              </w:rPr>
              <w:t>FinHwAuth_Uls_M_</w:t>
            </w:r>
            <w:r>
              <w:rPr>
                <w:rFonts w:ascii="Arial" w:hAnsi="Arial" w:cs="Arial"/>
                <w:sz w:val="16"/>
              </w:rPr>
              <w:t>f32</w:t>
            </w:r>
          </w:p>
        </w:tc>
        <w:tc>
          <w:tcPr>
            <w:tcW w:w="117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FB5C72">
              <w:rPr>
                <w:rFonts w:ascii="Arial" w:hAnsi="Arial" w:cs="Arial"/>
                <w:sz w:val="16"/>
              </w:rPr>
              <w:t>0</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FB5C72">
              <w:rPr>
                <w:rFonts w:ascii="Arial" w:hAnsi="Arial" w:cs="Arial"/>
                <w:sz w:val="16"/>
              </w:rPr>
              <w:t>1</w:t>
            </w: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B52CF1">
              <w:rPr>
                <w:rFonts w:ascii="Arial" w:hAnsi="Arial" w:cs="Arial"/>
                <w:sz w:val="16"/>
              </w:rPr>
              <w:t>ABSHWPOSSCOM_START_SEC_VAR_CLEARED_32</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2D4F49">
            <w:pPr>
              <w:spacing w:before="60"/>
              <w:rPr>
                <w:rFonts w:ascii="Arial" w:hAnsi="Arial" w:cs="Arial"/>
                <w:sz w:val="16"/>
              </w:rPr>
            </w:pPr>
            <w:proofErr w:type="spellStart"/>
            <w:r w:rsidRPr="00FB5C72">
              <w:rPr>
                <w:rFonts w:ascii="Arial" w:hAnsi="Arial" w:cs="Arial"/>
                <w:sz w:val="16"/>
              </w:rPr>
              <w:t>FinHwPosFiltSV_HwDeg_M_</w:t>
            </w:r>
            <w:r>
              <w:rPr>
                <w:rFonts w:ascii="Arial" w:hAnsi="Arial" w:cs="Arial"/>
                <w:sz w:val="16"/>
              </w:rPr>
              <w:t>Str</w:t>
            </w:r>
            <w:proofErr w:type="spellEnd"/>
          </w:p>
        </w:tc>
        <w:tc>
          <w:tcPr>
            <w:tcW w:w="1170" w:type="dxa"/>
            <w:tcBorders>
              <w:top w:val="single" w:sz="6" w:space="0" w:color="auto"/>
              <w:left w:val="single" w:sz="6" w:space="0" w:color="auto"/>
              <w:bottom w:val="single" w:sz="6" w:space="0" w:color="auto"/>
              <w:right w:val="single" w:sz="6" w:space="0" w:color="auto"/>
            </w:tcBorders>
          </w:tcPr>
          <w:p w:rsidR="00F35224" w:rsidRDefault="00F35224" w:rsidP="008F259A">
            <w:pPr>
              <w:spacing w:before="60"/>
              <w:rPr>
                <w:rFonts w:ascii="Arial" w:hAnsi="Arial" w:cs="Arial"/>
                <w:sz w:val="16"/>
              </w:rPr>
            </w:pPr>
            <w:r>
              <w:rPr>
                <w:rFonts w:ascii="Arial" w:hAnsi="Arial" w:cs="Arial"/>
                <w:sz w:val="16"/>
              </w:rPr>
              <w:t>N/A</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Pr>
                <w:rFonts w:ascii="Calibri" w:hAnsi="Calibri" w:cs="Arial"/>
                <w:sz w:val="16"/>
                <w:szCs w:val="16"/>
              </w:rPr>
              <w:t>N/A</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Pr>
                <w:rFonts w:ascii="Arial" w:hAnsi="Arial" w:cs="Arial"/>
                <w:sz w:val="16"/>
              </w:rPr>
              <w:t>N/A</w:t>
            </w:r>
          </w:p>
        </w:tc>
        <w:tc>
          <w:tcPr>
            <w:tcW w:w="2250" w:type="dxa"/>
            <w:tcBorders>
              <w:top w:val="single" w:sz="6" w:space="0" w:color="auto"/>
              <w:left w:val="single" w:sz="6" w:space="0" w:color="auto"/>
              <w:bottom w:val="single" w:sz="6" w:space="0" w:color="auto"/>
              <w:right w:val="single" w:sz="6" w:space="0" w:color="auto"/>
            </w:tcBorders>
          </w:tcPr>
          <w:p w:rsidR="00F35224" w:rsidRPr="00B52CF1" w:rsidRDefault="00F35224" w:rsidP="008F259A">
            <w:pPr>
              <w:spacing w:before="60"/>
              <w:rPr>
                <w:rFonts w:ascii="Arial" w:hAnsi="Arial" w:cs="Arial"/>
                <w:sz w:val="16"/>
              </w:rPr>
            </w:pPr>
            <w:r w:rsidRPr="00B52CF1">
              <w:rPr>
                <w:rFonts w:ascii="Arial" w:hAnsi="Arial" w:cs="Arial"/>
                <w:sz w:val="16"/>
              </w:rPr>
              <w:t>ABSHWPOSSCOM_START_SEC_VAR_CLEARED_</w:t>
            </w:r>
            <w:r>
              <w:rPr>
                <w:rFonts w:ascii="Arial" w:hAnsi="Arial" w:cs="Arial"/>
                <w:sz w:val="16"/>
              </w:rPr>
              <w:t>UNPECIFIED</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2D4F49">
            <w:pPr>
              <w:spacing w:before="60"/>
              <w:rPr>
                <w:rFonts w:ascii="Arial" w:hAnsi="Arial" w:cs="Arial"/>
                <w:sz w:val="16"/>
              </w:rPr>
            </w:pPr>
            <w:r w:rsidRPr="00FB5C72">
              <w:rPr>
                <w:rFonts w:ascii="Arial" w:hAnsi="Arial" w:cs="Arial"/>
                <w:sz w:val="16"/>
              </w:rPr>
              <w:t>FinHwPosFiltSV_HwDeg_M_</w:t>
            </w:r>
            <w:r>
              <w:rPr>
                <w:rFonts w:ascii="Arial" w:hAnsi="Arial" w:cs="Arial"/>
                <w:sz w:val="16"/>
              </w:rPr>
              <w:t>Str.K_Uls_f32</w:t>
            </w:r>
          </w:p>
        </w:tc>
        <w:tc>
          <w:tcPr>
            <w:tcW w:w="117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Pr>
                <w:rFonts w:ascii="Arial" w:hAnsi="Arial" w:cs="Arial"/>
                <w:sz w:val="16"/>
              </w:rPr>
              <w:t>single precision floating point</w:t>
            </w:r>
            <w:r w:rsidRPr="00FB5C72" w:rsidDel="002D4F49">
              <w:rPr>
                <w:rFonts w:ascii="Arial" w:hAnsi="Arial" w:cs="Arial"/>
                <w:sz w:val="16"/>
              </w:rPr>
              <w:t xml:space="preserve"> </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D51103">
            <w:pPr>
              <w:spacing w:before="60"/>
              <w:rPr>
                <w:rFonts w:ascii="Arial" w:hAnsi="Arial" w:cs="Arial"/>
                <w:sz w:val="16"/>
              </w:rPr>
            </w:pPr>
            <w:r>
              <w:rPr>
                <w:rFonts w:ascii="Arial" w:hAnsi="Arial" w:cs="Arial"/>
                <w:sz w:val="16"/>
              </w:rPr>
              <w:t>0</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0B6353">
            <w:pPr>
              <w:rPr>
                <w:rFonts w:ascii="Calibri" w:hAnsi="Calibri"/>
                <w:color w:val="000000"/>
                <w:sz w:val="22"/>
                <w:szCs w:val="22"/>
              </w:rPr>
            </w:pPr>
            <w:r>
              <w:rPr>
                <w:rFonts w:ascii="Calibri" w:hAnsi="Calibri"/>
                <w:color w:val="000000"/>
                <w:sz w:val="22"/>
                <w:szCs w:val="22"/>
              </w:rPr>
              <w:t>0.999984637</w:t>
            </w:r>
          </w:p>
          <w:p w:rsidR="00F35224" w:rsidRPr="00FB5C72" w:rsidRDefault="00F35224" w:rsidP="00D51103">
            <w:pPr>
              <w:spacing w:before="60"/>
              <w:rPr>
                <w:rFonts w:ascii="Arial" w:hAnsi="Arial" w:cs="Arial"/>
                <w:sz w:val="16"/>
              </w:rPr>
            </w:pP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950630">
            <w:pPr>
              <w:spacing w:before="60"/>
              <w:rPr>
                <w:rFonts w:ascii="Arial" w:hAnsi="Arial" w:cs="Arial"/>
                <w:sz w:val="16"/>
              </w:rPr>
            </w:pPr>
            <w:r w:rsidRPr="00FB5C72">
              <w:rPr>
                <w:rFonts w:ascii="Arial" w:hAnsi="Arial" w:cs="Arial"/>
                <w:sz w:val="16"/>
              </w:rPr>
              <w:t>FinHwPosFiltSV_HwDeg_M_</w:t>
            </w:r>
            <w:r>
              <w:rPr>
                <w:rFonts w:ascii="Arial" w:hAnsi="Arial" w:cs="Arial"/>
                <w:sz w:val="16"/>
              </w:rPr>
              <w:t>Str.SV_Uls_f32</w:t>
            </w:r>
          </w:p>
        </w:tc>
        <w:tc>
          <w:tcPr>
            <w:tcW w:w="1170" w:type="dxa"/>
            <w:tcBorders>
              <w:top w:val="single" w:sz="6" w:space="0" w:color="auto"/>
              <w:left w:val="single" w:sz="6" w:space="0" w:color="auto"/>
              <w:bottom w:val="single" w:sz="6" w:space="0" w:color="auto"/>
              <w:right w:val="single" w:sz="6" w:space="0" w:color="auto"/>
            </w:tcBorders>
          </w:tcPr>
          <w:p w:rsidR="00F35224" w:rsidRPr="00FB5C72" w:rsidDel="002D4F49" w:rsidRDefault="00F35224" w:rsidP="008F259A">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517458">
            <w:pPr>
              <w:rPr>
                <w:rFonts w:ascii="Calibri" w:hAnsi="Calibri"/>
                <w:color w:val="000000"/>
                <w:sz w:val="22"/>
                <w:szCs w:val="22"/>
              </w:rPr>
            </w:pPr>
            <w:r>
              <w:rPr>
                <w:rFonts w:ascii="Calibri" w:hAnsi="Calibri"/>
                <w:color w:val="000000"/>
                <w:sz w:val="22"/>
                <w:szCs w:val="22"/>
              </w:rPr>
              <w:t>-1575164.8</w:t>
            </w:r>
          </w:p>
          <w:p w:rsidR="00F35224" w:rsidRPr="00FB5C72" w:rsidDel="002D4F49" w:rsidRDefault="00F35224" w:rsidP="00D51103">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517458">
            <w:pPr>
              <w:rPr>
                <w:rFonts w:ascii="Calibri" w:hAnsi="Calibri"/>
                <w:color w:val="000000"/>
                <w:sz w:val="22"/>
                <w:szCs w:val="22"/>
              </w:rPr>
            </w:pPr>
            <w:r>
              <w:rPr>
                <w:rFonts w:ascii="Calibri" w:hAnsi="Calibri"/>
                <w:color w:val="000000"/>
                <w:sz w:val="22"/>
                <w:szCs w:val="22"/>
              </w:rPr>
              <w:t>1575164.8</w:t>
            </w:r>
          </w:p>
          <w:p w:rsidR="00F35224" w:rsidRPr="00FB5C72" w:rsidDel="002D4F49" w:rsidRDefault="00F35224" w:rsidP="00D51103">
            <w:pPr>
              <w:spacing w:before="60"/>
              <w:rPr>
                <w:rFonts w:ascii="Arial" w:hAnsi="Arial" w:cs="Arial"/>
                <w:sz w:val="16"/>
              </w:rPr>
            </w:pP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FB5C72" w:rsidRDefault="00F35224" w:rsidP="00E27530">
            <w:pPr>
              <w:spacing w:before="60"/>
              <w:rPr>
                <w:rFonts w:ascii="Arial" w:hAnsi="Arial" w:cs="Arial"/>
                <w:sz w:val="16"/>
              </w:rPr>
            </w:pPr>
            <w:r w:rsidRPr="00050B66">
              <w:rPr>
                <w:rFonts w:ascii="Arial" w:hAnsi="Arial" w:cs="Arial"/>
                <w:sz w:val="16"/>
              </w:rPr>
              <w:t>RelToSComOffset_HwDeg_M_f32</w:t>
            </w:r>
          </w:p>
        </w:tc>
        <w:tc>
          <w:tcPr>
            <w:tcW w:w="117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Pr>
                <w:rFonts w:ascii="Arial" w:hAnsi="Arial" w:cs="Arial"/>
                <w:sz w:val="16"/>
              </w:rPr>
              <w:t>Float32</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D51103">
            <w:pPr>
              <w:spacing w:before="60"/>
              <w:rPr>
                <w:rFonts w:ascii="Arial" w:hAnsi="Arial" w:cs="Arial"/>
                <w:sz w:val="16"/>
              </w:rPr>
            </w:pPr>
            <w:r>
              <w:rPr>
                <w:rFonts w:ascii="Arial" w:hAnsi="Arial" w:cs="Arial"/>
                <w:sz w:val="16"/>
              </w:rPr>
              <w:t>-789654</w:t>
            </w:r>
          </w:p>
        </w:tc>
        <w:tc>
          <w:tcPr>
            <w:tcW w:w="1215" w:type="dxa"/>
            <w:tcBorders>
              <w:top w:val="single" w:sz="6" w:space="0" w:color="auto"/>
              <w:left w:val="single" w:sz="6" w:space="0" w:color="auto"/>
              <w:bottom w:val="single" w:sz="6" w:space="0" w:color="auto"/>
              <w:right w:val="single" w:sz="6" w:space="0" w:color="auto"/>
            </w:tcBorders>
          </w:tcPr>
          <w:p w:rsidR="00F35224" w:rsidRPr="00FB5C72" w:rsidRDefault="00F35224" w:rsidP="00D51103">
            <w:pPr>
              <w:spacing w:before="60"/>
              <w:rPr>
                <w:rFonts w:ascii="Arial" w:hAnsi="Arial" w:cs="Arial"/>
                <w:sz w:val="16"/>
              </w:rPr>
            </w:pPr>
            <w:r>
              <w:rPr>
                <w:rFonts w:ascii="Arial" w:hAnsi="Arial" w:cs="Arial"/>
                <w:sz w:val="16"/>
              </w:rPr>
              <w:t>789606.3</w:t>
            </w: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B52CF1">
              <w:rPr>
                <w:rFonts w:ascii="Arial" w:hAnsi="Arial" w:cs="Arial"/>
                <w:sz w:val="16"/>
              </w:rPr>
              <w:t>ABSHWPOSSCOM_START_SEC_VAR_CLEARED_32</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050B66" w:rsidRDefault="00F35224" w:rsidP="00E27530">
            <w:pPr>
              <w:spacing w:before="60"/>
              <w:rPr>
                <w:rFonts w:ascii="Arial" w:hAnsi="Arial" w:cs="Arial"/>
                <w:sz w:val="16"/>
              </w:rPr>
            </w:pPr>
            <w:r w:rsidRPr="00050B66">
              <w:rPr>
                <w:rFonts w:ascii="Arial" w:hAnsi="Arial" w:cs="Arial"/>
                <w:sz w:val="16"/>
              </w:rPr>
              <w:t>StabilitySyncTimer_mS_M_u32</w:t>
            </w:r>
          </w:p>
        </w:tc>
        <w:tc>
          <w:tcPr>
            <w:tcW w:w="1170" w:type="dxa"/>
            <w:tcBorders>
              <w:top w:val="single" w:sz="6" w:space="0" w:color="auto"/>
              <w:left w:val="single" w:sz="6" w:space="0" w:color="auto"/>
              <w:bottom w:val="single" w:sz="6" w:space="0" w:color="auto"/>
              <w:right w:val="single" w:sz="6" w:space="0" w:color="auto"/>
            </w:tcBorders>
          </w:tcPr>
          <w:p w:rsidR="00F35224" w:rsidRDefault="00F35224" w:rsidP="008F259A">
            <w:pPr>
              <w:spacing w:before="60"/>
              <w:rPr>
                <w:rFonts w:ascii="Arial" w:hAnsi="Arial" w:cs="Arial"/>
                <w:sz w:val="16"/>
              </w:rPr>
            </w:pPr>
            <w:r>
              <w:rPr>
                <w:rFonts w:ascii="Arial" w:hAnsi="Arial" w:cs="Arial"/>
                <w:sz w:val="16"/>
              </w:rPr>
              <w:t>UINT32</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D51103">
            <w:pPr>
              <w:spacing w:before="60"/>
              <w:rPr>
                <w:rFonts w:ascii="Arial" w:hAnsi="Arial" w:cs="Arial"/>
                <w:sz w:val="16"/>
              </w:rPr>
            </w:pPr>
            <w:r>
              <w:rPr>
                <w:rFonts w:ascii="Arial" w:hAnsi="Arial" w:cs="Arial"/>
                <w:sz w:val="16"/>
              </w:rPr>
              <w:t xml:space="preserve">FULL </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D51103">
            <w:pPr>
              <w:spacing w:before="60"/>
              <w:rPr>
                <w:rFonts w:ascii="Arial" w:hAnsi="Arial" w:cs="Arial"/>
                <w:sz w:val="16"/>
              </w:rPr>
            </w:pPr>
            <w:r>
              <w:rPr>
                <w:rFonts w:ascii="Arial" w:hAnsi="Arial" w:cs="Arial"/>
                <w:sz w:val="16"/>
              </w:rPr>
              <w:t>FULL</w:t>
            </w: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B52CF1">
              <w:rPr>
                <w:rFonts w:ascii="Arial" w:hAnsi="Arial" w:cs="Arial"/>
                <w:sz w:val="16"/>
              </w:rPr>
              <w:t>ABSHWPOSSCOM_START_SEC_VAR_CLEARED_32</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050B66" w:rsidRDefault="00F35224" w:rsidP="00E27530">
            <w:pPr>
              <w:spacing w:before="60"/>
              <w:rPr>
                <w:rFonts w:ascii="Arial" w:hAnsi="Arial" w:cs="Arial"/>
                <w:sz w:val="16"/>
              </w:rPr>
            </w:pPr>
            <w:r>
              <w:rPr>
                <w:rFonts w:ascii="Arial" w:hAnsi="Arial" w:cs="Arial"/>
                <w:sz w:val="16"/>
              </w:rPr>
              <w:t>NewScomInpHwA_HwDeg_M_f32</w:t>
            </w:r>
          </w:p>
        </w:tc>
        <w:tc>
          <w:tcPr>
            <w:tcW w:w="1170" w:type="dxa"/>
            <w:tcBorders>
              <w:top w:val="single" w:sz="6" w:space="0" w:color="auto"/>
              <w:left w:val="single" w:sz="6" w:space="0" w:color="auto"/>
              <w:bottom w:val="single" w:sz="6" w:space="0" w:color="auto"/>
              <w:right w:val="single" w:sz="6" w:space="0" w:color="auto"/>
            </w:tcBorders>
          </w:tcPr>
          <w:p w:rsidR="00F35224" w:rsidRDefault="00F35224" w:rsidP="008F259A">
            <w:pPr>
              <w:spacing w:before="60"/>
              <w:rPr>
                <w:rFonts w:ascii="Arial" w:hAnsi="Arial" w:cs="Arial"/>
                <w:sz w:val="16"/>
              </w:rPr>
            </w:pPr>
            <w:r>
              <w:rPr>
                <w:rFonts w:ascii="Arial" w:hAnsi="Arial" w:cs="Arial"/>
                <w:sz w:val="16"/>
              </w:rPr>
              <w:t xml:space="preserve">Single </w:t>
            </w:r>
            <w:proofErr w:type="spellStart"/>
            <w:r>
              <w:rPr>
                <w:rFonts w:ascii="Arial" w:hAnsi="Arial" w:cs="Arial"/>
                <w:sz w:val="16"/>
              </w:rPr>
              <w:t>precison</w:t>
            </w:r>
            <w:proofErr w:type="spellEnd"/>
            <w:r>
              <w:rPr>
                <w:rFonts w:ascii="Arial" w:hAnsi="Arial" w:cs="Arial"/>
                <w:sz w:val="16"/>
              </w:rPr>
              <w:t xml:space="preserve"> floating point </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42616A">
            <w:pPr>
              <w:rPr>
                <w:rFonts w:ascii="Calibri" w:hAnsi="Calibri"/>
                <w:color w:val="000000"/>
                <w:sz w:val="22"/>
                <w:szCs w:val="22"/>
              </w:rPr>
            </w:pPr>
            <w:r>
              <w:rPr>
                <w:rFonts w:ascii="Calibri" w:hAnsi="Calibri"/>
                <w:color w:val="000000"/>
                <w:sz w:val="22"/>
                <w:szCs w:val="22"/>
              </w:rPr>
              <w:t>-1578812.8</w:t>
            </w:r>
          </w:p>
          <w:p w:rsidR="00F35224" w:rsidRDefault="00F35224" w:rsidP="00D51103">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42616A">
            <w:pPr>
              <w:rPr>
                <w:rFonts w:ascii="Calibri" w:hAnsi="Calibri"/>
                <w:color w:val="000000"/>
                <w:sz w:val="22"/>
                <w:szCs w:val="22"/>
              </w:rPr>
            </w:pPr>
            <w:r>
              <w:rPr>
                <w:rFonts w:ascii="Calibri" w:hAnsi="Calibri"/>
                <w:color w:val="000000"/>
                <w:sz w:val="22"/>
                <w:szCs w:val="22"/>
              </w:rPr>
              <w:t>1578812.738</w:t>
            </w:r>
          </w:p>
          <w:p w:rsidR="00F35224" w:rsidRDefault="00F35224" w:rsidP="00D51103">
            <w:pPr>
              <w:spacing w:before="60"/>
              <w:rPr>
                <w:rFonts w:ascii="Arial" w:hAnsi="Arial" w:cs="Arial"/>
                <w:sz w:val="16"/>
              </w:rPr>
            </w:pP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B52CF1">
              <w:rPr>
                <w:rFonts w:ascii="Arial" w:hAnsi="Arial" w:cs="Arial"/>
                <w:sz w:val="16"/>
              </w:rPr>
              <w:t>ABSHWPOSSCOM_START_SEC_VAR_CLEARED_32</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427B44" w:rsidRDefault="00F35224" w:rsidP="00E27530">
            <w:pPr>
              <w:spacing w:before="60"/>
              <w:rPr>
                <w:rFonts w:ascii="Arial" w:hAnsi="Arial" w:cs="Arial"/>
                <w:sz w:val="16"/>
              </w:rPr>
            </w:pPr>
            <w:r>
              <w:rPr>
                <w:rFonts w:ascii="Arial" w:hAnsi="Arial" w:cs="Arial"/>
                <w:sz w:val="16"/>
              </w:rPr>
              <w:lastRenderedPageBreak/>
              <w:t>ScomHwPosAuth_Uls_M_f32</w:t>
            </w:r>
          </w:p>
        </w:tc>
        <w:tc>
          <w:tcPr>
            <w:tcW w:w="1170" w:type="dxa"/>
            <w:tcBorders>
              <w:top w:val="single" w:sz="6" w:space="0" w:color="auto"/>
              <w:left w:val="single" w:sz="6" w:space="0" w:color="auto"/>
              <w:bottom w:val="single" w:sz="6" w:space="0" w:color="auto"/>
              <w:right w:val="single" w:sz="6" w:space="0" w:color="auto"/>
            </w:tcBorders>
          </w:tcPr>
          <w:p w:rsidR="00F35224" w:rsidRDefault="00F35224" w:rsidP="008F259A">
            <w:pPr>
              <w:spacing w:before="60"/>
              <w:rPr>
                <w:rFonts w:ascii="Arial" w:hAnsi="Arial" w:cs="Arial"/>
                <w:sz w:val="16"/>
              </w:rPr>
            </w:pPr>
            <w:r>
              <w:rPr>
                <w:rFonts w:ascii="Arial" w:hAnsi="Arial" w:cs="Arial"/>
                <w:sz w:val="16"/>
              </w:rPr>
              <w:t xml:space="preserve">Single </w:t>
            </w:r>
            <w:proofErr w:type="spellStart"/>
            <w:r>
              <w:rPr>
                <w:rFonts w:ascii="Arial" w:hAnsi="Arial" w:cs="Arial"/>
                <w:sz w:val="16"/>
              </w:rPr>
              <w:t>precison</w:t>
            </w:r>
            <w:proofErr w:type="spellEnd"/>
            <w:r>
              <w:rPr>
                <w:rFonts w:ascii="Arial" w:hAnsi="Arial" w:cs="Arial"/>
                <w:sz w:val="16"/>
              </w:rPr>
              <w:t xml:space="preserve"> floating point</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D51103">
            <w:pPr>
              <w:spacing w:before="60"/>
              <w:rPr>
                <w:rFonts w:ascii="Arial" w:hAnsi="Arial" w:cs="Arial"/>
                <w:sz w:val="16"/>
              </w:rPr>
            </w:pPr>
            <w:r>
              <w:rPr>
                <w:rFonts w:ascii="Arial" w:hAnsi="Arial" w:cs="Arial"/>
                <w:sz w:val="16"/>
              </w:rPr>
              <w:t>0</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D51103">
            <w:pPr>
              <w:spacing w:before="60"/>
              <w:rPr>
                <w:rFonts w:ascii="Arial" w:hAnsi="Arial" w:cs="Arial"/>
                <w:sz w:val="16"/>
              </w:rPr>
            </w:pPr>
            <w:r>
              <w:rPr>
                <w:rFonts w:ascii="Arial" w:hAnsi="Arial" w:cs="Arial"/>
                <w:sz w:val="16"/>
              </w:rPr>
              <w:t>1</w:t>
            </w: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B52CF1">
              <w:rPr>
                <w:rFonts w:ascii="Arial" w:hAnsi="Arial" w:cs="Arial"/>
                <w:sz w:val="16"/>
              </w:rPr>
              <w:t>ABSHWPOSSCOM_START_SEC_VAR_CLEARED_32</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427B44" w:rsidRDefault="00F35224" w:rsidP="0093050E">
            <w:pPr>
              <w:spacing w:before="60"/>
              <w:rPr>
                <w:rFonts w:ascii="Arial" w:hAnsi="Arial" w:cs="Arial"/>
                <w:sz w:val="16"/>
              </w:rPr>
            </w:pPr>
            <w:r>
              <w:rPr>
                <w:rFonts w:ascii="Arial" w:hAnsi="Arial" w:cs="Arial"/>
                <w:sz w:val="16"/>
              </w:rPr>
              <w:t>VdynToScomErrorThy_HwDeg_M_f32</w:t>
            </w:r>
          </w:p>
        </w:tc>
        <w:tc>
          <w:tcPr>
            <w:tcW w:w="1170" w:type="dxa"/>
            <w:tcBorders>
              <w:top w:val="single" w:sz="6" w:space="0" w:color="auto"/>
              <w:left w:val="single" w:sz="6" w:space="0" w:color="auto"/>
              <w:bottom w:val="single" w:sz="6" w:space="0" w:color="auto"/>
              <w:right w:val="single" w:sz="6" w:space="0" w:color="auto"/>
            </w:tcBorders>
          </w:tcPr>
          <w:p w:rsidR="00F35224" w:rsidRDefault="00F35224" w:rsidP="008F259A">
            <w:pPr>
              <w:spacing w:before="60"/>
              <w:rPr>
                <w:rFonts w:ascii="Arial" w:hAnsi="Arial" w:cs="Arial"/>
                <w:sz w:val="16"/>
              </w:rPr>
            </w:pPr>
            <w:r>
              <w:rPr>
                <w:rFonts w:ascii="Arial" w:hAnsi="Arial" w:cs="Arial"/>
                <w:sz w:val="16"/>
              </w:rPr>
              <w:t xml:space="preserve">Single </w:t>
            </w:r>
            <w:proofErr w:type="spellStart"/>
            <w:r>
              <w:rPr>
                <w:rFonts w:ascii="Arial" w:hAnsi="Arial" w:cs="Arial"/>
                <w:sz w:val="16"/>
              </w:rPr>
              <w:t>precison</w:t>
            </w:r>
            <w:proofErr w:type="spellEnd"/>
            <w:r>
              <w:rPr>
                <w:rFonts w:ascii="Arial" w:hAnsi="Arial" w:cs="Arial"/>
                <w:sz w:val="16"/>
              </w:rPr>
              <w:t xml:space="preserve"> floating point</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D51103">
            <w:pPr>
              <w:spacing w:before="60"/>
              <w:rPr>
                <w:rFonts w:ascii="Arial" w:hAnsi="Arial" w:cs="Arial"/>
                <w:sz w:val="16"/>
              </w:rPr>
            </w:pPr>
            <w:r>
              <w:rPr>
                <w:rFonts w:ascii="Arial" w:hAnsi="Arial" w:cs="Arial"/>
                <w:sz w:val="16"/>
              </w:rPr>
              <w:t>-1600</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D51103">
            <w:pPr>
              <w:spacing w:before="60"/>
              <w:rPr>
                <w:rFonts w:ascii="Arial" w:hAnsi="Arial" w:cs="Arial"/>
                <w:sz w:val="16"/>
              </w:rPr>
            </w:pPr>
            <w:r>
              <w:rPr>
                <w:rFonts w:ascii="Arial" w:hAnsi="Arial" w:cs="Arial"/>
                <w:sz w:val="16"/>
              </w:rPr>
              <w:t>1600</w:t>
            </w: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2D45E8">
              <w:rPr>
                <w:rFonts w:ascii="Arial" w:hAnsi="Arial" w:cs="Arial"/>
                <w:sz w:val="16"/>
              </w:rPr>
              <w:t>ABSHWPOSSCOM_START_SEC_VAR_SAVED_ZONEH_</w:t>
            </w:r>
            <w:r>
              <w:rPr>
                <w:rFonts w:ascii="Arial" w:hAnsi="Arial" w:cs="Arial"/>
                <w:sz w:val="16"/>
              </w:rPr>
              <w:t>32</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662888" w:rsidRDefault="00F35224" w:rsidP="00E27530">
            <w:pPr>
              <w:spacing w:before="60"/>
              <w:rPr>
                <w:rFonts w:ascii="Arial" w:hAnsi="Arial" w:cs="Arial"/>
                <w:sz w:val="16"/>
              </w:rPr>
            </w:pPr>
            <w:proofErr w:type="spellStart"/>
            <w:r w:rsidRPr="003A70AA">
              <w:rPr>
                <w:rFonts w:ascii="Arial" w:hAnsi="Arial" w:cs="Arial"/>
                <w:sz w:val="16"/>
              </w:rPr>
              <w:t>HwPosSrvSetToZero_Cnt_M_lgc</w:t>
            </w:r>
            <w:proofErr w:type="spellEnd"/>
          </w:p>
        </w:tc>
        <w:tc>
          <w:tcPr>
            <w:tcW w:w="1170" w:type="dxa"/>
            <w:tcBorders>
              <w:top w:val="single" w:sz="6" w:space="0" w:color="auto"/>
              <w:left w:val="single" w:sz="6" w:space="0" w:color="auto"/>
              <w:bottom w:val="single" w:sz="6" w:space="0" w:color="auto"/>
              <w:right w:val="single" w:sz="6" w:space="0" w:color="auto"/>
            </w:tcBorders>
          </w:tcPr>
          <w:p w:rsidR="00F35224" w:rsidRDefault="00F35224" w:rsidP="008F259A">
            <w:pPr>
              <w:spacing w:before="60"/>
              <w:rPr>
                <w:rFonts w:ascii="Arial" w:hAnsi="Arial" w:cs="Arial"/>
                <w:sz w:val="16"/>
              </w:rPr>
            </w:pPr>
            <w:r>
              <w:rPr>
                <w:rFonts w:ascii="Arial" w:hAnsi="Arial" w:cs="Arial"/>
                <w:sz w:val="16"/>
              </w:rPr>
              <w:t>n/a</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D51103">
            <w:pPr>
              <w:spacing w:before="60"/>
              <w:rPr>
                <w:rFonts w:ascii="Arial" w:hAnsi="Arial" w:cs="Arial"/>
                <w:sz w:val="16"/>
              </w:rPr>
            </w:pPr>
            <w:r>
              <w:rPr>
                <w:rFonts w:ascii="Arial" w:hAnsi="Arial" w:cs="Arial"/>
                <w:sz w:val="16"/>
              </w:rPr>
              <w:t>FALSE</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D51103">
            <w:pPr>
              <w:spacing w:before="60"/>
              <w:rPr>
                <w:rFonts w:ascii="Arial" w:hAnsi="Arial" w:cs="Arial"/>
                <w:sz w:val="16"/>
              </w:rPr>
            </w:pPr>
            <w:r>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B52CF1">
              <w:rPr>
                <w:rFonts w:ascii="Arial" w:hAnsi="Arial" w:cs="Arial"/>
                <w:sz w:val="16"/>
              </w:rPr>
              <w:t>ABSHWPOSSCOM_START_SEC_VAR_CLEARED_BOOLEAN</w:t>
            </w:r>
          </w:p>
        </w:tc>
      </w:tr>
      <w:tr w:rsidR="00F35224" w:rsidRPr="00FB5C72" w:rsidTr="00932E0A">
        <w:tc>
          <w:tcPr>
            <w:tcW w:w="3078" w:type="dxa"/>
            <w:tcBorders>
              <w:top w:val="single" w:sz="6" w:space="0" w:color="auto"/>
              <w:left w:val="single" w:sz="6" w:space="0" w:color="auto"/>
              <w:bottom w:val="single" w:sz="6" w:space="0" w:color="auto"/>
              <w:right w:val="single" w:sz="6" w:space="0" w:color="auto"/>
            </w:tcBorders>
          </w:tcPr>
          <w:p w:rsidR="00F35224" w:rsidRPr="003A70AA" w:rsidRDefault="00F35224" w:rsidP="00E27530">
            <w:pPr>
              <w:spacing w:before="60"/>
              <w:rPr>
                <w:rFonts w:ascii="Arial" w:hAnsi="Arial" w:cs="Arial"/>
                <w:sz w:val="16"/>
              </w:rPr>
            </w:pPr>
            <w:proofErr w:type="spellStart"/>
            <w:r w:rsidRPr="00954ED6">
              <w:rPr>
                <w:rFonts w:ascii="Arial" w:hAnsi="Arial" w:cs="Arial"/>
                <w:sz w:val="16"/>
              </w:rPr>
              <w:t>RelToScomOfstFound_Cnt_M_lgc</w:t>
            </w:r>
            <w:proofErr w:type="spellEnd"/>
          </w:p>
        </w:tc>
        <w:tc>
          <w:tcPr>
            <w:tcW w:w="1170" w:type="dxa"/>
            <w:tcBorders>
              <w:top w:val="single" w:sz="6" w:space="0" w:color="auto"/>
              <w:left w:val="single" w:sz="6" w:space="0" w:color="auto"/>
              <w:bottom w:val="single" w:sz="6" w:space="0" w:color="auto"/>
              <w:right w:val="single" w:sz="6" w:space="0" w:color="auto"/>
            </w:tcBorders>
          </w:tcPr>
          <w:p w:rsidR="00F35224" w:rsidRDefault="00F35224" w:rsidP="008F259A">
            <w:pPr>
              <w:spacing w:before="60"/>
              <w:rPr>
                <w:rFonts w:ascii="Arial" w:hAnsi="Arial" w:cs="Arial"/>
                <w:sz w:val="16"/>
              </w:rPr>
            </w:pPr>
            <w:r>
              <w:rPr>
                <w:rFonts w:ascii="Arial" w:hAnsi="Arial" w:cs="Arial"/>
                <w:sz w:val="16"/>
              </w:rPr>
              <w:t>n/a</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D51103">
            <w:pPr>
              <w:spacing w:before="60"/>
              <w:rPr>
                <w:rFonts w:ascii="Arial" w:hAnsi="Arial" w:cs="Arial"/>
                <w:sz w:val="16"/>
              </w:rPr>
            </w:pPr>
            <w:r>
              <w:rPr>
                <w:rFonts w:ascii="Arial" w:hAnsi="Arial" w:cs="Arial"/>
                <w:sz w:val="16"/>
              </w:rPr>
              <w:t>FALSE</w:t>
            </w:r>
          </w:p>
        </w:tc>
        <w:tc>
          <w:tcPr>
            <w:tcW w:w="1215" w:type="dxa"/>
            <w:tcBorders>
              <w:top w:val="single" w:sz="6" w:space="0" w:color="auto"/>
              <w:left w:val="single" w:sz="6" w:space="0" w:color="auto"/>
              <w:bottom w:val="single" w:sz="6" w:space="0" w:color="auto"/>
              <w:right w:val="single" w:sz="6" w:space="0" w:color="auto"/>
            </w:tcBorders>
          </w:tcPr>
          <w:p w:rsidR="00F35224" w:rsidRDefault="00F35224" w:rsidP="00D51103">
            <w:pPr>
              <w:spacing w:before="60"/>
              <w:rPr>
                <w:rFonts w:ascii="Arial" w:hAnsi="Arial" w:cs="Arial"/>
                <w:sz w:val="16"/>
              </w:rPr>
            </w:pPr>
            <w:r>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
          <w:p w:rsidR="00F35224" w:rsidRPr="00FB5C72" w:rsidRDefault="00F35224" w:rsidP="008F259A">
            <w:pPr>
              <w:spacing w:before="60"/>
              <w:rPr>
                <w:rFonts w:ascii="Arial" w:hAnsi="Arial" w:cs="Arial"/>
                <w:sz w:val="16"/>
              </w:rPr>
            </w:pPr>
            <w:r w:rsidRPr="00B52CF1">
              <w:rPr>
                <w:rFonts w:ascii="Arial" w:hAnsi="Arial" w:cs="Arial"/>
                <w:sz w:val="16"/>
              </w:rPr>
              <w:t>ABSHWPOSSCOM_START_SEC_VAR_CLEARED_BOOLEAN</w:t>
            </w:r>
          </w:p>
        </w:tc>
      </w:tr>
    </w:tbl>
    <w:p w:rsidR="00BD008B" w:rsidRPr="00FB5C72" w:rsidRDefault="00BD008B"/>
    <w:p w:rsidR="004A781C" w:rsidRPr="00FB5C72" w:rsidRDefault="004A781C">
      <w:pPr>
        <w:pStyle w:val="Heading3"/>
      </w:pPr>
      <w:r w:rsidRPr="00FB5C72">
        <w:t xml:space="preserve">User defined </w:t>
      </w:r>
      <w:proofErr w:type="spellStart"/>
      <w:r w:rsidRPr="00FB5C72">
        <w:t>typedef</w:t>
      </w:r>
      <w:proofErr w:type="spellEnd"/>
      <w:r w:rsidRPr="00FB5C72">
        <w:t xml:space="preserve"> definition/declaration </w:t>
      </w:r>
    </w:p>
    <w:p w:rsidR="004A781C" w:rsidRPr="00FB5C72" w:rsidRDefault="004A781C">
      <w:r w:rsidRPr="00FB5C72">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F"/>
      </w:tblPr>
      <w:tblGrid>
        <w:gridCol w:w="3348"/>
        <w:gridCol w:w="2160"/>
        <w:gridCol w:w="1440"/>
        <w:gridCol w:w="992"/>
        <w:gridCol w:w="993"/>
      </w:tblGrid>
      <w:tr w:rsidR="003C4D3F" w:rsidRPr="00FB5C72" w:rsidTr="008F259A">
        <w:tc>
          <w:tcPr>
            <w:tcW w:w="3348" w:type="dxa"/>
            <w:shd w:val="pct30" w:color="FFFF00" w:fill="FFFFFF"/>
          </w:tcPr>
          <w:p w:rsidR="003C4D3F" w:rsidRPr="00FB5C72" w:rsidRDefault="003C4D3F" w:rsidP="008F259A">
            <w:pPr>
              <w:spacing w:before="60"/>
              <w:jc w:val="center"/>
              <w:rPr>
                <w:rFonts w:ascii="Arial" w:hAnsi="Arial" w:cs="Arial"/>
                <w:sz w:val="16"/>
              </w:rPr>
            </w:pPr>
            <w:proofErr w:type="spellStart"/>
            <w:r w:rsidRPr="00FB5C72">
              <w:rPr>
                <w:rFonts w:ascii="Arial" w:hAnsi="Arial" w:cs="Arial"/>
                <w:sz w:val="16"/>
              </w:rPr>
              <w:t>Typedef</w:t>
            </w:r>
            <w:proofErr w:type="spellEnd"/>
            <w:r w:rsidRPr="00FB5C72">
              <w:rPr>
                <w:rFonts w:ascii="Arial" w:hAnsi="Arial" w:cs="Arial"/>
                <w:sz w:val="16"/>
              </w:rPr>
              <w:t xml:space="preserve"> Name</w:t>
            </w:r>
          </w:p>
        </w:tc>
        <w:tc>
          <w:tcPr>
            <w:tcW w:w="2160" w:type="dxa"/>
            <w:shd w:val="pct30" w:color="FFFF00" w:fill="FFFFFF"/>
          </w:tcPr>
          <w:p w:rsidR="003C4D3F" w:rsidRPr="00FB5C72" w:rsidRDefault="003C4D3F" w:rsidP="008F259A">
            <w:pPr>
              <w:spacing w:before="60"/>
              <w:jc w:val="center"/>
              <w:rPr>
                <w:rFonts w:ascii="Arial" w:hAnsi="Arial" w:cs="Arial"/>
                <w:sz w:val="16"/>
              </w:rPr>
            </w:pPr>
            <w:r w:rsidRPr="00FB5C72">
              <w:rPr>
                <w:rFonts w:ascii="Arial" w:hAnsi="Arial" w:cs="Arial"/>
                <w:sz w:val="16"/>
              </w:rPr>
              <w:t>Element Name</w:t>
            </w:r>
          </w:p>
        </w:tc>
        <w:tc>
          <w:tcPr>
            <w:tcW w:w="1440" w:type="dxa"/>
            <w:shd w:val="pct30" w:color="FFFF00" w:fill="FFFFFF"/>
          </w:tcPr>
          <w:p w:rsidR="003C4D3F" w:rsidRPr="00FB5C72" w:rsidRDefault="003C4D3F" w:rsidP="008F259A">
            <w:pPr>
              <w:spacing w:before="60"/>
              <w:jc w:val="center"/>
              <w:rPr>
                <w:rFonts w:ascii="Arial" w:hAnsi="Arial" w:cs="Arial"/>
                <w:sz w:val="16"/>
              </w:rPr>
            </w:pPr>
            <w:r w:rsidRPr="00FB5C72">
              <w:rPr>
                <w:rFonts w:ascii="Arial" w:hAnsi="Arial" w:cs="Arial"/>
                <w:sz w:val="16"/>
              </w:rPr>
              <w:t>User Defined Type</w:t>
            </w:r>
          </w:p>
        </w:tc>
        <w:tc>
          <w:tcPr>
            <w:tcW w:w="992" w:type="dxa"/>
            <w:shd w:val="pct30" w:color="FFFF00" w:fill="FFFFFF"/>
          </w:tcPr>
          <w:p w:rsidR="003C4D3F" w:rsidRPr="00FB5C72" w:rsidRDefault="003C4D3F" w:rsidP="008F259A">
            <w:pPr>
              <w:spacing w:before="60"/>
              <w:jc w:val="center"/>
              <w:rPr>
                <w:rFonts w:ascii="Arial" w:hAnsi="Arial" w:cs="Arial"/>
                <w:sz w:val="16"/>
              </w:rPr>
            </w:pPr>
            <w:r w:rsidRPr="00FB5C72">
              <w:rPr>
                <w:rFonts w:ascii="Arial" w:hAnsi="Arial" w:cs="Arial"/>
                <w:sz w:val="16"/>
              </w:rPr>
              <w:t>Legal Range</w:t>
            </w:r>
          </w:p>
          <w:p w:rsidR="003C4D3F" w:rsidRPr="00FB5C72" w:rsidRDefault="003C4D3F" w:rsidP="008F259A">
            <w:pPr>
              <w:spacing w:before="60"/>
              <w:jc w:val="center"/>
              <w:rPr>
                <w:rFonts w:ascii="Arial" w:hAnsi="Arial" w:cs="Arial"/>
                <w:sz w:val="16"/>
              </w:rPr>
            </w:pPr>
            <w:r w:rsidRPr="00FB5C72">
              <w:rPr>
                <w:rFonts w:ascii="Arial" w:hAnsi="Arial" w:cs="Arial"/>
                <w:sz w:val="16"/>
              </w:rPr>
              <w:t>(min)</w:t>
            </w:r>
          </w:p>
        </w:tc>
        <w:tc>
          <w:tcPr>
            <w:tcW w:w="993" w:type="dxa"/>
            <w:shd w:val="pct30" w:color="FFFF00" w:fill="FFFFFF"/>
          </w:tcPr>
          <w:p w:rsidR="003C4D3F" w:rsidRPr="00FB5C72" w:rsidRDefault="003C4D3F" w:rsidP="008F259A">
            <w:pPr>
              <w:spacing w:before="60"/>
              <w:jc w:val="center"/>
              <w:rPr>
                <w:rFonts w:ascii="Arial" w:hAnsi="Arial" w:cs="Arial"/>
                <w:sz w:val="16"/>
              </w:rPr>
            </w:pPr>
            <w:r w:rsidRPr="00FB5C72">
              <w:rPr>
                <w:rFonts w:ascii="Arial" w:hAnsi="Arial" w:cs="Arial"/>
                <w:sz w:val="16"/>
              </w:rPr>
              <w:t>Legal Range</w:t>
            </w:r>
          </w:p>
          <w:p w:rsidR="003C4D3F" w:rsidRPr="00FB5C72" w:rsidRDefault="003C4D3F" w:rsidP="008F259A">
            <w:pPr>
              <w:spacing w:before="60"/>
              <w:jc w:val="center"/>
              <w:rPr>
                <w:rFonts w:ascii="Arial" w:hAnsi="Arial" w:cs="Arial"/>
                <w:sz w:val="16"/>
              </w:rPr>
            </w:pPr>
            <w:r w:rsidRPr="00FB5C72">
              <w:rPr>
                <w:rFonts w:ascii="Arial" w:hAnsi="Arial" w:cs="Arial"/>
                <w:sz w:val="16"/>
              </w:rPr>
              <w:t>(max)</w:t>
            </w:r>
          </w:p>
        </w:tc>
      </w:tr>
      <w:tr w:rsidR="003C4D3F" w:rsidRPr="00FB5C72" w:rsidTr="008F259A">
        <w:tc>
          <w:tcPr>
            <w:tcW w:w="3348" w:type="dxa"/>
          </w:tcPr>
          <w:p w:rsidR="003C4D3F" w:rsidRPr="00FB5C72" w:rsidRDefault="003C4D3F" w:rsidP="008F259A">
            <w:pPr>
              <w:spacing w:before="60"/>
              <w:rPr>
                <w:rFonts w:ascii="Arial" w:hAnsi="Arial" w:cs="Arial"/>
                <w:sz w:val="16"/>
              </w:rPr>
            </w:pPr>
            <w:r w:rsidRPr="00FB5C72">
              <w:rPr>
                <w:rFonts w:ascii="Arial" w:hAnsi="Arial" w:cs="Arial"/>
                <w:sz w:val="16"/>
              </w:rPr>
              <w:t xml:space="preserve">(Name given for the user defined </w:t>
            </w:r>
            <w:proofErr w:type="spellStart"/>
            <w:r w:rsidRPr="00FB5C72">
              <w:rPr>
                <w:rFonts w:ascii="Arial" w:hAnsi="Arial" w:cs="Arial"/>
                <w:sz w:val="16"/>
              </w:rPr>
              <w:t>typdef</w:t>
            </w:r>
            <w:proofErr w:type="spellEnd"/>
            <w:r w:rsidRPr="00FB5C72">
              <w:rPr>
                <w:rFonts w:ascii="Arial" w:hAnsi="Arial" w:cs="Arial"/>
                <w:sz w:val="16"/>
              </w:rPr>
              <w:t xml:space="preserve"> of type </w:t>
            </w:r>
            <w:proofErr w:type="spellStart"/>
            <w:r w:rsidRPr="00FB5C72">
              <w:rPr>
                <w:rFonts w:ascii="Arial" w:hAnsi="Arial" w:cs="Arial"/>
                <w:sz w:val="16"/>
              </w:rPr>
              <w:t>struct</w:t>
            </w:r>
            <w:proofErr w:type="spellEnd"/>
            <w:r w:rsidRPr="00FB5C72">
              <w:rPr>
                <w:rFonts w:ascii="Arial" w:hAnsi="Arial" w:cs="Arial"/>
                <w:sz w:val="16"/>
              </w:rPr>
              <w:t>/union)</w:t>
            </w:r>
          </w:p>
          <w:p w:rsidR="003C4D3F" w:rsidRPr="00FB5C72" w:rsidRDefault="003C4D3F" w:rsidP="008F259A">
            <w:pPr>
              <w:spacing w:before="60"/>
              <w:rPr>
                <w:rFonts w:ascii="Arial" w:hAnsi="Arial" w:cs="Arial"/>
                <w:sz w:val="16"/>
              </w:rPr>
            </w:pPr>
            <w:r w:rsidRPr="00FB5C72">
              <w:rPr>
                <w:rFonts w:ascii="Arial" w:hAnsi="Arial" w:cs="Arial"/>
                <w:sz w:val="16"/>
              </w:rPr>
              <w:t>(Variable name qualified similar to all other variables)</w:t>
            </w:r>
          </w:p>
        </w:tc>
        <w:tc>
          <w:tcPr>
            <w:tcW w:w="2160" w:type="dxa"/>
          </w:tcPr>
          <w:p w:rsidR="003C4D3F" w:rsidRPr="00FB5C72" w:rsidRDefault="003C4D3F" w:rsidP="008F259A">
            <w:pPr>
              <w:spacing w:before="60"/>
              <w:rPr>
                <w:rFonts w:ascii="Arial" w:hAnsi="Arial" w:cs="Arial"/>
                <w:sz w:val="16"/>
              </w:rPr>
            </w:pPr>
            <w:r w:rsidRPr="00FB5C72">
              <w:rPr>
                <w:rFonts w:ascii="Arial" w:hAnsi="Arial" w:cs="Arial"/>
                <w:sz w:val="16"/>
              </w:rPr>
              <w:t>(Variable name qualified similar to all other variables)</w:t>
            </w:r>
          </w:p>
        </w:tc>
        <w:tc>
          <w:tcPr>
            <w:tcW w:w="1440" w:type="dxa"/>
          </w:tcPr>
          <w:p w:rsidR="003C4D3F" w:rsidRPr="00FB5C72" w:rsidRDefault="003C4D3F" w:rsidP="008F259A">
            <w:pPr>
              <w:spacing w:before="60"/>
              <w:rPr>
                <w:rFonts w:ascii="Arial" w:hAnsi="Arial" w:cs="Arial"/>
                <w:sz w:val="16"/>
              </w:rPr>
            </w:pPr>
            <w:r w:rsidRPr="00FB5C72">
              <w:rPr>
                <w:rFonts w:ascii="Arial" w:hAnsi="Arial" w:cs="Arial"/>
                <w:sz w:val="16"/>
              </w:rPr>
              <w:t>as other variables</w:t>
            </w:r>
          </w:p>
        </w:tc>
        <w:tc>
          <w:tcPr>
            <w:tcW w:w="992" w:type="dxa"/>
          </w:tcPr>
          <w:p w:rsidR="003C4D3F" w:rsidRPr="00FB5C72" w:rsidRDefault="003C4D3F" w:rsidP="008F259A">
            <w:pPr>
              <w:spacing w:before="60"/>
              <w:rPr>
                <w:rFonts w:ascii="Arial" w:hAnsi="Arial" w:cs="Arial"/>
                <w:sz w:val="16"/>
              </w:rPr>
            </w:pPr>
          </w:p>
        </w:tc>
        <w:tc>
          <w:tcPr>
            <w:tcW w:w="993" w:type="dxa"/>
          </w:tcPr>
          <w:p w:rsidR="003C4D3F" w:rsidRPr="00FB5C72" w:rsidRDefault="003C4D3F" w:rsidP="008F259A">
            <w:pPr>
              <w:spacing w:before="60"/>
              <w:rPr>
                <w:rFonts w:ascii="Arial" w:hAnsi="Arial" w:cs="Arial"/>
                <w:sz w:val="16"/>
              </w:rPr>
            </w:pPr>
          </w:p>
        </w:tc>
      </w:tr>
      <w:tr w:rsidR="003C4D3F" w:rsidRPr="00FB5C72" w:rsidTr="008F259A">
        <w:tc>
          <w:tcPr>
            <w:tcW w:w="3348" w:type="dxa"/>
          </w:tcPr>
          <w:p w:rsidR="003C4D3F" w:rsidRPr="00FB5C72" w:rsidRDefault="003C4D3F" w:rsidP="008F259A">
            <w:pPr>
              <w:spacing w:before="60"/>
              <w:rPr>
                <w:rFonts w:ascii="Arial" w:hAnsi="Arial" w:cs="Arial"/>
                <w:sz w:val="16"/>
              </w:rPr>
            </w:pPr>
          </w:p>
        </w:tc>
        <w:tc>
          <w:tcPr>
            <w:tcW w:w="2160" w:type="dxa"/>
          </w:tcPr>
          <w:p w:rsidR="003C4D3F" w:rsidRPr="00FB5C72" w:rsidRDefault="003C4D3F" w:rsidP="008F259A">
            <w:pPr>
              <w:spacing w:before="60"/>
              <w:rPr>
                <w:rFonts w:ascii="Arial" w:hAnsi="Arial" w:cs="Arial"/>
                <w:sz w:val="16"/>
              </w:rPr>
            </w:pPr>
            <w:r w:rsidRPr="00FB5C72">
              <w:rPr>
                <w:rFonts w:ascii="Arial" w:hAnsi="Arial" w:cs="Arial"/>
                <w:sz w:val="16"/>
              </w:rPr>
              <w:t>(Variable name qualified similar to all other variables)</w:t>
            </w:r>
          </w:p>
        </w:tc>
        <w:tc>
          <w:tcPr>
            <w:tcW w:w="1440" w:type="dxa"/>
          </w:tcPr>
          <w:p w:rsidR="003C4D3F" w:rsidRPr="00FB5C72" w:rsidRDefault="003C4D3F" w:rsidP="008F259A">
            <w:pPr>
              <w:spacing w:before="60"/>
              <w:rPr>
                <w:rFonts w:ascii="Arial" w:hAnsi="Arial" w:cs="Arial"/>
                <w:sz w:val="16"/>
              </w:rPr>
            </w:pPr>
          </w:p>
        </w:tc>
        <w:tc>
          <w:tcPr>
            <w:tcW w:w="992" w:type="dxa"/>
          </w:tcPr>
          <w:p w:rsidR="003C4D3F" w:rsidRPr="00FB5C72" w:rsidRDefault="003C4D3F" w:rsidP="008F259A">
            <w:pPr>
              <w:spacing w:before="60"/>
              <w:rPr>
                <w:rFonts w:ascii="Arial" w:hAnsi="Arial" w:cs="Arial"/>
                <w:sz w:val="16"/>
              </w:rPr>
            </w:pPr>
          </w:p>
        </w:tc>
        <w:tc>
          <w:tcPr>
            <w:tcW w:w="993" w:type="dxa"/>
          </w:tcPr>
          <w:p w:rsidR="003C4D3F" w:rsidRPr="00FB5C72" w:rsidRDefault="003C4D3F" w:rsidP="008F259A">
            <w:pPr>
              <w:spacing w:before="60"/>
              <w:rPr>
                <w:rFonts w:ascii="Arial" w:hAnsi="Arial" w:cs="Arial"/>
                <w:sz w:val="16"/>
              </w:rPr>
            </w:pPr>
          </w:p>
        </w:tc>
      </w:tr>
    </w:tbl>
    <w:p w:rsidR="004A781C" w:rsidRPr="00FB5C72" w:rsidRDefault="004A781C"/>
    <w:p w:rsidR="00DE4889" w:rsidRPr="00FB5C72" w:rsidRDefault="00DE4889">
      <w:pPr>
        <w:spacing w:after="0"/>
        <w:rPr>
          <w:rFonts w:ascii="Arial" w:hAnsi="Arial"/>
          <w:b/>
          <w:kern w:val="28"/>
          <w:sz w:val="28"/>
        </w:rPr>
      </w:pPr>
      <w:r w:rsidRPr="00FB5C72">
        <w:br w:type="page"/>
      </w:r>
    </w:p>
    <w:p w:rsidR="004A781C" w:rsidRPr="00FB5C72" w:rsidRDefault="004A781C">
      <w:pPr>
        <w:pStyle w:val="Heading1"/>
      </w:pPr>
      <w:r w:rsidRPr="00FB5C72">
        <w:lastRenderedPageBreak/>
        <w:t>Constant Data Dictionary</w:t>
      </w:r>
    </w:p>
    <w:p w:rsidR="004A781C" w:rsidRPr="00FB5C72" w:rsidRDefault="004A781C">
      <w:pPr>
        <w:pStyle w:val="Heading2"/>
      </w:pPr>
      <w:r w:rsidRPr="00FB5C72">
        <w:t>Calibration Constants</w:t>
      </w:r>
    </w:p>
    <w:p w:rsidR="004A781C" w:rsidRPr="00FB5C72" w:rsidRDefault="004A781C">
      <w:r w:rsidRPr="00FB5C72">
        <w:t xml:space="preserve">This section lists the calibrations used by the module.  For details on calibration constants, refer to the Data Dictionary for the application.  </w:t>
      </w:r>
    </w:p>
    <w:tbl>
      <w:tblPr>
        <w:tblW w:w="4516"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516"/>
      </w:tblGrid>
      <w:tr w:rsidR="004A781C" w:rsidRPr="00FB5C72" w:rsidTr="009B60C9">
        <w:trPr>
          <w:trHeight w:val="354"/>
          <w:jc w:val="center"/>
        </w:trPr>
        <w:tc>
          <w:tcPr>
            <w:tcW w:w="4516" w:type="dxa"/>
            <w:tcBorders>
              <w:top w:val="single" w:sz="6" w:space="0" w:color="auto"/>
              <w:left w:val="single" w:sz="6" w:space="0" w:color="auto"/>
              <w:bottom w:val="single" w:sz="6" w:space="0" w:color="auto"/>
              <w:right w:val="single" w:sz="6" w:space="0" w:color="auto"/>
            </w:tcBorders>
            <w:shd w:val="pct30" w:color="FFFF00" w:fill="FFFFFF"/>
          </w:tcPr>
          <w:p w:rsidR="004A781C" w:rsidRPr="00FB5C72" w:rsidRDefault="004A781C">
            <w:pPr>
              <w:spacing w:before="60"/>
              <w:jc w:val="center"/>
              <w:rPr>
                <w:rFonts w:ascii="Arial" w:hAnsi="Arial" w:cs="Arial"/>
                <w:sz w:val="16"/>
              </w:rPr>
            </w:pPr>
            <w:r w:rsidRPr="00FB5C72">
              <w:rPr>
                <w:rFonts w:ascii="Arial" w:hAnsi="Arial" w:cs="Arial"/>
                <w:sz w:val="16"/>
              </w:rPr>
              <w:t>Constant Name</w:t>
            </w:r>
          </w:p>
        </w:tc>
      </w:tr>
      <w:tr w:rsidR="004A781C" w:rsidRPr="00FB5C72" w:rsidTr="009B60C9">
        <w:trPr>
          <w:trHeight w:val="354"/>
          <w:jc w:val="center"/>
        </w:trPr>
        <w:tc>
          <w:tcPr>
            <w:tcW w:w="4516" w:type="dxa"/>
            <w:tcBorders>
              <w:top w:val="nil"/>
              <w:left w:val="single" w:sz="6" w:space="0" w:color="auto"/>
              <w:bottom w:val="single" w:sz="6" w:space="0" w:color="auto"/>
              <w:right w:val="single" w:sz="6" w:space="0" w:color="auto"/>
            </w:tcBorders>
          </w:tcPr>
          <w:p w:rsidR="004A781C" w:rsidRPr="00FB5C72" w:rsidRDefault="00C11F78" w:rsidP="009F0ACB">
            <w:pPr>
              <w:spacing w:before="60"/>
              <w:rPr>
                <w:rFonts w:ascii="Arial" w:hAnsi="Arial" w:cs="Arial"/>
                <w:sz w:val="16"/>
              </w:rPr>
            </w:pPr>
            <w:r w:rsidRPr="00FB5C72">
              <w:rPr>
                <w:rFonts w:ascii="Arial" w:hAnsi="Arial" w:cs="Arial"/>
                <w:sz w:val="16"/>
              </w:rPr>
              <w:t>k_AutoCtrMtrVelT1L_MtrRadpS_</w:t>
            </w:r>
            <w:r w:rsidR="009F0ACB">
              <w:rPr>
                <w:rFonts w:ascii="Arial" w:hAnsi="Arial" w:cs="Arial"/>
                <w:sz w:val="16"/>
              </w:rPr>
              <w:t>f32</w:t>
            </w:r>
          </w:p>
        </w:tc>
      </w:tr>
      <w:tr w:rsidR="004A781C" w:rsidRPr="00FB5C72" w:rsidTr="009B60C9">
        <w:trPr>
          <w:trHeight w:val="7910"/>
          <w:jc w:val="center"/>
        </w:trPr>
        <w:tc>
          <w:tcPr>
            <w:tcW w:w="4516" w:type="dxa"/>
            <w:tcBorders>
              <w:top w:val="nil"/>
              <w:left w:val="single" w:sz="6" w:space="0" w:color="auto"/>
              <w:bottom w:val="nil"/>
              <w:right w:val="single" w:sz="6" w:space="0" w:color="auto"/>
            </w:tcBorders>
          </w:tcPr>
          <w:p w:rsidR="004A781C" w:rsidRPr="00FB5C72" w:rsidRDefault="00C11F78">
            <w:pPr>
              <w:spacing w:before="60"/>
              <w:rPr>
                <w:rFonts w:ascii="Arial" w:hAnsi="Arial" w:cs="Arial"/>
                <w:sz w:val="16"/>
              </w:rPr>
            </w:pPr>
            <w:r w:rsidRPr="00FB5C72">
              <w:rPr>
                <w:rFonts w:ascii="Arial" w:hAnsi="Arial" w:cs="Arial"/>
                <w:sz w:val="16"/>
              </w:rPr>
              <w:t>k_AutoCtrVehSpdT1L_Kph_</w:t>
            </w:r>
            <w:r w:rsidR="009F0ACB">
              <w:rPr>
                <w:rFonts w:ascii="Arial" w:hAnsi="Arial" w:cs="Arial"/>
                <w:sz w:val="16"/>
              </w:rPr>
              <w:t>f32</w:t>
            </w:r>
          </w:p>
          <w:p w:rsidR="00C11F78" w:rsidRPr="00FB5C72" w:rsidRDefault="00C11F78">
            <w:pPr>
              <w:spacing w:before="60"/>
              <w:rPr>
                <w:rFonts w:ascii="Arial" w:hAnsi="Arial" w:cs="Arial"/>
                <w:sz w:val="16"/>
              </w:rPr>
            </w:pPr>
            <w:r w:rsidRPr="00FB5C72">
              <w:rPr>
                <w:rFonts w:ascii="Arial" w:hAnsi="Arial" w:cs="Arial"/>
                <w:sz w:val="16"/>
              </w:rPr>
              <w:t>k_AutoCtrPinTrqT1L_HwNm_</w:t>
            </w:r>
            <w:r w:rsidR="009F0ACB">
              <w:rPr>
                <w:rFonts w:ascii="Arial" w:hAnsi="Arial" w:cs="Arial"/>
                <w:sz w:val="16"/>
              </w:rPr>
              <w:t>f32</w:t>
            </w:r>
          </w:p>
          <w:p w:rsidR="000911D8" w:rsidRPr="00FB5C72" w:rsidRDefault="000911D8">
            <w:pPr>
              <w:spacing w:before="60"/>
              <w:rPr>
                <w:rFonts w:ascii="Arial" w:hAnsi="Arial" w:cs="Arial"/>
                <w:sz w:val="16"/>
              </w:rPr>
            </w:pPr>
            <w:r w:rsidRPr="00FB5C72">
              <w:rPr>
                <w:rFonts w:ascii="Arial" w:hAnsi="Arial" w:cs="Arial"/>
                <w:sz w:val="16"/>
              </w:rPr>
              <w:t>k_HwPTimer1MaxL_</w:t>
            </w:r>
            <w:r w:rsidR="001349E6">
              <w:rPr>
                <w:rFonts w:ascii="Arial" w:hAnsi="Arial" w:cs="Arial"/>
                <w:sz w:val="16"/>
              </w:rPr>
              <w:t>ms</w:t>
            </w:r>
            <w:r w:rsidRPr="00FB5C72">
              <w:rPr>
                <w:rFonts w:ascii="Arial" w:hAnsi="Arial" w:cs="Arial"/>
                <w:sz w:val="16"/>
              </w:rPr>
              <w:t>_</w:t>
            </w:r>
            <w:r w:rsidR="001349E6">
              <w:rPr>
                <w:rFonts w:ascii="Arial" w:hAnsi="Arial" w:cs="Arial"/>
                <w:sz w:val="16"/>
              </w:rPr>
              <w:t>u16</w:t>
            </w:r>
          </w:p>
          <w:p w:rsidR="00C11F78" w:rsidRPr="00FB5C72" w:rsidRDefault="00C11F78">
            <w:pPr>
              <w:spacing w:before="60"/>
              <w:rPr>
                <w:rFonts w:ascii="Arial" w:hAnsi="Arial" w:cs="Arial"/>
                <w:sz w:val="16"/>
              </w:rPr>
            </w:pPr>
            <w:r w:rsidRPr="00FB5C72">
              <w:rPr>
                <w:rFonts w:ascii="Arial" w:hAnsi="Arial" w:cs="Arial"/>
                <w:sz w:val="16"/>
              </w:rPr>
              <w:t>k_AutoCtrWindowL_HwDeg_</w:t>
            </w:r>
            <w:r w:rsidR="009F0ACB">
              <w:rPr>
                <w:rFonts w:ascii="Arial" w:hAnsi="Arial" w:cs="Arial"/>
                <w:sz w:val="16"/>
              </w:rPr>
              <w:t>f32</w:t>
            </w:r>
          </w:p>
          <w:p w:rsidR="000911D8" w:rsidRPr="00FB5C72" w:rsidRDefault="00C11F78">
            <w:pPr>
              <w:spacing w:before="60"/>
              <w:rPr>
                <w:rFonts w:ascii="Arial" w:hAnsi="Arial" w:cs="Arial"/>
                <w:sz w:val="16"/>
              </w:rPr>
            </w:pPr>
            <w:r w:rsidRPr="00FB5C72">
              <w:rPr>
                <w:rFonts w:ascii="Arial" w:hAnsi="Arial" w:cs="Arial"/>
                <w:sz w:val="16"/>
              </w:rPr>
              <w:t>k_AutoCtrFiltOneCoeffkL_</w:t>
            </w:r>
            <w:r w:rsidR="009F0ACB">
              <w:rPr>
                <w:rFonts w:ascii="Arial" w:hAnsi="Arial" w:cs="Arial"/>
                <w:sz w:val="16"/>
              </w:rPr>
              <w:t>Hz</w:t>
            </w:r>
            <w:r w:rsidRPr="00FB5C72">
              <w:rPr>
                <w:rFonts w:ascii="Arial" w:hAnsi="Arial" w:cs="Arial"/>
                <w:sz w:val="16"/>
              </w:rPr>
              <w:t>_</w:t>
            </w:r>
            <w:r w:rsidR="009F0ACB">
              <w:rPr>
                <w:rFonts w:ascii="Arial" w:hAnsi="Arial" w:cs="Arial"/>
                <w:sz w:val="16"/>
              </w:rPr>
              <w:t>f32</w:t>
            </w:r>
          </w:p>
          <w:p w:rsidR="000911D8" w:rsidRPr="00FB5C72" w:rsidRDefault="00C11F78">
            <w:pPr>
              <w:spacing w:before="60"/>
              <w:rPr>
                <w:rFonts w:ascii="Arial" w:hAnsi="Arial" w:cs="Arial"/>
                <w:sz w:val="16"/>
              </w:rPr>
            </w:pPr>
            <w:r w:rsidRPr="00FB5C72">
              <w:rPr>
                <w:rFonts w:ascii="Arial" w:hAnsi="Arial" w:cs="Arial"/>
                <w:sz w:val="16"/>
              </w:rPr>
              <w:t>k_AutoCtrFiltTwoCoeffkL_</w:t>
            </w:r>
            <w:r w:rsidR="009F0ACB">
              <w:rPr>
                <w:rFonts w:ascii="Arial" w:hAnsi="Arial" w:cs="Arial"/>
                <w:sz w:val="16"/>
              </w:rPr>
              <w:t>Hz</w:t>
            </w:r>
            <w:r w:rsidRPr="00FB5C72">
              <w:rPr>
                <w:rFonts w:ascii="Arial" w:hAnsi="Arial" w:cs="Arial"/>
                <w:sz w:val="16"/>
              </w:rPr>
              <w:t>_</w:t>
            </w:r>
            <w:r w:rsidR="009F0ACB">
              <w:rPr>
                <w:rFonts w:ascii="Arial" w:hAnsi="Arial" w:cs="Arial"/>
                <w:sz w:val="16"/>
              </w:rPr>
              <w:t>f32</w:t>
            </w:r>
          </w:p>
          <w:p w:rsidR="00C11F78" w:rsidRPr="00FB5C72" w:rsidRDefault="00C11F78">
            <w:pPr>
              <w:spacing w:before="60"/>
              <w:rPr>
                <w:rFonts w:ascii="Arial" w:hAnsi="Arial" w:cs="Arial"/>
                <w:sz w:val="16"/>
              </w:rPr>
            </w:pPr>
            <w:r w:rsidRPr="00FB5C72">
              <w:rPr>
                <w:rFonts w:ascii="Arial" w:hAnsi="Arial" w:cs="Arial"/>
                <w:sz w:val="16"/>
              </w:rPr>
              <w:t>k_VDAuthL_Uls_</w:t>
            </w:r>
            <w:r w:rsidR="009F0ACB">
              <w:rPr>
                <w:rFonts w:ascii="Arial" w:hAnsi="Arial" w:cs="Arial"/>
                <w:sz w:val="16"/>
              </w:rPr>
              <w:t>f32</w:t>
            </w:r>
          </w:p>
          <w:p w:rsidR="000911D8" w:rsidRPr="00FB5C72" w:rsidRDefault="00C11F78">
            <w:pPr>
              <w:spacing w:before="60"/>
              <w:rPr>
                <w:rFonts w:ascii="Arial" w:hAnsi="Arial" w:cs="Arial"/>
                <w:sz w:val="16"/>
              </w:rPr>
            </w:pPr>
            <w:r w:rsidRPr="00FB5C72">
              <w:rPr>
                <w:rFonts w:ascii="Arial" w:hAnsi="Arial" w:cs="Arial"/>
                <w:sz w:val="16"/>
              </w:rPr>
              <w:t>k_AutoCtrTimer2LSpd_</w:t>
            </w:r>
            <w:r w:rsidR="001349E6">
              <w:rPr>
                <w:rFonts w:ascii="Arial" w:hAnsi="Arial" w:cs="Arial"/>
                <w:sz w:val="16"/>
              </w:rPr>
              <w:t>ms</w:t>
            </w:r>
            <w:r w:rsidRPr="00FB5C72">
              <w:rPr>
                <w:rFonts w:ascii="Arial" w:hAnsi="Arial" w:cs="Arial"/>
                <w:sz w:val="16"/>
              </w:rPr>
              <w:t>_</w:t>
            </w:r>
            <w:r w:rsidR="001349E6">
              <w:rPr>
                <w:rFonts w:ascii="Arial" w:hAnsi="Arial" w:cs="Arial"/>
                <w:sz w:val="16"/>
              </w:rPr>
              <w:t>u16</w:t>
            </w:r>
          </w:p>
          <w:p w:rsidR="000911D8" w:rsidRPr="00FB5C72" w:rsidRDefault="000911D8">
            <w:pPr>
              <w:spacing w:before="60"/>
              <w:rPr>
                <w:rFonts w:ascii="Arial" w:hAnsi="Arial" w:cs="Arial"/>
                <w:sz w:val="16"/>
              </w:rPr>
            </w:pPr>
            <w:r w:rsidRPr="00FB5C72">
              <w:rPr>
                <w:rFonts w:ascii="Arial" w:hAnsi="Arial" w:cs="Arial"/>
                <w:sz w:val="16"/>
              </w:rPr>
              <w:t>k_InvGearRatio_Uls_f32</w:t>
            </w:r>
          </w:p>
          <w:p w:rsidR="00C11F78" w:rsidRPr="00FB5C72" w:rsidRDefault="00C11F78">
            <w:pPr>
              <w:spacing w:before="60"/>
              <w:rPr>
                <w:rFonts w:ascii="Arial" w:hAnsi="Arial" w:cs="Arial"/>
                <w:sz w:val="16"/>
              </w:rPr>
            </w:pPr>
            <w:r w:rsidRPr="00FB5C72">
              <w:rPr>
                <w:rFonts w:ascii="Arial" w:hAnsi="Arial" w:cs="Arial"/>
                <w:sz w:val="16"/>
              </w:rPr>
              <w:t>k_AutoCtrPinTrqLPFCoeffK_</w:t>
            </w:r>
            <w:r w:rsidR="002D4F49">
              <w:rPr>
                <w:rFonts w:ascii="Arial" w:hAnsi="Arial" w:cs="Arial"/>
                <w:sz w:val="16"/>
              </w:rPr>
              <w:t>Hz</w:t>
            </w:r>
            <w:r w:rsidRPr="00FB5C72">
              <w:rPr>
                <w:rFonts w:ascii="Arial" w:hAnsi="Arial" w:cs="Arial"/>
                <w:sz w:val="16"/>
              </w:rPr>
              <w:t>_</w:t>
            </w:r>
            <w:r w:rsidR="002D4F49">
              <w:rPr>
                <w:rFonts w:ascii="Arial" w:hAnsi="Arial" w:cs="Arial"/>
                <w:sz w:val="16"/>
              </w:rPr>
              <w:t>f32</w:t>
            </w:r>
          </w:p>
          <w:p w:rsidR="00B0307A" w:rsidRPr="00FB5C72" w:rsidRDefault="00B0307A">
            <w:pPr>
              <w:spacing w:before="60"/>
              <w:rPr>
                <w:rFonts w:ascii="Arial" w:hAnsi="Arial" w:cs="Arial"/>
                <w:sz w:val="16"/>
              </w:rPr>
            </w:pPr>
            <w:r w:rsidRPr="00FB5C72">
              <w:rPr>
                <w:rFonts w:ascii="Arial" w:hAnsi="Arial" w:cs="Arial"/>
                <w:sz w:val="16"/>
              </w:rPr>
              <w:t>k_MtrVelTmr4H_MtrRadpS_</w:t>
            </w:r>
            <w:r w:rsidR="002D4F49">
              <w:rPr>
                <w:rFonts w:ascii="Arial" w:hAnsi="Arial" w:cs="Arial"/>
                <w:sz w:val="16"/>
              </w:rPr>
              <w:t>f32</w:t>
            </w:r>
          </w:p>
          <w:p w:rsidR="00B0307A" w:rsidRPr="00FB5C72" w:rsidRDefault="00B0307A">
            <w:pPr>
              <w:spacing w:before="60"/>
              <w:rPr>
                <w:rFonts w:ascii="Arial" w:hAnsi="Arial" w:cs="Arial"/>
                <w:sz w:val="16"/>
              </w:rPr>
            </w:pPr>
            <w:r w:rsidRPr="00FB5C72">
              <w:rPr>
                <w:rFonts w:ascii="Arial" w:hAnsi="Arial" w:cs="Arial"/>
                <w:sz w:val="16"/>
              </w:rPr>
              <w:t>k_VehSpdTmr4H_kph_</w:t>
            </w:r>
            <w:r w:rsidR="001D1A61">
              <w:rPr>
                <w:rFonts w:ascii="Arial" w:hAnsi="Arial" w:cs="Arial"/>
                <w:sz w:val="16"/>
              </w:rPr>
              <w:t>f32</w:t>
            </w:r>
          </w:p>
          <w:p w:rsidR="00B0307A" w:rsidRPr="00FB5C72" w:rsidRDefault="00B0307A">
            <w:pPr>
              <w:spacing w:before="60"/>
              <w:rPr>
                <w:rFonts w:ascii="Arial" w:hAnsi="Arial" w:cs="Arial"/>
                <w:sz w:val="16"/>
              </w:rPr>
            </w:pPr>
            <w:r w:rsidRPr="00FB5C72">
              <w:rPr>
                <w:rFonts w:ascii="Arial" w:hAnsi="Arial" w:cs="Arial"/>
                <w:sz w:val="16"/>
              </w:rPr>
              <w:t>k_PinTrqTmr4H_HwNm_</w:t>
            </w:r>
            <w:r w:rsidR="009F0ACB">
              <w:rPr>
                <w:rFonts w:ascii="Arial" w:hAnsi="Arial" w:cs="Arial"/>
                <w:sz w:val="16"/>
              </w:rPr>
              <w:t>f32</w:t>
            </w:r>
          </w:p>
          <w:p w:rsidR="00B0307A" w:rsidRPr="00FB5C72" w:rsidRDefault="00B0307A">
            <w:pPr>
              <w:spacing w:before="60"/>
              <w:rPr>
                <w:rFonts w:ascii="Arial" w:hAnsi="Arial" w:cs="Arial"/>
                <w:sz w:val="16"/>
              </w:rPr>
            </w:pPr>
            <w:r w:rsidRPr="00FB5C72">
              <w:rPr>
                <w:rFonts w:ascii="Arial" w:hAnsi="Arial" w:cs="Arial"/>
                <w:sz w:val="16"/>
              </w:rPr>
              <w:t>k_Tmr4CntrWindowH_HwDeg_</w:t>
            </w:r>
            <w:r w:rsidR="009F0ACB">
              <w:rPr>
                <w:rFonts w:ascii="Arial" w:hAnsi="Arial" w:cs="Arial"/>
                <w:sz w:val="16"/>
              </w:rPr>
              <w:t>f32</w:t>
            </w:r>
          </w:p>
          <w:p w:rsidR="00B0307A" w:rsidRPr="00FB5C72" w:rsidRDefault="00B0307A">
            <w:pPr>
              <w:spacing w:before="60"/>
              <w:rPr>
                <w:rFonts w:ascii="Arial" w:hAnsi="Arial" w:cs="Arial"/>
                <w:sz w:val="16"/>
              </w:rPr>
            </w:pPr>
            <w:r w:rsidRPr="00FB5C72">
              <w:rPr>
                <w:rFonts w:ascii="Arial" w:hAnsi="Arial" w:cs="Arial"/>
                <w:sz w:val="16"/>
              </w:rPr>
              <w:t>k_AutoCtrTimer4H_</w:t>
            </w:r>
            <w:r w:rsidR="001349E6">
              <w:rPr>
                <w:rFonts w:ascii="Arial" w:hAnsi="Arial" w:cs="Arial"/>
                <w:sz w:val="16"/>
              </w:rPr>
              <w:t>ms</w:t>
            </w:r>
            <w:r w:rsidRPr="00FB5C72">
              <w:rPr>
                <w:rFonts w:ascii="Arial" w:hAnsi="Arial" w:cs="Arial"/>
                <w:sz w:val="16"/>
              </w:rPr>
              <w:t>_</w:t>
            </w:r>
            <w:r w:rsidR="001349E6">
              <w:rPr>
                <w:rFonts w:ascii="Arial" w:hAnsi="Arial" w:cs="Arial"/>
                <w:sz w:val="16"/>
              </w:rPr>
              <w:t>u16</w:t>
            </w:r>
          </w:p>
          <w:p w:rsidR="000911D8" w:rsidRPr="00FB5C72" w:rsidRDefault="000911D8">
            <w:pPr>
              <w:spacing w:before="60"/>
              <w:rPr>
                <w:rFonts w:ascii="Arial" w:hAnsi="Arial" w:cs="Arial"/>
                <w:sz w:val="16"/>
              </w:rPr>
            </w:pPr>
            <w:r w:rsidRPr="00FB5C72">
              <w:rPr>
                <w:rFonts w:ascii="Arial" w:hAnsi="Arial" w:cs="Arial"/>
                <w:sz w:val="16"/>
              </w:rPr>
              <w:t>k_HwPMtrVelT1H_MtrRadpS_</w:t>
            </w:r>
            <w:r w:rsidR="009F0ACB">
              <w:rPr>
                <w:rFonts w:ascii="Arial" w:hAnsi="Arial" w:cs="Arial"/>
                <w:sz w:val="16"/>
              </w:rPr>
              <w:t>f32</w:t>
            </w:r>
          </w:p>
          <w:p w:rsidR="000911D8" w:rsidRPr="00FB5C72" w:rsidRDefault="000911D8">
            <w:pPr>
              <w:spacing w:before="60"/>
              <w:rPr>
                <w:rFonts w:ascii="Arial" w:hAnsi="Arial" w:cs="Arial"/>
                <w:sz w:val="16"/>
              </w:rPr>
            </w:pPr>
            <w:r w:rsidRPr="00FB5C72">
              <w:rPr>
                <w:rFonts w:ascii="Arial" w:hAnsi="Arial" w:cs="Arial"/>
                <w:sz w:val="16"/>
              </w:rPr>
              <w:t>k_HwPVehSpdT1H_Kph_</w:t>
            </w:r>
            <w:r w:rsidR="009F0ACB">
              <w:rPr>
                <w:rFonts w:ascii="Arial" w:hAnsi="Arial" w:cs="Arial"/>
                <w:sz w:val="16"/>
              </w:rPr>
              <w:t>f32</w:t>
            </w:r>
          </w:p>
          <w:p w:rsidR="000911D8" w:rsidRPr="00FB5C72" w:rsidRDefault="000911D8">
            <w:pPr>
              <w:spacing w:before="60"/>
              <w:rPr>
                <w:rFonts w:ascii="Arial" w:hAnsi="Arial" w:cs="Arial"/>
                <w:sz w:val="16"/>
              </w:rPr>
            </w:pPr>
            <w:r w:rsidRPr="00FB5C72">
              <w:rPr>
                <w:rFonts w:ascii="Arial" w:hAnsi="Arial" w:cs="Arial"/>
                <w:sz w:val="16"/>
              </w:rPr>
              <w:t>k_HwPPinionTrqT1H_HwNm_</w:t>
            </w:r>
            <w:r w:rsidR="009F0ACB">
              <w:rPr>
                <w:rFonts w:ascii="Arial" w:hAnsi="Arial" w:cs="Arial"/>
                <w:sz w:val="16"/>
              </w:rPr>
              <w:t>f32</w:t>
            </w:r>
          </w:p>
          <w:p w:rsidR="000911D8" w:rsidRPr="00FB5C72" w:rsidRDefault="000911D8">
            <w:pPr>
              <w:spacing w:before="60"/>
              <w:rPr>
                <w:rFonts w:ascii="Arial" w:hAnsi="Arial" w:cs="Arial"/>
                <w:sz w:val="16"/>
              </w:rPr>
            </w:pPr>
            <w:r w:rsidRPr="00FB5C72">
              <w:rPr>
                <w:rFonts w:ascii="Arial" w:hAnsi="Arial" w:cs="Arial"/>
                <w:sz w:val="16"/>
              </w:rPr>
              <w:t>k_HwPTimer1MaxH_</w:t>
            </w:r>
            <w:r w:rsidR="001349E6">
              <w:rPr>
                <w:rFonts w:ascii="Arial" w:hAnsi="Arial" w:cs="Arial"/>
                <w:sz w:val="16"/>
              </w:rPr>
              <w:t>ms</w:t>
            </w:r>
            <w:r w:rsidRPr="00FB5C72">
              <w:rPr>
                <w:rFonts w:ascii="Arial" w:hAnsi="Arial" w:cs="Arial"/>
                <w:sz w:val="16"/>
              </w:rPr>
              <w:t>_</w:t>
            </w:r>
            <w:r w:rsidR="001349E6">
              <w:rPr>
                <w:rFonts w:ascii="Arial" w:hAnsi="Arial" w:cs="Arial"/>
                <w:sz w:val="16"/>
              </w:rPr>
              <w:t>u16</w:t>
            </w:r>
          </w:p>
          <w:p w:rsidR="000911D8" w:rsidRPr="00FB5C72" w:rsidRDefault="000911D8">
            <w:pPr>
              <w:spacing w:before="60"/>
              <w:rPr>
                <w:rFonts w:ascii="Arial" w:hAnsi="Arial" w:cs="Arial"/>
                <w:sz w:val="16"/>
              </w:rPr>
            </w:pPr>
            <w:r w:rsidRPr="00FB5C72">
              <w:rPr>
                <w:rFonts w:ascii="Arial" w:hAnsi="Arial" w:cs="Arial"/>
                <w:sz w:val="16"/>
              </w:rPr>
              <w:t>k_HwPWindowCalH_HwDeg_</w:t>
            </w:r>
            <w:r w:rsidR="009F0ACB">
              <w:rPr>
                <w:rFonts w:ascii="Arial" w:hAnsi="Arial" w:cs="Arial"/>
                <w:sz w:val="16"/>
              </w:rPr>
              <w:t>f32</w:t>
            </w:r>
          </w:p>
          <w:p w:rsidR="000911D8" w:rsidRPr="00FB5C72" w:rsidRDefault="000911D8">
            <w:pPr>
              <w:spacing w:before="60"/>
              <w:rPr>
                <w:rFonts w:ascii="Arial" w:hAnsi="Arial" w:cs="Arial"/>
                <w:sz w:val="16"/>
              </w:rPr>
            </w:pPr>
            <w:r w:rsidRPr="00FB5C72">
              <w:rPr>
                <w:rFonts w:ascii="Arial" w:hAnsi="Arial" w:cs="Arial"/>
                <w:sz w:val="16"/>
              </w:rPr>
              <w:t>k_HwPFilter1KnH_</w:t>
            </w:r>
            <w:r w:rsidR="009F0ACB">
              <w:rPr>
                <w:rFonts w:ascii="Arial" w:hAnsi="Arial" w:cs="Arial"/>
                <w:sz w:val="16"/>
              </w:rPr>
              <w:t>Hz</w:t>
            </w:r>
            <w:r w:rsidRPr="00FB5C72">
              <w:rPr>
                <w:rFonts w:ascii="Arial" w:hAnsi="Arial" w:cs="Arial"/>
                <w:sz w:val="16"/>
              </w:rPr>
              <w:t>_</w:t>
            </w:r>
            <w:r w:rsidR="009F0ACB">
              <w:rPr>
                <w:rFonts w:ascii="Arial" w:hAnsi="Arial" w:cs="Arial"/>
                <w:sz w:val="16"/>
              </w:rPr>
              <w:t>f32</w:t>
            </w:r>
          </w:p>
          <w:p w:rsidR="000911D8" w:rsidRPr="00FB5C72" w:rsidRDefault="000911D8">
            <w:pPr>
              <w:spacing w:before="60"/>
              <w:rPr>
                <w:rFonts w:ascii="Arial" w:hAnsi="Arial" w:cs="Arial"/>
                <w:sz w:val="16"/>
              </w:rPr>
            </w:pPr>
            <w:r w:rsidRPr="00FB5C72">
              <w:rPr>
                <w:rFonts w:ascii="Arial" w:hAnsi="Arial" w:cs="Arial"/>
                <w:sz w:val="16"/>
              </w:rPr>
              <w:t>k_HwPFilter2KnH_</w:t>
            </w:r>
            <w:r w:rsidR="009F0ACB">
              <w:rPr>
                <w:rFonts w:ascii="Arial" w:hAnsi="Arial" w:cs="Arial"/>
                <w:sz w:val="16"/>
              </w:rPr>
              <w:t>Hz</w:t>
            </w:r>
            <w:r w:rsidRPr="00FB5C72">
              <w:rPr>
                <w:rFonts w:ascii="Arial" w:hAnsi="Arial" w:cs="Arial"/>
                <w:sz w:val="16"/>
              </w:rPr>
              <w:t>_</w:t>
            </w:r>
            <w:r w:rsidR="009F0ACB">
              <w:rPr>
                <w:rFonts w:ascii="Arial" w:hAnsi="Arial" w:cs="Arial"/>
                <w:sz w:val="16"/>
              </w:rPr>
              <w:t>f32</w:t>
            </w:r>
          </w:p>
          <w:p w:rsidR="000911D8" w:rsidRPr="00FB5C72" w:rsidRDefault="000911D8">
            <w:pPr>
              <w:spacing w:before="60"/>
              <w:rPr>
                <w:rFonts w:ascii="Arial" w:hAnsi="Arial" w:cs="Arial"/>
                <w:sz w:val="16"/>
              </w:rPr>
            </w:pPr>
            <w:r w:rsidRPr="00FB5C72">
              <w:rPr>
                <w:rFonts w:ascii="Arial" w:hAnsi="Arial" w:cs="Arial"/>
                <w:sz w:val="16"/>
              </w:rPr>
              <w:t>k_HiSpdAcAuth_Uls_</w:t>
            </w:r>
            <w:r w:rsidR="009F0ACB">
              <w:rPr>
                <w:rFonts w:ascii="Arial" w:hAnsi="Arial" w:cs="Arial"/>
                <w:sz w:val="16"/>
              </w:rPr>
              <w:t>f32</w:t>
            </w:r>
          </w:p>
          <w:p w:rsidR="000911D8" w:rsidRPr="00FB5C72" w:rsidRDefault="000911D8">
            <w:pPr>
              <w:spacing w:before="60"/>
              <w:rPr>
                <w:rFonts w:ascii="Arial" w:hAnsi="Arial" w:cs="Arial"/>
                <w:sz w:val="16"/>
              </w:rPr>
            </w:pPr>
            <w:r w:rsidRPr="00FB5C72">
              <w:rPr>
                <w:rFonts w:ascii="Arial" w:hAnsi="Arial" w:cs="Arial"/>
                <w:sz w:val="16"/>
              </w:rPr>
              <w:t>k_HwPTmr2MaxHiSpd_</w:t>
            </w:r>
            <w:r w:rsidR="001349E6">
              <w:rPr>
                <w:rFonts w:ascii="Arial" w:hAnsi="Arial" w:cs="Arial"/>
                <w:sz w:val="16"/>
              </w:rPr>
              <w:t>ms</w:t>
            </w:r>
            <w:r w:rsidRPr="00FB5C72">
              <w:rPr>
                <w:rFonts w:ascii="Arial" w:hAnsi="Arial" w:cs="Arial"/>
                <w:sz w:val="16"/>
              </w:rPr>
              <w:t>_</w:t>
            </w:r>
            <w:r w:rsidR="001349E6">
              <w:rPr>
                <w:rFonts w:ascii="Arial" w:hAnsi="Arial" w:cs="Arial"/>
                <w:sz w:val="16"/>
              </w:rPr>
              <w:t>u16</w:t>
            </w:r>
          </w:p>
          <w:p w:rsidR="00B0307A" w:rsidRPr="00FB5C72" w:rsidRDefault="00B0307A">
            <w:pPr>
              <w:spacing w:before="60"/>
              <w:rPr>
                <w:rFonts w:ascii="Arial" w:hAnsi="Arial" w:cs="Arial"/>
                <w:sz w:val="16"/>
              </w:rPr>
            </w:pPr>
            <w:r w:rsidRPr="00FB5C72">
              <w:rPr>
                <w:rFonts w:ascii="Arial" w:hAnsi="Arial" w:cs="Arial"/>
                <w:sz w:val="16"/>
              </w:rPr>
              <w:t>t_MtrPosComplTblX_MtrNm_u8p8[6]</w:t>
            </w:r>
          </w:p>
          <w:p w:rsidR="00B0307A" w:rsidRPr="00FB5C72" w:rsidRDefault="00B0307A">
            <w:pPr>
              <w:spacing w:before="60"/>
              <w:rPr>
                <w:rFonts w:ascii="Arial" w:hAnsi="Arial" w:cs="Arial"/>
                <w:sz w:val="16"/>
              </w:rPr>
            </w:pPr>
            <w:r w:rsidRPr="00FB5C72">
              <w:rPr>
                <w:rFonts w:ascii="Arial" w:hAnsi="Arial" w:cs="Arial"/>
                <w:sz w:val="16"/>
              </w:rPr>
              <w:t>t_MtrPosComplTblY_HwDegpMtrNm_u6p10[6]</w:t>
            </w:r>
          </w:p>
          <w:p w:rsidR="00B0307A" w:rsidRPr="00FB5C72" w:rsidRDefault="00B0307A">
            <w:pPr>
              <w:spacing w:before="60"/>
              <w:rPr>
                <w:rFonts w:ascii="Arial" w:hAnsi="Arial" w:cs="Arial"/>
                <w:sz w:val="16"/>
              </w:rPr>
            </w:pPr>
            <w:r w:rsidRPr="00FB5C72">
              <w:rPr>
                <w:rFonts w:ascii="Arial" w:hAnsi="Arial" w:cs="Arial"/>
                <w:sz w:val="16"/>
              </w:rPr>
              <w:t>k_RbstPosLPFKn_</w:t>
            </w:r>
            <w:r w:rsidR="009F0ACB">
              <w:rPr>
                <w:rFonts w:ascii="Arial" w:hAnsi="Arial" w:cs="Arial"/>
                <w:sz w:val="16"/>
              </w:rPr>
              <w:t>Hz</w:t>
            </w:r>
            <w:r w:rsidRPr="00FB5C72">
              <w:rPr>
                <w:rFonts w:ascii="Arial" w:hAnsi="Arial" w:cs="Arial"/>
                <w:sz w:val="16"/>
              </w:rPr>
              <w:t>_</w:t>
            </w:r>
            <w:r w:rsidR="009F0ACB">
              <w:rPr>
                <w:rFonts w:ascii="Arial" w:hAnsi="Arial" w:cs="Arial"/>
                <w:sz w:val="16"/>
              </w:rPr>
              <w:t>f32</w:t>
            </w:r>
          </w:p>
          <w:p w:rsidR="00B0307A" w:rsidRPr="00FB5C72" w:rsidRDefault="00B0307A">
            <w:pPr>
              <w:spacing w:before="60"/>
              <w:rPr>
                <w:rFonts w:ascii="Arial" w:hAnsi="Arial" w:cs="Arial"/>
                <w:sz w:val="16"/>
              </w:rPr>
            </w:pPr>
            <w:r w:rsidRPr="00FB5C72">
              <w:rPr>
                <w:rFonts w:ascii="Arial" w:hAnsi="Arial" w:cs="Arial"/>
                <w:sz w:val="16"/>
              </w:rPr>
              <w:t>k_KinmIntDiagMaxRackLmt_HwDeg_f32</w:t>
            </w:r>
          </w:p>
          <w:p w:rsidR="00B0307A" w:rsidRPr="00FB5C72" w:rsidRDefault="00B0307A">
            <w:pPr>
              <w:spacing w:before="60"/>
              <w:rPr>
                <w:rFonts w:ascii="Arial" w:hAnsi="Arial" w:cs="Arial"/>
                <w:sz w:val="16"/>
              </w:rPr>
            </w:pPr>
            <w:r w:rsidRPr="00FB5C72">
              <w:rPr>
                <w:rFonts w:ascii="Arial" w:hAnsi="Arial" w:cs="Arial"/>
                <w:sz w:val="16"/>
              </w:rPr>
              <w:t>k_HwPosOpLPFError_HwDeg_</w:t>
            </w:r>
            <w:r w:rsidR="009F0ACB">
              <w:rPr>
                <w:rFonts w:ascii="Arial" w:hAnsi="Arial" w:cs="Arial"/>
                <w:sz w:val="16"/>
              </w:rPr>
              <w:t>f32</w:t>
            </w:r>
          </w:p>
          <w:p w:rsidR="00517458" w:rsidRDefault="00B0307A" w:rsidP="009F0ACB">
            <w:pPr>
              <w:spacing w:before="60"/>
              <w:rPr>
                <w:rFonts w:ascii="Arial" w:hAnsi="Arial" w:cs="Arial"/>
                <w:sz w:val="16"/>
              </w:rPr>
            </w:pPr>
            <w:r w:rsidRPr="00FB5C72">
              <w:rPr>
                <w:rFonts w:ascii="Arial" w:hAnsi="Arial" w:cs="Arial"/>
                <w:sz w:val="16"/>
              </w:rPr>
              <w:lastRenderedPageBreak/>
              <w:t>k_HwPosAuthorityStep_Uls_</w:t>
            </w:r>
            <w:r w:rsidR="009F0ACB">
              <w:rPr>
                <w:rFonts w:ascii="Arial" w:hAnsi="Arial" w:cs="Arial"/>
                <w:sz w:val="16"/>
              </w:rPr>
              <w:t>f32</w:t>
            </w:r>
          </w:p>
          <w:p w:rsidR="00517458" w:rsidRPr="00FB5C72" w:rsidRDefault="00517458" w:rsidP="009F0ACB">
            <w:pPr>
              <w:spacing w:before="60"/>
              <w:rPr>
                <w:rFonts w:ascii="Arial" w:hAnsi="Arial" w:cs="Arial"/>
                <w:sz w:val="16"/>
              </w:rPr>
            </w:pPr>
          </w:p>
        </w:tc>
      </w:tr>
      <w:tr w:rsidR="000911D8" w:rsidRPr="00FB5C72" w:rsidTr="00050B66">
        <w:trPr>
          <w:trHeight w:val="341"/>
          <w:jc w:val="center"/>
        </w:trPr>
        <w:tc>
          <w:tcPr>
            <w:tcW w:w="4516" w:type="dxa"/>
            <w:tcBorders>
              <w:top w:val="nil"/>
              <w:left w:val="single" w:sz="6" w:space="0" w:color="auto"/>
              <w:bottom w:val="nil"/>
              <w:right w:val="single" w:sz="6" w:space="0" w:color="auto"/>
            </w:tcBorders>
          </w:tcPr>
          <w:p w:rsidR="000911D8" w:rsidRPr="00FB5C72" w:rsidRDefault="00050B66" w:rsidP="000911D8">
            <w:pPr>
              <w:spacing w:before="60"/>
              <w:rPr>
                <w:rFonts w:ascii="Arial" w:hAnsi="Arial" w:cs="Arial"/>
                <w:sz w:val="16"/>
              </w:rPr>
            </w:pPr>
            <w:r>
              <w:rPr>
                <w:rFonts w:ascii="Arial" w:hAnsi="Arial" w:cs="Arial"/>
                <w:color w:val="222222"/>
                <w:sz w:val="15"/>
                <w:szCs w:val="15"/>
                <w:shd w:val="clear" w:color="auto" w:fill="FFFFFF"/>
              </w:rPr>
              <w:lastRenderedPageBreak/>
              <w:t>k_ScomHwPosAuth_Uls_</w:t>
            </w:r>
            <w:r w:rsidR="000C1043">
              <w:rPr>
                <w:rFonts w:ascii="Arial" w:hAnsi="Arial" w:cs="Arial"/>
                <w:color w:val="222222"/>
                <w:sz w:val="15"/>
                <w:szCs w:val="15"/>
                <w:shd w:val="clear" w:color="auto" w:fill="FFFFFF"/>
              </w:rPr>
              <w:t>f32</w:t>
            </w:r>
          </w:p>
        </w:tc>
      </w:tr>
      <w:tr w:rsidR="00050B66" w:rsidRPr="00FB5C72" w:rsidTr="00050B66">
        <w:trPr>
          <w:trHeight w:val="341"/>
          <w:jc w:val="center"/>
        </w:trPr>
        <w:tc>
          <w:tcPr>
            <w:tcW w:w="4516" w:type="dxa"/>
            <w:tcBorders>
              <w:top w:val="nil"/>
              <w:left w:val="single" w:sz="6" w:space="0" w:color="auto"/>
              <w:bottom w:val="nil"/>
              <w:right w:val="single" w:sz="6" w:space="0" w:color="auto"/>
            </w:tcBorders>
          </w:tcPr>
          <w:p w:rsidR="00050B66" w:rsidRDefault="00050B66" w:rsidP="000911D8">
            <w:pPr>
              <w:spacing w:before="60"/>
              <w:rPr>
                <w:rFonts w:ascii="Arial" w:hAnsi="Arial" w:cs="Arial"/>
                <w:color w:val="222222"/>
                <w:sz w:val="15"/>
                <w:szCs w:val="15"/>
                <w:shd w:val="clear" w:color="auto" w:fill="FFFFFF"/>
              </w:rPr>
            </w:pPr>
            <w:r>
              <w:rPr>
                <w:rFonts w:ascii="Arial" w:hAnsi="Arial" w:cs="Arial"/>
                <w:color w:val="222222"/>
                <w:sz w:val="15"/>
                <w:szCs w:val="15"/>
                <w:shd w:val="clear" w:color="auto" w:fill="FFFFFF"/>
              </w:rPr>
              <w:t>k_HwPosVehStabilityTime_mS_u16</w:t>
            </w:r>
          </w:p>
        </w:tc>
      </w:tr>
      <w:tr w:rsidR="00050B66" w:rsidRPr="00FB5C72" w:rsidTr="00050B66">
        <w:trPr>
          <w:trHeight w:val="341"/>
          <w:jc w:val="center"/>
        </w:trPr>
        <w:tc>
          <w:tcPr>
            <w:tcW w:w="4516" w:type="dxa"/>
            <w:tcBorders>
              <w:top w:val="nil"/>
              <w:left w:val="single" w:sz="6" w:space="0" w:color="auto"/>
              <w:bottom w:val="nil"/>
              <w:right w:val="single" w:sz="6" w:space="0" w:color="auto"/>
            </w:tcBorders>
          </w:tcPr>
          <w:p w:rsidR="00050B66" w:rsidRDefault="00050B66" w:rsidP="000911D8">
            <w:pPr>
              <w:spacing w:before="60"/>
              <w:rPr>
                <w:rFonts w:ascii="Arial" w:hAnsi="Arial" w:cs="Arial"/>
                <w:color w:val="222222"/>
                <w:sz w:val="15"/>
                <w:szCs w:val="15"/>
                <w:shd w:val="clear" w:color="auto" w:fill="FFFFFF"/>
              </w:rPr>
            </w:pPr>
            <w:r>
              <w:rPr>
                <w:rFonts w:ascii="Arial" w:hAnsi="Arial" w:cs="Arial"/>
                <w:color w:val="222222"/>
                <w:sz w:val="15"/>
                <w:szCs w:val="15"/>
                <w:shd w:val="clear" w:color="auto" w:fill="FFFFFF"/>
              </w:rPr>
              <w:t>k_HwPosVehStabilityTrqCmd_MtrNm_f32</w:t>
            </w:r>
          </w:p>
        </w:tc>
      </w:tr>
      <w:tr w:rsidR="00050B66" w:rsidRPr="00FB5C72" w:rsidTr="00050B66">
        <w:trPr>
          <w:trHeight w:val="341"/>
          <w:jc w:val="center"/>
        </w:trPr>
        <w:tc>
          <w:tcPr>
            <w:tcW w:w="4516" w:type="dxa"/>
            <w:tcBorders>
              <w:top w:val="nil"/>
              <w:left w:val="single" w:sz="6" w:space="0" w:color="auto"/>
              <w:bottom w:val="nil"/>
              <w:right w:val="single" w:sz="6" w:space="0" w:color="auto"/>
            </w:tcBorders>
          </w:tcPr>
          <w:p w:rsidR="00050B66" w:rsidRDefault="00050B66" w:rsidP="000911D8">
            <w:pPr>
              <w:spacing w:before="60"/>
              <w:rPr>
                <w:rFonts w:ascii="Arial" w:hAnsi="Arial" w:cs="Arial"/>
                <w:color w:val="222222"/>
                <w:sz w:val="15"/>
                <w:szCs w:val="15"/>
                <w:shd w:val="clear" w:color="auto" w:fill="FFFFFF"/>
              </w:rPr>
            </w:pPr>
            <w:r>
              <w:rPr>
                <w:rFonts w:ascii="Arial" w:hAnsi="Arial" w:cs="Arial"/>
                <w:color w:val="222222"/>
                <w:sz w:val="15"/>
                <w:szCs w:val="15"/>
                <w:shd w:val="clear" w:color="auto" w:fill="FFFFFF"/>
              </w:rPr>
              <w:t>k_HwPosVehStabilityHwTrq_HwNm_f32</w:t>
            </w:r>
          </w:p>
        </w:tc>
      </w:tr>
      <w:tr w:rsidR="00050B66" w:rsidRPr="00FB5C72" w:rsidTr="00050B66">
        <w:trPr>
          <w:trHeight w:val="341"/>
          <w:jc w:val="center"/>
        </w:trPr>
        <w:tc>
          <w:tcPr>
            <w:tcW w:w="4516" w:type="dxa"/>
            <w:tcBorders>
              <w:top w:val="nil"/>
              <w:left w:val="single" w:sz="6" w:space="0" w:color="auto"/>
              <w:bottom w:val="nil"/>
              <w:right w:val="single" w:sz="6" w:space="0" w:color="auto"/>
            </w:tcBorders>
          </w:tcPr>
          <w:p w:rsidR="00050B66" w:rsidRDefault="00050B66" w:rsidP="000911D8">
            <w:pPr>
              <w:spacing w:before="60"/>
              <w:rPr>
                <w:rFonts w:ascii="Arial" w:hAnsi="Arial" w:cs="Arial"/>
                <w:color w:val="222222"/>
                <w:sz w:val="15"/>
                <w:szCs w:val="15"/>
                <w:shd w:val="clear" w:color="auto" w:fill="FFFFFF"/>
              </w:rPr>
            </w:pPr>
            <w:r>
              <w:rPr>
                <w:rFonts w:ascii="Arial" w:hAnsi="Arial" w:cs="Arial"/>
                <w:color w:val="222222"/>
                <w:sz w:val="15"/>
                <w:szCs w:val="15"/>
                <w:shd w:val="clear" w:color="auto" w:fill="FFFFFF"/>
              </w:rPr>
              <w:t>k_HwPosVehStabilityMtrVel_MtrRadpS_f32</w:t>
            </w:r>
          </w:p>
        </w:tc>
      </w:tr>
      <w:tr w:rsidR="00050B66" w:rsidRPr="00FB5C72" w:rsidTr="009B60C9">
        <w:trPr>
          <w:trHeight w:val="341"/>
          <w:jc w:val="center"/>
        </w:trPr>
        <w:tc>
          <w:tcPr>
            <w:tcW w:w="4516" w:type="dxa"/>
            <w:tcBorders>
              <w:top w:val="nil"/>
              <w:left w:val="single" w:sz="6" w:space="0" w:color="auto"/>
              <w:bottom w:val="single" w:sz="6" w:space="0" w:color="auto"/>
              <w:right w:val="single" w:sz="6" w:space="0" w:color="auto"/>
            </w:tcBorders>
          </w:tcPr>
          <w:p w:rsidR="00050B66" w:rsidRDefault="000C1043" w:rsidP="000911D8">
            <w:pPr>
              <w:spacing w:before="60"/>
              <w:rPr>
                <w:rFonts w:ascii="Arial" w:hAnsi="Arial" w:cs="Arial"/>
                <w:color w:val="222222"/>
                <w:sz w:val="15"/>
                <w:szCs w:val="15"/>
                <w:shd w:val="clear" w:color="auto" w:fill="FFFFFF"/>
              </w:rPr>
            </w:pPr>
            <w:r>
              <w:rPr>
                <w:rFonts w:ascii="Arial" w:hAnsi="Arial" w:cs="Arial"/>
                <w:color w:val="222222"/>
                <w:sz w:val="15"/>
                <w:szCs w:val="15"/>
                <w:shd w:val="clear" w:color="auto" w:fill="FFFFFF"/>
              </w:rPr>
              <w:t>k_VdynToScomMaxErr_HwDeg_f32</w:t>
            </w:r>
          </w:p>
        </w:tc>
      </w:tr>
    </w:tbl>
    <w:p w:rsidR="004A781C" w:rsidRPr="00FB5C72" w:rsidRDefault="004A781C">
      <w:pPr>
        <w:pStyle w:val="Heading2"/>
      </w:pPr>
      <w:proofErr w:type="gramStart"/>
      <w:r w:rsidRPr="00FB5C72">
        <w:lastRenderedPageBreak/>
        <w:t>Program(</w:t>
      </w:r>
      <w:proofErr w:type="gramEnd"/>
      <w:r w:rsidRPr="00FB5C72">
        <w:t>fixed) Constants</w:t>
      </w:r>
    </w:p>
    <w:p w:rsidR="004A781C" w:rsidRPr="00FB5C72" w:rsidRDefault="004A781C">
      <w:pPr>
        <w:pStyle w:val="Heading3"/>
      </w:pPr>
      <w:r w:rsidRPr="00FB5C72">
        <w:t>Embedded Constants</w:t>
      </w:r>
    </w:p>
    <w:p w:rsidR="004A781C" w:rsidRPr="00FB5C72" w:rsidRDefault="004A781C">
      <w:r w:rsidRPr="00FB5C72">
        <w:t xml:space="preserve">All embedded constants whose values are provided in Eng units will be evaluated to the equivalent counts by using the </w:t>
      </w:r>
      <w:proofErr w:type="spellStart"/>
      <w:r w:rsidRPr="00FB5C72">
        <w:t>FPM_InitFixedPoint_</w:t>
      </w:r>
      <w:proofErr w:type="gramStart"/>
      <w:r w:rsidRPr="00FB5C72">
        <w:t>m</w:t>
      </w:r>
      <w:proofErr w:type="spellEnd"/>
      <w:r w:rsidRPr="00FB5C72">
        <w:t>(</w:t>
      </w:r>
      <w:proofErr w:type="gramEnd"/>
      <w:r w:rsidRPr="00FB5C72">
        <w:t xml:space="preserve">) macro within the #define statement.  </w:t>
      </w:r>
    </w:p>
    <w:p w:rsidR="004A781C" w:rsidRPr="00FB5C72" w:rsidRDefault="004A781C">
      <w:pPr>
        <w:pStyle w:val="Heading4"/>
      </w:pPr>
      <w:r w:rsidRPr="00FB5C72">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888"/>
        <w:gridCol w:w="1680"/>
        <w:gridCol w:w="1680"/>
        <w:gridCol w:w="1680"/>
      </w:tblGrid>
      <w:tr w:rsidR="00DE4889" w:rsidRPr="00FB5C72" w:rsidTr="008F259A">
        <w:tc>
          <w:tcPr>
            <w:tcW w:w="3888" w:type="dxa"/>
            <w:tcBorders>
              <w:top w:val="single" w:sz="6" w:space="0" w:color="auto"/>
              <w:left w:val="single" w:sz="6" w:space="0" w:color="auto"/>
              <w:bottom w:val="single" w:sz="6" w:space="0" w:color="auto"/>
              <w:right w:val="single" w:sz="6" w:space="0" w:color="auto"/>
            </w:tcBorders>
            <w:shd w:val="pct30" w:color="FFFF00" w:fill="FFFFFF"/>
          </w:tcPr>
          <w:p w:rsidR="00DE4889" w:rsidRPr="00FB5C72" w:rsidRDefault="00DE4889" w:rsidP="008F259A">
            <w:pPr>
              <w:spacing w:before="60"/>
              <w:jc w:val="center"/>
              <w:rPr>
                <w:rFonts w:ascii="Arial" w:hAnsi="Arial" w:cs="Arial"/>
                <w:sz w:val="16"/>
              </w:rPr>
            </w:pPr>
            <w:r w:rsidRPr="00FB5C72">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Pr="00FB5C72" w:rsidRDefault="00DE4889" w:rsidP="008F259A">
            <w:pPr>
              <w:spacing w:before="60"/>
              <w:jc w:val="center"/>
              <w:rPr>
                <w:rFonts w:ascii="Arial" w:hAnsi="Arial" w:cs="Arial"/>
                <w:sz w:val="16"/>
              </w:rPr>
            </w:pPr>
            <w:r w:rsidRPr="00FB5C72">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Pr="00FB5C72" w:rsidRDefault="00DE4889" w:rsidP="008F259A">
            <w:pPr>
              <w:spacing w:before="60"/>
              <w:jc w:val="center"/>
              <w:rPr>
                <w:rFonts w:ascii="Arial" w:hAnsi="Arial" w:cs="Arial"/>
                <w:sz w:val="16"/>
              </w:rPr>
            </w:pPr>
            <w:r w:rsidRPr="00FB5C72">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Pr="00FB5C72" w:rsidRDefault="00DE4889" w:rsidP="008F259A">
            <w:pPr>
              <w:spacing w:before="60"/>
              <w:jc w:val="center"/>
              <w:rPr>
                <w:rFonts w:ascii="Arial" w:hAnsi="Arial" w:cs="Arial"/>
                <w:sz w:val="16"/>
              </w:rPr>
            </w:pPr>
            <w:r w:rsidRPr="00FB5C72">
              <w:rPr>
                <w:rFonts w:ascii="Arial" w:hAnsi="Arial" w:cs="Arial"/>
                <w:sz w:val="16"/>
              </w:rPr>
              <w:t>Value</w:t>
            </w:r>
          </w:p>
        </w:tc>
      </w:tr>
      <w:tr w:rsidR="00411FC9" w:rsidRPr="00FB5C72" w:rsidTr="00DB1FCA">
        <w:tc>
          <w:tcPr>
            <w:tcW w:w="3888" w:type="dxa"/>
            <w:tcBorders>
              <w:top w:val="single" w:sz="6" w:space="0" w:color="auto"/>
              <w:left w:val="single" w:sz="6" w:space="0" w:color="auto"/>
              <w:bottom w:val="single" w:sz="6" w:space="0" w:color="auto"/>
              <w:right w:val="single" w:sz="6" w:space="0" w:color="auto"/>
            </w:tcBorders>
          </w:tcPr>
          <w:p w:rsidR="00411FC9" w:rsidRPr="00FB5C72" w:rsidRDefault="00411FC9" w:rsidP="00DB1FCA">
            <w:pPr>
              <w:spacing w:before="60"/>
              <w:rPr>
                <w:rFonts w:ascii="Arial" w:hAnsi="Arial" w:cs="Arial"/>
                <w:sz w:val="16"/>
                <w:szCs w:val="16"/>
              </w:rPr>
            </w:pPr>
            <w:r w:rsidRPr="00FB5C72">
              <w:rPr>
                <w:rFonts w:ascii="Arial" w:hAnsi="Arial" w:cs="Arial"/>
                <w:sz w:val="16"/>
                <w:szCs w:val="16"/>
              </w:rPr>
              <w:t>D_ABSPOSLOLMT_HWDEG_F32</w:t>
            </w:r>
          </w:p>
        </w:tc>
        <w:tc>
          <w:tcPr>
            <w:tcW w:w="1680" w:type="dxa"/>
            <w:tcBorders>
              <w:top w:val="single" w:sz="6" w:space="0" w:color="auto"/>
              <w:left w:val="single" w:sz="6" w:space="0" w:color="auto"/>
              <w:bottom w:val="single" w:sz="6" w:space="0" w:color="auto"/>
              <w:right w:val="single" w:sz="6" w:space="0" w:color="auto"/>
            </w:tcBorders>
          </w:tcPr>
          <w:p w:rsidR="00411FC9" w:rsidRPr="00FB5C72" w:rsidRDefault="00411FC9" w:rsidP="00DB1FCA">
            <w:pPr>
              <w:spacing w:before="60"/>
              <w:rPr>
                <w:rFonts w:ascii="Arial" w:hAnsi="Arial" w:cs="Arial"/>
                <w:sz w:val="16"/>
              </w:rPr>
            </w:pPr>
            <w:r w:rsidRPr="00FB5C72">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411FC9" w:rsidRPr="00FB5C72" w:rsidRDefault="00411FC9" w:rsidP="00DB1FCA">
            <w:pPr>
              <w:spacing w:before="60"/>
              <w:rPr>
                <w:rFonts w:ascii="Arial" w:hAnsi="Arial" w:cs="Arial"/>
                <w:sz w:val="16"/>
              </w:rPr>
            </w:pPr>
            <w:r w:rsidRPr="00FB5C72">
              <w:rPr>
                <w:rFonts w:ascii="Arial" w:hAnsi="Arial" w:cs="Arial"/>
                <w:sz w:val="16"/>
              </w:rPr>
              <w:t>HWDEG</w:t>
            </w:r>
          </w:p>
        </w:tc>
        <w:tc>
          <w:tcPr>
            <w:tcW w:w="1680" w:type="dxa"/>
            <w:tcBorders>
              <w:top w:val="single" w:sz="6" w:space="0" w:color="auto"/>
              <w:left w:val="single" w:sz="6" w:space="0" w:color="auto"/>
              <w:bottom w:val="single" w:sz="6" w:space="0" w:color="auto"/>
              <w:right w:val="single" w:sz="6" w:space="0" w:color="auto"/>
            </w:tcBorders>
          </w:tcPr>
          <w:p w:rsidR="00411FC9" w:rsidRPr="00FB5C72" w:rsidRDefault="00411FC9" w:rsidP="00F813A1">
            <w:pPr>
              <w:spacing w:before="60"/>
              <w:rPr>
                <w:rFonts w:ascii="Arial" w:hAnsi="Arial" w:cs="Arial"/>
                <w:sz w:val="16"/>
              </w:rPr>
            </w:pPr>
            <w:r w:rsidRPr="00FB5C72">
              <w:rPr>
                <w:rFonts w:ascii="Arial" w:hAnsi="Arial" w:cs="Arial"/>
                <w:sz w:val="16"/>
              </w:rPr>
              <w:t>-1</w:t>
            </w:r>
            <w:r w:rsidR="00F813A1">
              <w:rPr>
                <w:rFonts w:ascii="Arial" w:hAnsi="Arial" w:cs="Arial"/>
                <w:sz w:val="16"/>
              </w:rPr>
              <w:t>620</w:t>
            </w:r>
          </w:p>
        </w:tc>
      </w:tr>
      <w:tr w:rsidR="00411FC9" w:rsidRPr="00FB5C72" w:rsidTr="00DB1FCA">
        <w:tc>
          <w:tcPr>
            <w:tcW w:w="3888" w:type="dxa"/>
            <w:tcBorders>
              <w:top w:val="single" w:sz="6" w:space="0" w:color="auto"/>
              <w:left w:val="single" w:sz="6" w:space="0" w:color="auto"/>
              <w:bottom w:val="single" w:sz="6" w:space="0" w:color="auto"/>
              <w:right w:val="single" w:sz="6" w:space="0" w:color="auto"/>
            </w:tcBorders>
          </w:tcPr>
          <w:p w:rsidR="00411FC9" w:rsidRPr="00FB5C72" w:rsidRDefault="00411FC9" w:rsidP="00DB1FCA">
            <w:pPr>
              <w:spacing w:before="60"/>
              <w:rPr>
                <w:rFonts w:ascii="Arial" w:hAnsi="Arial" w:cs="Arial"/>
                <w:sz w:val="16"/>
                <w:szCs w:val="16"/>
              </w:rPr>
            </w:pPr>
            <w:r w:rsidRPr="00FB5C72">
              <w:rPr>
                <w:rFonts w:ascii="Arial" w:hAnsi="Arial" w:cs="Arial"/>
                <w:sz w:val="16"/>
                <w:szCs w:val="16"/>
              </w:rPr>
              <w:t>D_ABSPOSHILMT_HWDEG_F32</w:t>
            </w:r>
          </w:p>
        </w:tc>
        <w:tc>
          <w:tcPr>
            <w:tcW w:w="1680" w:type="dxa"/>
            <w:tcBorders>
              <w:top w:val="single" w:sz="6" w:space="0" w:color="auto"/>
              <w:left w:val="single" w:sz="6" w:space="0" w:color="auto"/>
              <w:bottom w:val="single" w:sz="6" w:space="0" w:color="auto"/>
              <w:right w:val="single" w:sz="6" w:space="0" w:color="auto"/>
            </w:tcBorders>
          </w:tcPr>
          <w:p w:rsidR="00411FC9" w:rsidRPr="00FB5C72" w:rsidRDefault="00411FC9" w:rsidP="00DB1FCA">
            <w:pPr>
              <w:spacing w:before="60"/>
              <w:rPr>
                <w:rFonts w:ascii="Arial" w:hAnsi="Arial" w:cs="Arial"/>
                <w:sz w:val="16"/>
              </w:rPr>
            </w:pPr>
            <w:r w:rsidRPr="00FB5C72">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411FC9" w:rsidRPr="00FB5C72" w:rsidRDefault="00411FC9" w:rsidP="00DB1FCA">
            <w:pPr>
              <w:spacing w:before="60"/>
              <w:rPr>
                <w:rFonts w:ascii="Arial" w:hAnsi="Arial" w:cs="Arial"/>
                <w:sz w:val="16"/>
              </w:rPr>
            </w:pPr>
            <w:r w:rsidRPr="00FB5C72">
              <w:rPr>
                <w:rFonts w:ascii="Arial" w:hAnsi="Arial" w:cs="Arial"/>
                <w:sz w:val="16"/>
              </w:rPr>
              <w:t>HWDEG</w:t>
            </w:r>
          </w:p>
        </w:tc>
        <w:tc>
          <w:tcPr>
            <w:tcW w:w="1680" w:type="dxa"/>
            <w:tcBorders>
              <w:top w:val="single" w:sz="6" w:space="0" w:color="auto"/>
              <w:left w:val="single" w:sz="6" w:space="0" w:color="auto"/>
              <w:bottom w:val="single" w:sz="6" w:space="0" w:color="auto"/>
              <w:right w:val="single" w:sz="6" w:space="0" w:color="auto"/>
            </w:tcBorders>
          </w:tcPr>
          <w:p w:rsidR="00411FC9" w:rsidRPr="00FB5C72" w:rsidRDefault="00411FC9" w:rsidP="00F813A1">
            <w:pPr>
              <w:spacing w:before="60"/>
              <w:rPr>
                <w:rFonts w:ascii="Arial" w:hAnsi="Arial" w:cs="Arial"/>
                <w:sz w:val="16"/>
              </w:rPr>
            </w:pPr>
            <w:r w:rsidRPr="00FB5C72">
              <w:rPr>
                <w:rFonts w:ascii="Arial" w:hAnsi="Arial" w:cs="Arial"/>
                <w:sz w:val="16"/>
              </w:rPr>
              <w:t>1</w:t>
            </w:r>
            <w:r w:rsidR="00F813A1">
              <w:rPr>
                <w:rFonts w:ascii="Arial" w:hAnsi="Arial" w:cs="Arial"/>
                <w:sz w:val="16"/>
              </w:rPr>
              <w:t>620</w:t>
            </w:r>
          </w:p>
        </w:tc>
      </w:tr>
      <w:tr w:rsidR="003664A8" w:rsidRPr="00FB5C72" w:rsidTr="00DB1FCA">
        <w:tc>
          <w:tcPr>
            <w:tcW w:w="3888" w:type="dxa"/>
            <w:tcBorders>
              <w:top w:val="single" w:sz="6" w:space="0" w:color="auto"/>
              <w:left w:val="single" w:sz="6" w:space="0" w:color="auto"/>
              <w:bottom w:val="single" w:sz="6" w:space="0" w:color="auto"/>
              <w:right w:val="single" w:sz="6" w:space="0" w:color="auto"/>
            </w:tcBorders>
          </w:tcPr>
          <w:p w:rsidR="003664A8" w:rsidRPr="00FB5C72" w:rsidRDefault="003664A8" w:rsidP="00B33C3A">
            <w:pPr>
              <w:spacing w:before="60"/>
              <w:rPr>
                <w:rFonts w:ascii="Arial" w:hAnsi="Arial" w:cs="Arial"/>
                <w:sz w:val="16"/>
                <w:szCs w:val="16"/>
              </w:rPr>
            </w:pPr>
            <w:r w:rsidRPr="003664A8">
              <w:rPr>
                <w:rFonts w:ascii="Arial" w:hAnsi="Arial" w:cs="Arial"/>
                <w:sz w:val="16"/>
                <w:szCs w:val="16"/>
              </w:rPr>
              <w:t>D_</w:t>
            </w:r>
            <w:del w:id="0" w:author="Blake Latchford" w:date="2012-10-24T17:26:00Z">
              <w:r w:rsidRPr="003664A8" w:rsidDel="00B33C3A">
                <w:rPr>
                  <w:rFonts w:ascii="Arial" w:hAnsi="Arial" w:cs="Arial"/>
                  <w:sz w:val="16"/>
                  <w:szCs w:val="16"/>
                </w:rPr>
                <w:delText>64MS</w:delText>
              </w:r>
            </w:del>
            <w:ins w:id="1" w:author="Blake Latchford" w:date="2012-10-24T17:26:00Z">
              <w:r w:rsidR="00B33C3A">
                <w:rPr>
                  <w:rFonts w:ascii="Arial" w:hAnsi="Arial" w:cs="Arial"/>
                  <w:sz w:val="16"/>
                  <w:szCs w:val="16"/>
                </w:rPr>
                <w:t>10</w:t>
              </w:r>
              <w:r w:rsidR="00B33C3A" w:rsidRPr="003664A8">
                <w:rPr>
                  <w:rFonts w:ascii="Arial" w:hAnsi="Arial" w:cs="Arial"/>
                  <w:sz w:val="16"/>
                  <w:szCs w:val="16"/>
                </w:rPr>
                <w:t>MS</w:t>
              </w:r>
            </w:ins>
            <w:r w:rsidRPr="003664A8">
              <w:rPr>
                <w:rFonts w:ascii="Arial" w:hAnsi="Arial" w:cs="Arial"/>
                <w:sz w:val="16"/>
                <w:szCs w:val="16"/>
              </w:rPr>
              <w:t>_SEC_F32</w:t>
            </w:r>
          </w:p>
        </w:tc>
        <w:tc>
          <w:tcPr>
            <w:tcW w:w="1680" w:type="dxa"/>
            <w:tcBorders>
              <w:top w:val="single" w:sz="6" w:space="0" w:color="auto"/>
              <w:left w:val="single" w:sz="6" w:space="0" w:color="auto"/>
              <w:bottom w:val="single" w:sz="6" w:space="0" w:color="auto"/>
              <w:right w:val="single" w:sz="6" w:space="0" w:color="auto"/>
            </w:tcBorders>
          </w:tcPr>
          <w:p w:rsidR="003664A8" w:rsidRPr="00FB5C72" w:rsidRDefault="003664A8" w:rsidP="00DB1FCA">
            <w:pPr>
              <w:spacing w:before="60"/>
              <w:rPr>
                <w:rFonts w:ascii="Arial" w:hAnsi="Arial" w:cs="Arial"/>
                <w:sz w:val="16"/>
              </w:rPr>
            </w:pPr>
            <w:r>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3664A8" w:rsidRPr="00FB5C72" w:rsidRDefault="0049232E" w:rsidP="00DB1FCA">
            <w:pPr>
              <w:spacing w:before="60"/>
              <w:rPr>
                <w:rFonts w:ascii="Arial" w:hAnsi="Arial" w:cs="Arial"/>
                <w:sz w:val="16"/>
              </w:rPr>
            </w:pPr>
            <w:r>
              <w:rPr>
                <w:rFonts w:ascii="Arial" w:hAnsi="Arial" w:cs="Arial"/>
                <w:sz w:val="16"/>
              </w:rPr>
              <w:t>SEC</w:t>
            </w:r>
          </w:p>
        </w:tc>
        <w:tc>
          <w:tcPr>
            <w:tcW w:w="1680" w:type="dxa"/>
            <w:tcBorders>
              <w:top w:val="single" w:sz="6" w:space="0" w:color="auto"/>
              <w:left w:val="single" w:sz="6" w:space="0" w:color="auto"/>
              <w:bottom w:val="single" w:sz="6" w:space="0" w:color="auto"/>
              <w:right w:val="single" w:sz="6" w:space="0" w:color="auto"/>
            </w:tcBorders>
          </w:tcPr>
          <w:p w:rsidR="003664A8" w:rsidRPr="00FB5C72" w:rsidRDefault="0049232E" w:rsidP="00B33C3A">
            <w:pPr>
              <w:spacing w:before="60"/>
              <w:rPr>
                <w:rFonts w:ascii="Arial" w:hAnsi="Arial" w:cs="Arial"/>
                <w:sz w:val="16"/>
              </w:rPr>
            </w:pPr>
            <w:r>
              <w:rPr>
                <w:rFonts w:ascii="Arial" w:hAnsi="Arial" w:cs="Arial"/>
                <w:sz w:val="16"/>
              </w:rPr>
              <w:t>0.</w:t>
            </w:r>
            <w:del w:id="2" w:author="Blake Latchford" w:date="2012-10-24T17:26:00Z">
              <w:r w:rsidDel="00B33C3A">
                <w:rPr>
                  <w:rFonts w:ascii="Arial" w:hAnsi="Arial" w:cs="Arial"/>
                  <w:sz w:val="16"/>
                </w:rPr>
                <w:delText>064</w:delText>
              </w:r>
            </w:del>
            <w:ins w:id="3" w:author="Blake Latchford" w:date="2012-10-24T17:26:00Z">
              <w:r w:rsidR="00B33C3A">
                <w:rPr>
                  <w:rFonts w:ascii="Arial" w:hAnsi="Arial" w:cs="Arial"/>
                  <w:sz w:val="16"/>
                </w:rPr>
                <w:t>010</w:t>
              </w:r>
            </w:ins>
          </w:p>
        </w:tc>
      </w:tr>
    </w:tbl>
    <w:p w:rsidR="00DE4889" w:rsidRPr="00FB5C72" w:rsidRDefault="00DE4889" w:rsidP="00DE4889">
      <w:pPr>
        <w:pStyle w:val="Heading4"/>
        <w:numPr>
          <w:ilvl w:val="0"/>
          <w:numId w:val="0"/>
        </w:numPr>
        <w:ind w:left="864" w:hanging="864"/>
      </w:pPr>
    </w:p>
    <w:p w:rsidR="004A781C" w:rsidRPr="00FB5C72" w:rsidRDefault="004A781C">
      <w:pPr>
        <w:pStyle w:val="Heading4"/>
      </w:pPr>
      <w:r w:rsidRPr="00FB5C72">
        <w:t>Global</w:t>
      </w:r>
    </w:p>
    <w:p w:rsidR="004A781C" w:rsidRPr="00FB5C72" w:rsidRDefault="004A781C">
      <w:r w:rsidRPr="00FB5C72">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608"/>
      </w:tblGrid>
      <w:tr w:rsidR="004A781C" w:rsidRPr="00FB5C72">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Pr="00FB5C72" w:rsidRDefault="004A781C">
            <w:pPr>
              <w:spacing w:before="60"/>
              <w:jc w:val="center"/>
              <w:rPr>
                <w:rFonts w:ascii="Arial" w:hAnsi="Arial" w:cs="Arial"/>
                <w:sz w:val="16"/>
              </w:rPr>
            </w:pPr>
            <w:r w:rsidRPr="00FB5C72">
              <w:rPr>
                <w:rFonts w:ascii="Arial" w:hAnsi="Arial" w:cs="Arial"/>
                <w:sz w:val="16"/>
              </w:rPr>
              <w:t>Constant Name</w:t>
            </w:r>
          </w:p>
        </w:tc>
      </w:tr>
      <w:tr w:rsidR="004A781C" w:rsidRPr="00FB5C72">
        <w:trPr>
          <w:jc w:val="center"/>
        </w:trPr>
        <w:tc>
          <w:tcPr>
            <w:tcW w:w="4608" w:type="dxa"/>
            <w:tcBorders>
              <w:top w:val="nil"/>
              <w:left w:val="single" w:sz="6" w:space="0" w:color="auto"/>
              <w:bottom w:val="single" w:sz="6" w:space="0" w:color="auto"/>
              <w:right w:val="single" w:sz="6" w:space="0" w:color="auto"/>
            </w:tcBorders>
          </w:tcPr>
          <w:p w:rsidR="004A781C" w:rsidRPr="00FB5C72" w:rsidRDefault="000B6353">
            <w:pPr>
              <w:spacing w:before="60"/>
              <w:rPr>
                <w:rFonts w:ascii="Arial" w:hAnsi="Arial" w:cs="Arial"/>
                <w:sz w:val="16"/>
              </w:rPr>
            </w:pPr>
            <w:r w:rsidRPr="000B6353">
              <w:rPr>
                <w:rFonts w:ascii="Arial" w:hAnsi="Arial" w:cs="Arial"/>
                <w:sz w:val="16"/>
              </w:rPr>
              <w:t>D_2MS_SEC_F32</w:t>
            </w:r>
          </w:p>
        </w:tc>
      </w:tr>
      <w:tr w:rsidR="004A781C" w:rsidRPr="00FB5C72">
        <w:trPr>
          <w:jc w:val="center"/>
        </w:trPr>
        <w:tc>
          <w:tcPr>
            <w:tcW w:w="4608" w:type="dxa"/>
            <w:tcBorders>
              <w:top w:val="nil"/>
              <w:left w:val="single" w:sz="6" w:space="0" w:color="auto"/>
              <w:bottom w:val="single" w:sz="6" w:space="0" w:color="auto"/>
              <w:right w:val="single" w:sz="6" w:space="0" w:color="auto"/>
            </w:tcBorders>
          </w:tcPr>
          <w:p w:rsidR="004A781C" w:rsidRPr="00FB5C72" w:rsidRDefault="0009368A">
            <w:pPr>
              <w:spacing w:before="60"/>
              <w:rPr>
                <w:rFonts w:ascii="Arial" w:hAnsi="Arial" w:cs="Arial"/>
                <w:sz w:val="16"/>
              </w:rPr>
            </w:pPr>
            <w:r w:rsidRPr="0009368A">
              <w:rPr>
                <w:rFonts w:ascii="Arial" w:hAnsi="Arial" w:cs="Arial"/>
                <w:sz w:val="16"/>
              </w:rPr>
              <w:t>D_ONE_ULS_F32</w:t>
            </w:r>
          </w:p>
        </w:tc>
      </w:tr>
    </w:tbl>
    <w:p w:rsidR="004A781C" w:rsidRPr="00FB5C72" w:rsidRDefault="004A781C"/>
    <w:p w:rsidR="004A781C" w:rsidRPr="00FB5C72" w:rsidRDefault="004A781C">
      <w:pPr>
        <w:pStyle w:val="Heading3"/>
      </w:pPr>
      <w:r w:rsidRPr="00FB5C72">
        <w:t>Module specific Lookup Tables Constants</w:t>
      </w:r>
    </w:p>
    <w:p w:rsidR="004A781C" w:rsidRPr="00FB5C72" w:rsidRDefault="004A781C">
      <w:r w:rsidRPr="00FB5C72">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98"/>
        <w:gridCol w:w="990"/>
        <w:gridCol w:w="3600"/>
        <w:gridCol w:w="1440"/>
      </w:tblGrid>
      <w:tr w:rsidR="008B3E94" w:rsidRPr="00FB5C72" w:rsidTr="008F259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Pr="00FB5C72" w:rsidRDefault="008B3E94" w:rsidP="008F259A">
            <w:pPr>
              <w:spacing w:before="60"/>
              <w:jc w:val="center"/>
              <w:rPr>
                <w:rFonts w:ascii="Arial" w:hAnsi="Arial" w:cs="Arial"/>
                <w:sz w:val="16"/>
              </w:rPr>
            </w:pPr>
            <w:r w:rsidRPr="00FB5C72">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Pr="00FB5C72" w:rsidRDefault="008B3E94" w:rsidP="008F259A">
            <w:pPr>
              <w:spacing w:before="60"/>
              <w:jc w:val="center"/>
              <w:rPr>
                <w:rFonts w:ascii="Arial" w:hAnsi="Arial" w:cs="Arial"/>
                <w:sz w:val="16"/>
              </w:rPr>
            </w:pPr>
            <w:r w:rsidRPr="00FB5C72">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Pr="00FB5C72" w:rsidRDefault="008B3E94" w:rsidP="008F259A">
            <w:pPr>
              <w:spacing w:before="60"/>
              <w:jc w:val="center"/>
              <w:rPr>
                <w:rFonts w:ascii="Arial" w:hAnsi="Arial" w:cs="Arial"/>
                <w:sz w:val="16"/>
              </w:rPr>
            </w:pPr>
            <w:r w:rsidRPr="00FB5C72">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Pr="00FB5C72" w:rsidRDefault="008B3E94" w:rsidP="008F259A">
            <w:pPr>
              <w:spacing w:before="60"/>
              <w:jc w:val="center"/>
              <w:rPr>
                <w:rFonts w:ascii="Arial" w:hAnsi="Arial" w:cs="Arial"/>
                <w:sz w:val="16"/>
              </w:rPr>
            </w:pPr>
            <w:r w:rsidRPr="00FB5C72">
              <w:rPr>
                <w:rFonts w:ascii="Arial" w:hAnsi="Arial" w:cs="Arial"/>
                <w:sz w:val="16"/>
              </w:rPr>
              <w:t>Software Segment</w:t>
            </w:r>
          </w:p>
        </w:tc>
      </w:tr>
      <w:tr w:rsidR="008B3E94" w:rsidRPr="00FB5C72" w:rsidTr="008F259A">
        <w:tc>
          <w:tcPr>
            <w:tcW w:w="2898" w:type="dxa"/>
            <w:tcBorders>
              <w:top w:val="single" w:sz="6" w:space="0" w:color="auto"/>
              <w:left w:val="single" w:sz="6" w:space="0" w:color="auto"/>
              <w:bottom w:val="single" w:sz="6" w:space="0" w:color="auto"/>
              <w:right w:val="single" w:sz="6" w:space="0" w:color="auto"/>
            </w:tcBorders>
          </w:tcPr>
          <w:p w:rsidR="008B3E94" w:rsidRPr="00FB5C72" w:rsidRDefault="008B3E94" w:rsidP="008F259A">
            <w:pPr>
              <w:spacing w:before="60"/>
              <w:rPr>
                <w:rFonts w:ascii="Arial" w:hAnsi="Arial" w:cs="Arial"/>
                <w:sz w:val="16"/>
              </w:rPr>
            </w:pPr>
            <w:r w:rsidRPr="00FB5C72">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Pr="00FB5C72" w:rsidRDefault="008B3E94" w:rsidP="008F259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Pr="00FB5C72" w:rsidRDefault="008B3E94" w:rsidP="008F259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Pr="00FB5C72" w:rsidRDefault="008B3E94" w:rsidP="008F259A">
            <w:pPr>
              <w:spacing w:before="60"/>
              <w:rPr>
                <w:rFonts w:ascii="Arial" w:hAnsi="Arial" w:cs="Arial"/>
                <w:sz w:val="16"/>
              </w:rPr>
            </w:pPr>
          </w:p>
        </w:tc>
      </w:tr>
    </w:tbl>
    <w:p w:rsidR="008B3E94" w:rsidRPr="00FB5C72" w:rsidRDefault="008B3E94"/>
    <w:p w:rsidR="008B3E94" w:rsidRPr="00FB5C72" w:rsidRDefault="004A781C" w:rsidP="008B3E94">
      <w:pPr>
        <w:pStyle w:val="Heading1"/>
      </w:pPr>
      <w:r w:rsidRPr="00FB5C72">
        <w:br w:type="page"/>
      </w:r>
      <w:r w:rsidR="008B3E94" w:rsidRPr="00FB5C72">
        <w:lastRenderedPageBreak/>
        <w:t xml:space="preserve">Functions/Macros used by the Sub-Modules </w:t>
      </w:r>
    </w:p>
    <w:p w:rsidR="008B3E94" w:rsidRPr="00FB5C72" w:rsidRDefault="008B3E94" w:rsidP="008B3E94">
      <w:pPr>
        <w:pStyle w:val="Heading2"/>
      </w:pPr>
      <w:r w:rsidRPr="00FB5C72">
        <w:t xml:space="preserve">Library Functions / Macros </w:t>
      </w:r>
    </w:p>
    <w:p w:rsidR="008B3E94" w:rsidRPr="00FB5C72" w:rsidRDefault="008B3E94" w:rsidP="008B3E94">
      <w:r w:rsidRPr="00FB5C72">
        <w:t>The library</w:t>
      </w:r>
      <w:r w:rsidR="00FB432D" w:rsidRPr="00FB5C72">
        <w:t xml:space="preserve"> and </w:t>
      </w:r>
      <w:r w:rsidRPr="00FB5C72">
        <w:t>functions / Macros that are called by the various sub modules are identified below,</w:t>
      </w:r>
    </w:p>
    <w:p w:rsidR="005D5FE4" w:rsidRPr="00FB5C72" w:rsidRDefault="00E34BE6" w:rsidP="008B3E94">
      <w:pPr>
        <w:numPr>
          <w:ilvl w:val="0"/>
          <w:numId w:val="5"/>
        </w:numPr>
        <w:spacing w:after="0"/>
      </w:pPr>
      <w:proofErr w:type="spellStart"/>
      <w:r w:rsidRPr="00FB5C72">
        <w:t>FPM_FloatToFixed_m</w:t>
      </w:r>
      <w:proofErr w:type="spellEnd"/>
    </w:p>
    <w:p w:rsidR="00E34BE6" w:rsidRPr="00FB5C72" w:rsidRDefault="00E34BE6" w:rsidP="008B3E94">
      <w:pPr>
        <w:numPr>
          <w:ilvl w:val="0"/>
          <w:numId w:val="5"/>
        </w:numPr>
        <w:spacing w:after="0"/>
      </w:pPr>
      <w:r w:rsidRPr="00FB5C72">
        <w:t>LPF_SvUpdate_s16InFixKTrunc_m</w:t>
      </w:r>
    </w:p>
    <w:p w:rsidR="00E34BE6" w:rsidRPr="00FB5C72" w:rsidRDefault="00E34BE6" w:rsidP="008B3E94">
      <w:pPr>
        <w:numPr>
          <w:ilvl w:val="0"/>
          <w:numId w:val="5"/>
        </w:numPr>
        <w:spacing w:after="0"/>
      </w:pPr>
      <w:r w:rsidRPr="00FB5C72">
        <w:t>LPF_OpUpdate_s16InFixKTrunc_m</w:t>
      </w:r>
    </w:p>
    <w:p w:rsidR="00E34BE6" w:rsidRPr="00FB5C72" w:rsidRDefault="00E34BE6" w:rsidP="008B3E94">
      <w:pPr>
        <w:numPr>
          <w:ilvl w:val="0"/>
          <w:numId w:val="5"/>
        </w:numPr>
        <w:spacing w:after="0"/>
      </w:pPr>
      <w:proofErr w:type="spellStart"/>
      <w:r w:rsidRPr="00FB5C72">
        <w:t>Limit_m</w:t>
      </w:r>
      <w:proofErr w:type="spellEnd"/>
    </w:p>
    <w:p w:rsidR="00E34BE6" w:rsidRPr="00FB5C72" w:rsidRDefault="00E34BE6" w:rsidP="008B3E94">
      <w:pPr>
        <w:numPr>
          <w:ilvl w:val="0"/>
          <w:numId w:val="5"/>
        </w:numPr>
        <w:spacing w:after="0"/>
      </w:pPr>
      <w:proofErr w:type="spellStart"/>
      <w:r w:rsidRPr="00FB5C72">
        <w:t>FPM_FixedToFloat_m</w:t>
      </w:r>
      <w:proofErr w:type="spellEnd"/>
    </w:p>
    <w:p w:rsidR="00E34BE6" w:rsidRPr="00FB5C72" w:rsidRDefault="00E34BE6" w:rsidP="008B3E94">
      <w:pPr>
        <w:numPr>
          <w:ilvl w:val="0"/>
          <w:numId w:val="5"/>
        </w:numPr>
        <w:spacing w:after="0"/>
      </w:pPr>
      <w:proofErr w:type="spellStart"/>
      <w:r w:rsidRPr="00FB5C72">
        <w:t>Min_m</w:t>
      </w:r>
      <w:proofErr w:type="spellEnd"/>
    </w:p>
    <w:p w:rsidR="00E34BE6" w:rsidRPr="00FB5C72" w:rsidRDefault="00E34BE6" w:rsidP="008B3E94">
      <w:pPr>
        <w:numPr>
          <w:ilvl w:val="0"/>
          <w:numId w:val="5"/>
        </w:numPr>
        <w:spacing w:after="0"/>
      </w:pPr>
      <w:proofErr w:type="spellStart"/>
      <w:r w:rsidRPr="00FB5C72">
        <w:t>Max_m</w:t>
      </w:r>
      <w:proofErr w:type="spellEnd"/>
    </w:p>
    <w:p w:rsidR="00E34BE6" w:rsidRPr="00FB5C72" w:rsidRDefault="00E34BE6" w:rsidP="008B3E94">
      <w:pPr>
        <w:numPr>
          <w:ilvl w:val="0"/>
          <w:numId w:val="5"/>
        </w:numPr>
        <w:spacing w:after="0"/>
      </w:pPr>
      <w:r w:rsidRPr="00FB5C72">
        <w:t>LPF_SvInit_s16InFixKTrunc_m</w:t>
      </w:r>
    </w:p>
    <w:p w:rsidR="008B3E94" w:rsidRPr="00FB5C72" w:rsidRDefault="008B3E94" w:rsidP="008B3E94">
      <w:pPr>
        <w:spacing w:after="0"/>
        <w:ind w:left="720"/>
      </w:pPr>
    </w:p>
    <w:p w:rsidR="008B3E94" w:rsidRPr="00FB5C72" w:rsidRDefault="008B3E94" w:rsidP="008B3E94">
      <w:pPr>
        <w:pStyle w:val="Heading2"/>
      </w:pPr>
      <w:r w:rsidRPr="00FB5C72">
        <w:t>Data Hiding Functions</w:t>
      </w:r>
    </w:p>
    <w:p w:rsidR="00E34BE6" w:rsidRPr="00FB5C72" w:rsidRDefault="000267C8" w:rsidP="00DC7E08">
      <w:pPr>
        <w:numPr>
          <w:ilvl w:val="0"/>
          <w:numId w:val="10"/>
        </w:numPr>
        <w:spacing w:after="0"/>
      </w:pPr>
      <w:proofErr w:type="spellStart"/>
      <w:r w:rsidRPr="000267C8">
        <w:t>Rte_Call_NxtrDiagMgr_SetNTCStatus</w:t>
      </w:r>
      <w:proofErr w:type="spellEnd"/>
    </w:p>
    <w:p w:rsidR="008B3E94" w:rsidRPr="00FB5C72" w:rsidRDefault="008B3E94" w:rsidP="008B3E94">
      <w:pPr>
        <w:spacing w:after="0"/>
      </w:pPr>
    </w:p>
    <w:p w:rsidR="001B60DF" w:rsidRPr="00FB5C72" w:rsidRDefault="001B60DF" w:rsidP="001B60DF">
      <w:pPr>
        <w:pStyle w:val="Heading2"/>
      </w:pPr>
      <w:r w:rsidRPr="00FB5C72">
        <w:t xml:space="preserve">Global Functions/Macros Defined by this </w:t>
      </w:r>
      <w:r w:rsidR="00674ADF" w:rsidRPr="00FB5C72">
        <w:t>Module</w:t>
      </w:r>
    </w:p>
    <w:p w:rsidR="001B60DF" w:rsidRPr="00FB5C72" w:rsidRDefault="00F648ED" w:rsidP="001B60DF">
      <w:pPr>
        <w:pStyle w:val="Heading3"/>
      </w:pPr>
      <w:r w:rsidRPr="00FB5C72">
        <w:t>Global</w:t>
      </w:r>
      <w:r w:rsidR="001B60DF" w:rsidRPr="00FB5C72">
        <w:t xml:space="preserve"> Function #1</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9"/>
        <w:gridCol w:w="4179"/>
        <w:gridCol w:w="990"/>
        <w:gridCol w:w="990"/>
        <w:gridCol w:w="990"/>
      </w:tblGrid>
      <w:tr w:rsidR="001B60DF" w:rsidRPr="00FB5C72" w:rsidTr="008F259A">
        <w:tc>
          <w:tcPr>
            <w:tcW w:w="1779" w:type="dxa"/>
          </w:tcPr>
          <w:p w:rsidR="001B60DF" w:rsidRPr="00FB5C72" w:rsidRDefault="001B60DF" w:rsidP="008F259A">
            <w:pPr>
              <w:spacing w:before="60"/>
              <w:rPr>
                <w:rFonts w:ascii="Arial" w:hAnsi="Arial" w:cs="Arial"/>
                <w:b/>
                <w:bCs/>
                <w:sz w:val="16"/>
              </w:rPr>
            </w:pPr>
            <w:r w:rsidRPr="00FB5C72">
              <w:rPr>
                <w:rFonts w:ascii="Arial" w:hAnsi="Arial" w:cs="Arial"/>
                <w:b/>
                <w:bCs/>
                <w:sz w:val="16"/>
              </w:rPr>
              <w:t>Function Name</w:t>
            </w:r>
          </w:p>
        </w:tc>
        <w:tc>
          <w:tcPr>
            <w:tcW w:w="4179" w:type="dxa"/>
          </w:tcPr>
          <w:p w:rsidR="001B60DF" w:rsidRPr="00FB5C72" w:rsidRDefault="001B60DF" w:rsidP="008F259A">
            <w:pPr>
              <w:spacing w:before="60"/>
              <w:rPr>
                <w:rFonts w:ascii="Arial" w:hAnsi="Arial" w:cs="Arial"/>
                <w:sz w:val="16"/>
              </w:rPr>
            </w:pPr>
            <w:r w:rsidRPr="00FB5C72">
              <w:rPr>
                <w:rFonts w:ascii="Arial" w:hAnsi="Arial" w:cs="Arial"/>
                <w:sz w:val="16"/>
              </w:rPr>
              <w:t>(Exact name used)</w:t>
            </w:r>
          </w:p>
        </w:tc>
        <w:tc>
          <w:tcPr>
            <w:tcW w:w="990" w:type="dxa"/>
            <w:shd w:val="pct30" w:color="FFFF00" w:fill="auto"/>
          </w:tcPr>
          <w:p w:rsidR="001B60DF" w:rsidRPr="00FB5C72" w:rsidRDefault="001B60DF" w:rsidP="008F259A">
            <w:pPr>
              <w:spacing w:before="60"/>
              <w:jc w:val="center"/>
              <w:rPr>
                <w:rFonts w:ascii="Arial" w:hAnsi="Arial" w:cs="Arial"/>
                <w:sz w:val="16"/>
              </w:rPr>
            </w:pPr>
            <w:r w:rsidRPr="00FB5C72">
              <w:rPr>
                <w:rFonts w:ascii="Arial" w:hAnsi="Arial" w:cs="Arial"/>
                <w:sz w:val="16"/>
              </w:rPr>
              <w:t>Type</w:t>
            </w:r>
          </w:p>
        </w:tc>
        <w:tc>
          <w:tcPr>
            <w:tcW w:w="990" w:type="dxa"/>
            <w:shd w:val="pct30" w:color="FFFF00" w:fill="auto"/>
          </w:tcPr>
          <w:p w:rsidR="001B60DF" w:rsidRPr="00FB5C72" w:rsidRDefault="001B60DF" w:rsidP="008F259A">
            <w:pPr>
              <w:spacing w:before="60"/>
              <w:jc w:val="center"/>
              <w:rPr>
                <w:rFonts w:ascii="Arial" w:hAnsi="Arial" w:cs="Arial"/>
                <w:sz w:val="16"/>
              </w:rPr>
            </w:pPr>
            <w:r w:rsidRPr="00FB5C72">
              <w:rPr>
                <w:rFonts w:ascii="Arial" w:hAnsi="Arial" w:cs="Arial"/>
                <w:sz w:val="16"/>
              </w:rPr>
              <w:t>Min</w:t>
            </w:r>
          </w:p>
        </w:tc>
        <w:tc>
          <w:tcPr>
            <w:tcW w:w="990" w:type="dxa"/>
            <w:shd w:val="pct30" w:color="FFFF00" w:fill="auto"/>
          </w:tcPr>
          <w:p w:rsidR="001B60DF" w:rsidRPr="00FB5C72" w:rsidRDefault="001B60DF" w:rsidP="008F259A">
            <w:pPr>
              <w:spacing w:before="60"/>
              <w:jc w:val="center"/>
              <w:rPr>
                <w:rFonts w:ascii="Arial" w:hAnsi="Arial" w:cs="Arial"/>
                <w:sz w:val="16"/>
              </w:rPr>
            </w:pPr>
            <w:r w:rsidRPr="00FB5C72">
              <w:rPr>
                <w:rFonts w:ascii="Arial" w:hAnsi="Arial" w:cs="Arial"/>
                <w:sz w:val="16"/>
              </w:rPr>
              <w:t>Max</w:t>
            </w:r>
          </w:p>
        </w:tc>
      </w:tr>
      <w:tr w:rsidR="001B60DF" w:rsidRPr="00FB5C72" w:rsidTr="008F259A">
        <w:tc>
          <w:tcPr>
            <w:tcW w:w="1779" w:type="dxa"/>
          </w:tcPr>
          <w:p w:rsidR="001B60DF" w:rsidRPr="00FB5C72" w:rsidRDefault="001B60DF" w:rsidP="008F259A">
            <w:pPr>
              <w:spacing w:before="60"/>
              <w:rPr>
                <w:rFonts w:ascii="Arial" w:hAnsi="Arial" w:cs="Arial"/>
                <w:b/>
                <w:bCs/>
                <w:sz w:val="16"/>
              </w:rPr>
            </w:pPr>
            <w:r w:rsidRPr="00FB5C72">
              <w:rPr>
                <w:rFonts w:ascii="Arial" w:hAnsi="Arial" w:cs="Arial"/>
                <w:b/>
                <w:bCs/>
                <w:sz w:val="16"/>
              </w:rPr>
              <w:t xml:space="preserve">Arguments Passed </w:t>
            </w:r>
          </w:p>
        </w:tc>
        <w:tc>
          <w:tcPr>
            <w:tcW w:w="4179" w:type="dxa"/>
          </w:tcPr>
          <w:p w:rsidR="001B60DF" w:rsidRPr="00FB5C72" w:rsidRDefault="001B60DF" w:rsidP="008F259A">
            <w:pPr>
              <w:spacing w:before="60"/>
              <w:rPr>
                <w:rFonts w:ascii="Arial" w:hAnsi="Arial" w:cs="Arial"/>
                <w:sz w:val="16"/>
              </w:rPr>
            </w:pPr>
            <w:r w:rsidRPr="00FB5C72">
              <w:rPr>
                <w:rFonts w:ascii="Arial" w:hAnsi="Arial" w:cs="Arial"/>
                <w:sz w:val="16"/>
              </w:rPr>
              <w:t>(if none, write None)</w:t>
            </w:r>
          </w:p>
        </w:tc>
        <w:tc>
          <w:tcPr>
            <w:tcW w:w="990" w:type="dxa"/>
          </w:tcPr>
          <w:p w:rsidR="001B60DF" w:rsidRPr="00FB5C72" w:rsidRDefault="001B60DF" w:rsidP="008F259A">
            <w:pPr>
              <w:spacing w:before="60"/>
              <w:rPr>
                <w:rFonts w:ascii="Arial" w:hAnsi="Arial" w:cs="Arial"/>
                <w:sz w:val="16"/>
              </w:rPr>
            </w:pPr>
          </w:p>
        </w:tc>
        <w:tc>
          <w:tcPr>
            <w:tcW w:w="990" w:type="dxa"/>
          </w:tcPr>
          <w:p w:rsidR="001B60DF" w:rsidRPr="00FB5C72" w:rsidRDefault="001B60DF" w:rsidP="008F259A">
            <w:pPr>
              <w:spacing w:before="60"/>
              <w:rPr>
                <w:rFonts w:ascii="Arial" w:hAnsi="Arial" w:cs="Arial"/>
                <w:sz w:val="16"/>
              </w:rPr>
            </w:pPr>
          </w:p>
        </w:tc>
        <w:tc>
          <w:tcPr>
            <w:tcW w:w="990" w:type="dxa"/>
          </w:tcPr>
          <w:p w:rsidR="001B60DF" w:rsidRPr="00FB5C72" w:rsidRDefault="001B60DF" w:rsidP="008F259A">
            <w:pPr>
              <w:spacing w:before="60"/>
              <w:rPr>
                <w:rFonts w:ascii="Arial" w:hAnsi="Arial" w:cs="Arial"/>
                <w:sz w:val="16"/>
              </w:rPr>
            </w:pPr>
          </w:p>
        </w:tc>
      </w:tr>
      <w:tr w:rsidR="001B60DF" w:rsidRPr="00FB5C72" w:rsidTr="008F259A">
        <w:tc>
          <w:tcPr>
            <w:tcW w:w="1779" w:type="dxa"/>
          </w:tcPr>
          <w:p w:rsidR="001B60DF" w:rsidRPr="00FB5C72" w:rsidRDefault="001B60DF" w:rsidP="008F259A">
            <w:pPr>
              <w:spacing w:before="60"/>
              <w:rPr>
                <w:rFonts w:ascii="Arial" w:hAnsi="Arial" w:cs="Arial"/>
                <w:b/>
                <w:bCs/>
                <w:sz w:val="16"/>
              </w:rPr>
            </w:pPr>
          </w:p>
        </w:tc>
        <w:tc>
          <w:tcPr>
            <w:tcW w:w="4179" w:type="dxa"/>
          </w:tcPr>
          <w:p w:rsidR="001B60DF" w:rsidRPr="00FB5C72" w:rsidRDefault="001B60DF" w:rsidP="008F259A">
            <w:pPr>
              <w:spacing w:before="60"/>
              <w:rPr>
                <w:rFonts w:ascii="Arial" w:hAnsi="Arial" w:cs="Arial"/>
                <w:sz w:val="16"/>
              </w:rPr>
            </w:pPr>
            <w:r w:rsidRPr="00FB5C72">
              <w:rPr>
                <w:rFonts w:ascii="Arial" w:hAnsi="Arial" w:cs="Arial"/>
                <w:sz w:val="16"/>
              </w:rPr>
              <w:t>(Insert more rows for additional passed arguments)</w:t>
            </w:r>
          </w:p>
        </w:tc>
        <w:tc>
          <w:tcPr>
            <w:tcW w:w="990" w:type="dxa"/>
          </w:tcPr>
          <w:p w:rsidR="001B60DF" w:rsidRPr="00FB5C72" w:rsidRDefault="001B60DF" w:rsidP="008F259A">
            <w:pPr>
              <w:spacing w:before="60"/>
              <w:rPr>
                <w:rFonts w:ascii="Arial" w:hAnsi="Arial" w:cs="Arial"/>
                <w:sz w:val="16"/>
              </w:rPr>
            </w:pPr>
          </w:p>
        </w:tc>
        <w:tc>
          <w:tcPr>
            <w:tcW w:w="990" w:type="dxa"/>
          </w:tcPr>
          <w:p w:rsidR="001B60DF" w:rsidRPr="00FB5C72" w:rsidRDefault="001B60DF" w:rsidP="008F259A">
            <w:pPr>
              <w:spacing w:before="60"/>
              <w:rPr>
                <w:rFonts w:ascii="Arial" w:hAnsi="Arial" w:cs="Arial"/>
                <w:sz w:val="16"/>
              </w:rPr>
            </w:pPr>
          </w:p>
        </w:tc>
        <w:tc>
          <w:tcPr>
            <w:tcW w:w="990" w:type="dxa"/>
          </w:tcPr>
          <w:p w:rsidR="001B60DF" w:rsidRPr="00FB5C72" w:rsidRDefault="001B60DF" w:rsidP="008F259A">
            <w:pPr>
              <w:spacing w:before="60"/>
              <w:rPr>
                <w:rFonts w:ascii="Arial" w:hAnsi="Arial" w:cs="Arial"/>
                <w:sz w:val="16"/>
              </w:rPr>
            </w:pPr>
          </w:p>
        </w:tc>
      </w:tr>
      <w:tr w:rsidR="001B60DF" w:rsidRPr="00FB5C72" w:rsidTr="008F259A">
        <w:tc>
          <w:tcPr>
            <w:tcW w:w="1779" w:type="dxa"/>
          </w:tcPr>
          <w:p w:rsidR="001B60DF" w:rsidRPr="00FB5C72" w:rsidRDefault="001B60DF" w:rsidP="008F259A">
            <w:pPr>
              <w:spacing w:before="60"/>
              <w:rPr>
                <w:rFonts w:ascii="Arial" w:hAnsi="Arial" w:cs="Arial"/>
                <w:b/>
                <w:bCs/>
                <w:sz w:val="16"/>
              </w:rPr>
            </w:pPr>
            <w:r w:rsidRPr="00FB5C72">
              <w:rPr>
                <w:rFonts w:ascii="Arial" w:hAnsi="Arial" w:cs="Arial"/>
                <w:b/>
                <w:bCs/>
                <w:sz w:val="16"/>
              </w:rPr>
              <w:t>Return Value</w:t>
            </w:r>
          </w:p>
        </w:tc>
        <w:tc>
          <w:tcPr>
            <w:tcW w:w="4179" w:type="dxa"/>
          </w:tcPr>
          <w:p w:rsidR="001B60DF" w:rsidRPr="00FB5C72" w:rsidRDefault="001B60DF" w:rsidP="008F259A">
            <w:pPr>
              <w:spacing w:before="60"/>
              <w:rPr>
                <w:rFonts w:ascii="Arial" w:hAnsi="Arial" w:cs="Arial"/>
                <w:sz w:val="16"/>
              </w:rPr>
            </w:pPr>
            <w:r w:rsidRPr="00FB5C72">
              <w:rPr>
                <w:rFonts w:ascii="Arial" w:hAnsi="Arial" w:cs="Arial"/>
                <w:sz w:val="16"/>
              </w:rPr>
              <w:t>(if no value returned, write N/A)</w:t>
            </w:r>
          </w:p>
        </w:tc>
        <w:tc>
          <w:tcPr>
            <w:tcW w:w="990" w:type="dxa"/>
          </w:tcPr>
          <w:p w:rsidR="001B60DF" w:rsidRPr="00FB5C72" w:rsidRDefault="001B60DF" w:rsidP="008F259A">
            <w:pPr>
              <w:spacing w:before="60"/>
              <w:rPr>
                <w:rFonts w:ascii="Arial" w:hAnsi="Arial" w:cs="Arial"/>
                <w:sz w:val="16"/>
              </w:rPr>
            </w:pPr>
          </w:p>
        </w:tc>
        <w:tc>
          <w:tcPr>
            <w:tcW w:w="990" w:type="dxa"/>
          </w:tcPr>
          <w:p w:rsidR="001B60DF" w:rsidRPr="00FB5C72" w:rsidRDefault="001B60DF" w:rsidP="008F259A">
            <w:pPr>
              <w:spacing w:before="60"/>
              <w:rPr>
                <w:rFonts w:ascii="Arial" w:hAnsi="Arial" w:cs="Arial"/>
                <w:sz w:val="16"/>
              </w:rPr>
            </w:pPr>
          </w:p>
        </w:tc>
        <w:tc>
          <w:tcPr>
            <w:tcW w:w="990" w:type="dxa"/>
          </w:tcPr>
          <w:p w:rsidR="001B60DF" w:rsidRPr="00FB5C72" w:rsidRDefault="001B60DF" w:rsidP="008F259A">
            <w:pPr>
              <w:spacing w:before="60"/>
              <w:rPr>
                <w:rFonts w:ascii="Arial" w:hAnsi="Arial" w:cs="Arial"/>
                <w:sz w:val="16"/>
              </w:rPr>
            </w:pPr>
          </w:p>
        </w:tc>
      </w:tr>
    </w:tbl>
    <w:p w:rsidR="001B60DF" w:rsidRPr="00FB5C72" w:rsidRDefault="001B60DF" w:rsidP="001B60DF">
      <w:pPr>
        <w:pStyle w:val="Heading4"/>
      </w:pPr>
      <w:r w:rsidRPr="00FB5C72">
        <w:t>Description</w:t>
      </w:r>
    </w:p>
    <w:p w:rsidR="001B60DF" w:rsidRPr="00FB5C72" w:rsidRDefault="001B60DF" w:rsidP="001B60DF">
      <w:pPr>
        <w:spacing w:after="0"/>
      </w:pPr>
      <w:r w:rsidRPr="00FB5C72">
        <w:t>(Place flowchart/design for local function)</w:t>
      </w:r>
    </w:p>
    <w:p w:rsidR="001B60DF" w:rsidRPr="00FB5C72" w:rsidRDefault="001B60DF" w:rsidP="008B3E94">
      <w:pPr>
        <w:spacing w:after="0"/>
      </w:pPr>
    </w:p>
    <w:p w:rsidR="008F6DBB" w:rsidRPr="00FB5C72" w:rsidRDefault="008F6DBB" w:rsidP="008B3E94">
      <w:pPr>
        <w:spacing w:after="0"/>
      </w:pPr>
    </w:p>
    <w:p w:rsidR="008B3E94" w:rsidRPr="00FB5C72" w:rsidRDefault="008B3E94" w:rsidP="008B3E94">
      <w:pPr>
        <w:pStyle w:val="Heading2"/>
      </w:pPr>
      <w:r w:rsidRPr="00FB5C72">
        <w:t>Local Functions/Macros Used by this MDD only</w:t>
      </w:r>
    </w:p>
    <w:p w:rsidR="008B3E94" w:rsidRPr="00FB5C72" w:rsidRDefault="008B3E94">
      <w:pPr>
        <w:spacing w:after="0"/>
      </w:pPr>
    </w:p>
    <w:p w:rsidR="00DD1FD3" w:rsidRPr="00FB5C72" w:rsidRDefault="00DD1FD3">
      <w:pPr>
        <w:spacing w:after="0"/>
      </w:pPr>
    </w:p>
    <w:p w:rsidR="00DD1FD3" w:rsidRPr="00FB5C72" w:rsidRDefault="00DD1FD3" w:rsidP="00DD1FD3">
      <w:pPr>
        <w:pStyle w:val="Heading2"/>
        <w:numPr>
          <w:ilvl w:val="0"/>
          <w:numId w:val="0"/>
        </w:numPr>
        <w:ind w:left="576"/>
      </w:pPr>
    </w:p>
    <w:p w:rsidR="00DD1FD3" w:rsidRPr="00FB5C72" w:rsidRDefault="00DD1FD3" w:rsidP="00DD1FD3">
      <w:pPr>
        <w:pStyle w:val="Heading3"/>
      </w:pPr>
      <w:r w:rsidRPr="00FB5C72">
        <w:t>Local Function #</w:t>
      </w:r>
      <w:r w:rsidR="00935276" w:rsidRPr="00FB5C72">
        <w:t>1</w:t>
      </w:r>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69"/>
        <w:gridCol w:w="4159"/>
        <w:gridCol w:w="990"/>
        <w:gridCol w:w="986"/>
        <w:gridCol w:w="986"/>
      </w:tblGrid>
      <w:tr w:rsidR="00DD1FD3" w:rsidRPr="00FB5C72" w:rsidTr="00926B5C">
        <w:trPr>
          <w:trHeight w:val="254"/>
        </w:trPr>
        <w:tc>
          <w:tcPr>
            <w:tcW w:w="1769" w:type="dxa"/>
          </w:tcPr>
          <w:p w:rsidR="00DD1FD3" w:rsidRPr="00FB5C72" w:rsidRDefault="00DD1FD3" w:rsidP="008F259A">
            <w:pPr>
              <w:spacing w:before="60"/>
              <w:rPr>
                <w:rFonts w:ascii="Arial" w:hAnsi="Arial" w:cs="Arial"/>
                <w:b/>
                <w:bCs/>
                <w:sz w:val="16"/>
              </w:rPr>
            </w:pPr>
            <w:r w:rsidRPr="00FB5C72">
              <w:rPr>
                <w:rFonts w:ascii="Arial" w:hAnsi="Arial" w:cs="Arial"/>
                <w:b/>
                <w:bCs/>
                <w:sz w:val="16"/>
              </w:rPr>
              <w:t>Function Name</w:t>
            </w:r>
          </w:p>
        </w:tc>
        <w:tc>
          <w:tcPr>
            <w:tcW w:w="4159" w:type="dxa"/>
          </w:tcPr>
          <w:p w:rsidR="00DD1FD3" w:rsidRPr="00FB5C72" w:rsidRDefault="00DD1FD3" w:rsidP="008F259A">
            <w:pPr>
              <w:spacing w:before="60"/>
              <w:rPr>
                <w:rFonts w:ascii="Arial" w:hAnsi="Arial" w:cs="Arial"/>
                <w:sz w:val="16"/>
              </w:rPr>
            </w:pPr>
            <w:r w:rsidRPr="00FB5C72">
              <w:rPr>
                <w:rFonts w:ascii="Arial" w:hAnsi="Arial" w:cs="Arial"/>
                <w:sz w:val="16"/>
              </w:rPr>
              <w:t>HwPosSLFilter1</w:t>
            </w:r>
          </w:p>
        </w:tc>
        <w:tc>
          <w:tcPr>
            <w:tcW w:w="990" w:type="dxa"/>
            <w:shd w:val="pct30" w:color="FFFF00" w:fill="auto"/>
          </w:tcPr>
          <w:p w:rsidR="00DD1FD3" w:rsidRPr="00FB5C72" w:rsidRDefault="00DD1FD3" w:rsidP="008F259A">
            <w:pPr>
              <w:spacing w:before="60"/>
              <w:jc w:val="center"/>
              <w:rPr>
                <w:rFonts w:ascii="Arial" w:hAnsi="Arial" w:cs="Arial"/>
                <w:sz w:val="16"/>
              </w:rPr>
            </w:pPr>
            <w:r w:rsidRPr="00FB5C72">
              <w:rPr>
                <w:rFonts w:ascii="Arial" w:hAnsi="Arial" w:cs="Arial"/>
                <w:sz w:val="16"/>
              </w:rPr>
              <w:t>Type</w:t>
            </w:r>
          </w:p>
        </w:tc>
        <w:tc>
          <w:tcPr>
            <w:tcW w:w="986" w:type="dxa"/>
            <w:shd w:val="pct30" w:color="FFFF00" w:fill="auto"/>
          </w:tcPr>
          <w:p w:rsidR="00DD1FD3" w:rsidRPr="00FB5C72" w:rsidRDefault="00DD1FD3" w:rsidP="008F259A">
            <w:pPr>
              <w:spacing w:before="60"/>
              <w:jc w:val="center"/>
              <w:rPr>
                <w:rFonts w:ascii="Arial" w:hAnsi="Arial" w:cs="Arial"/>
                <w:sz w:val="16"/>
              </w:rPr>
            </w:pPr>
            <w:r w:rsidRPr="00FB5C72">
              <w:rPr>
                <w:rFonts w:ascii="Arial" w:hAnsi="Arial" w:cs="Arial"/>
                <w:sz w:val="16"/>
              </w:rPr>
              <w:t>Min</w:t>
            </w:r>
          </w:p>
        </w:tc>
        <w:tc>
          <w:tcPr>
            <w:tcW w:w="986" w:type="dxa"/>
            <w:shd w:val="pct30" w:color="FFFF00" w:fill="auto"/>
          </w:tcPr>
          <w:p w:rsidR="00DD1FD3" w:rsidRPr="00FB5C72" w:rsidRDefault="00DD1FD3" w:rsidP="008F259A">
            <w:pPr>
              <w:spacing w:before="60"/>
              <w:jc w:val="center"/>
              <w:rPr>
                <w:rFonts w:ascii="Arial" w:hAnsi="Arial" w:cs="Arial"/>
                <w:sz w:val="16"/>
              </w:rPr>
            </w:pPr>
            <w:r w:rsidRPr="00FB5C72">
              <w:rPr>
                <w:rFonts w:ascii="Arial" w:hAnsi="Arial" w:cs="Arial"/>
                <w:sz w:val="16"/>
              </w:rPr>
              <w:t>Max</w:t>
            </w:r>
          </w:p>
        </w:tc>
      </w:tr>
      <w:tr w:rsidR="00F55236" w:rsidRPr="00FB5C72" w:rsidTr="00926B5C">
        <w:trPr>
          <w:trHeight w:val="263"/>
        </w:trPr>
        <w:tc>
          <w:tcPr>
            <w:tcW w:w="1769" w:type="dxa"/>
          </w:tcPr>
          <w:p w:rsidR="00F55236" w:rsidRPr="00FB5C72" w:rsidRDefault="00F55236" w:rsidP="008F259A">
            <w:pPr>
              <w:spacing w:before="60"/>
              <w:rPr>
                <w:rFonts w:ascii="Arial" w:hAnsi="Arial" w:cs="Arial"/>
                <w:b/>
                <w:bCs/>
                <w:sz w:val="16"/>
              </w:rPr>
            </w:pPr>
            <w:r w:rsidRPr="00FB5C72">
              <w:rPr>
                <w:rFonts w:ascii="Arial" w:hAnsi="Arial" w:cs="Arial"/>
                <w:b/>
                <w:bCs/>
                <w:sz w:val="16"/>
              </w:rPr>
              <w:t xml:space="preserve">Arguments Passed </w:t>
            </w:r>
          </w:p>
        </w:tc>
        <w:tc>
          <w:tcPr>
            <w:tcW w:w="4159" w:type="dxa"/>
          </w:tcPr>
          <w:p w:rsidR="00F55236" w:rsidRPr="00FB5C72" w:rsidRDefault="00F55236" w:rsidP="008F259A">
            <w:pPr>
              <w:spacing w:before="60"/>
              <w:rPr>
                <w:rFonts w:ascii="Arial" w:hAnsi="Arial" w:cs="Arial"/>
                <w:sz w:val="16"/>
              </w:rPr>
            </w:pPr>
            <w:r w:rsidRPr="00FB5C72">
              <w:rPr>
                <w:rFonts w:ascii="Arial" w:hAnsi="Arial" w:cs="Arial"/>
                <w:sz w:val="16"/>
              </w:rPr>
              <w:t>MtrPos_HwDeg_T_</w:t>
            </w:r>
            <w:r w:rsidR="006529D7">
              <w:rPr>
                <w:rFonts w:ascii="Arial" w:hAnsi="Arial" w:cs="Arial"/>
                <w:sz w:val="16"/>
              </w:rPr>
              <w:t>f32</w:t>
            </w:r>
          </w:p>
        </w:tc>
        <w:tc>
          <w:tcPr>
            <w:tcW w:w="990" w:type="dxa"/>
          </w:tcPr>
          <w:p w:rsidR="00F55236" w:rsidRPr="00FB5C72" w:rsidRDefault="006529D7" w:rsidP="006529D7">
            <w:pPr>
              <w:spacing w:before="60"/>
              <w:rPr>
                <w:rFonts w:ascii="Arial" w:hAnsi="Arial" w:cs="Arial"/>
                <w:sz w:val="16"/>
              </w:rPr>
            </w:pPr>
            <w:r>
              <w:rPr>
                <w:rFonts w:ascii="Arial" w:hAnsi="Arial" w:cs="Arial"/>
                <w:sz w:val="16"/>
              </w:rPr>
              <w:t>float32</w:t>
            </w:r>
          </w:p>
        </w:tc>
        <w:tc>
          <w:tcPr>
            <w:tcW w:w="986" w:type="dxa"/>
          </w:tcPr>
          <w:p w:rsidR="00D86212" w:rsidRDefault="00D86212" w:rsidP="00D86212">
            <w:pPr>
              <w:rPr>
                <w:rFonts w:ascii="Calibri" w:hAnsi="Calibri" w:cs="Arial"/>
                <w:sz w:val="16"/>
                <w:szCs w:val="16"/>
              </w:rPr>
            </w:pPr>
            <w:r>
              <w:rPr>
                <w:rFonts w:ascii="Calibri" w:hAnsi="Calibri" w:cs="Arial"/>
                <w:sz w:val="16"/>
                <w:szCs w:val="16"/>
              </w:rPr>
              <w:t>-787558.4</w:t>
            </w:r>
          </w:p>
          <w:p w:rsidR="00F55236" w:rsidRPr="00001C61" w:rsidRDefault="00F55236" w:rsidP="00F813A1">
            <w:pPr>
              <w:keepNext/>
              <w:spacing w:before="60"/>
              <w:jc w:val="center"/>
              <w:rPr>
                <w:rFonts w:ascii="Arial" w:hAnsi="Arial" w:cs="Arial"/>
                <w:color w:val="0070C0"/>
                <w:sz w:val="16"/>
              </w:rPr>
            </w:pPr>
          </w:p>
        </w:tc>
        <w:tc>
          <w:tcPr>
            <w:tcW w:w="986" w:type="dxa"/>
          </w:tcPr>
          <w:p w:rsidR="00F55236" w:rsidRPr="00001C61" w:rsidRDefault="00D86212" w:rsidP="00F813A1">
            <w:pPr>
              <w:keepNext/>
              <w:spacing w:before="60"/>
              <w:jc w:val="center"/>
              <w:rPr>
                <w:rFonts w:ascii="Arial" w:hAnsi="Arial" w:cs="Arial"/>
                <w:color w:val="0070C0"/>
                <w:sz w:val="16"/>
              </w:rPr>
            </w:pPr>
            <w:r>
              <w:rPr>
                <w:rFonts w:ascii="Arial" w:hAnsi="Arial" w:cs="Arial"/>
                <w:sz w:val="16"/>
              </w:rPr>
              <w:t>787606.4</w:t>
            </w:r>
          </w:p>
        </w:tc>
      </w:tr>
      <w:tr w:rsidR="00DD1FD3" w:rsidRPr="00FB5C72" w:rsidTr="00926B5C">
        <w:trPr>
          <w:trHeight w:val="254"/>
        </w:trPr>
        <w:tc>
          <w:tcPr>
            <w:tcW w:w="1769" w:type="dxa"/>
          </w:tcPr>
          <w:p w:rsidR="00DD1FD3" w:rsidRPr="00FB5C72" w:rsidRDefault="00DD1FD3" w:rsidP="008F259A">
            <w:pPr>
              <w:spacing w:before="60"/>
              <w:rPr>
                <w:rFonts w:ascii="Arial" w:hAnsi="Arial" w:cs="Arial"/>
                <w:b/>
                <w:bCs/>
                <w:sz w:val="16"/>
              </w:rPr>
            </w:pPr>
          </w:p>
        </w:tc>
        <w:tc>
          <w:tcPr>
            <w:tcW w:w="4159" w:type="dxa"/>
          </w:tcPr>
          <w:p w:rsidR="00DD1FD3" w:rsidRPr="00FB5C72" w:rsidRDefault="00DD1FD3" w:rsidP="008F259A">
            <w:pPr>
              <w:spacing w:before="60"/>
              <w:rPr>
                <w:rFonts w:ascii="Arial" w:hAnsi="Arial" w:cs="Arial"/>
                <w:sz w:val="16"/>
              </w:rPr>
            </w:pPr>
            <w:proofErr w:type="spellStart"/>
            <w:r w:rsidRPr="00FB5C72">
              <w:rPr>
                <w:rFonts w:ascii="Arial" w:hAnsi="Arial" w:cs="Arial"/>
                <w:sz w:val="16"/>
              </w:rPr>
              <w:t>FilterEn</w:t>
            </w:r>
            <w:proofErr w:type="spellEnd"/>
          </w:p>
        </w:tc>
        <w:tc>
          <w:tcPr>
            <w:tcW w:w="990" w:type="dxa"/>
          </w:tcPr>
          <w:p w:rsidR="00DD1FD3" w:rsidRPr="00FB5C72" w:rsidRDefault="00B953F2" w:rsidP="008F259A">
            <w:pPr>
              <w:spacing w:before="60"/>
              <w:rPr>
                <w:rFonts w:ascii="Arial" w:hAnsi="Arial" w:cs="Arial"/>
                <w:sz w:val="16"/>
              </w:rPr>
            </w:pPr>
            <w:proofErr w:type="spellStart"/>
            <w:r w:rsidRPr="00FB5C72">
              <w:rPr>
                <w:rFonts w:ascii="Arial" w:hAnsi="Arial" w:cs="Arial"/>
                <w:sz w:val="16"/>
              </w:rPr>
              <w:t>boolean</w:t>
            </w:r>
            <w:proofErr w:type="spellEnd"/>
          </w:p>
        </w:tc>
        <w:tc>
          <w:tcPr>
            <w:tcW w:w="986" w:type="dxa"/>
          </w:tcPr>
          <w:p w:rsidR="00DD1FD3" w:rsidRPr="00FB5C72" w:rsidRDefault="00B953F2" w:rsidP="008F259A">
            <w:pPr>
              <w:spacing w:before="60"/>
              <w:rPr>
                <w:rFonts w:ascii="Arial" w:hAnsi="Arial" w:cs="Arial"/>
                <w:sz w:val="16"/>
              </w:rPr>
            </w:pPr>
            <w:r w:rsidRPr="00FB5C72">
              <w:rPr>
                <w:rFonts w:ascii="Arial" w:hAnsi="Arial" w:cs="Arial"/>
                <w:sz w:val="16"/>
              </w:rPr>
              <w:t>FALSE</w:t>
            </w:r>
          </w:p>
        </w:tc>
        <w:tc>
          <w:tcPr>
            <w:tcW w:w="986" w:type="dxa"/>
          </w:tcPr>
          <w:p w:rsidR="00DD1FD3" w:rsidRPr="00FB5C72" w:rsidRDefault="00B953F2" w:rsidP="008F259A">
            <w:pPr>
              <w:spacing w:before="60"/>
              <w:rPr>
                <w:rFonts w:ascii="Arial" w:hAnsi="Arial" w:cs="Arial"/>
                <w:sz w:val="16"/>
              </w:rPr>
            </w:pPr>
            <w:r w:rsidRPr="00FB5C72">
              <w:rPr>
                <w:rFonts w:ascii="Arial" w:hAnsi="Arial" w:cs="Arial"/>
                <w:sz w:val="16"/>
              </w:rPr>
              <w:t>TRUE</w:t>
            </w:r>
          </w:p>
        </w:tc>
      </w:tr>
      <w:tr w:rsidR="00926B5C" w:rsidRPr="00FB5C72" w:rsidTr="008F259A">
        <w:trPr>
          <w:trHeight w:val="263"/>
        </w:trPr>
        <w:tc>
          <w:tcPr>
            <w:tcW w:w="1769" w:type="dxa"/>
          </w:tcPr>
          <w:p w:rsidR="00926B5C" w:rsidRPr="00FB5C72" w:rsidRDefault="00926B5C" w:rsidP="008F259A">
            <w:pPr>
              <w:spacing w:before="60"/>
              <w:rPr>
                <w:rFonts w:ascii="Arial" w:hAnsi="Arial" w:cs="Arial"/>
                <w:b/>
                <w:bCs/>
                <w:sz w:val="16"/>
              </w:rPr>
            </w:pPr>
            <w:r w:rsidRPr="00FB5C72">
              <w:rPr>
                <w:rFonts w:ascii="Arial" w:hAnsi="Arial" w:cs="Arial"/>
                <w:b/>
                <w:bCs/>
                <w:sz w:val="16"/>
              </w:rPr>
              <w:lastRenderedPageBreak/>
              <w:t>Return Value</w:t>
            </w:r>
          </w:p>
        </w:tc>
        <w:tc>
          <w:tcPr>
            <w:tcW w:w="4159" w:type="dxa"/>
          </w:tcPr>
          <w:p w:rsidR="00926B5C" w:rsidRPr="00FB5C72" w:rsidRDefault="00926B5C" w:rsidP="008F259A">
            <w:pPr>
              <w:spacing w:before="60"/>
              <w:rPr>
                <w:rFonts w:ascii="Arial" w:hAnsi="Arial" w:cs="Arial"/>
                <w:sz w:val="16"/>
              </w:rPr>
            </w:pPr>
            <w:r w:rsidRPr="00FB5C72">
              <w:rPr>
                <w:rFonts w:ascii="Arial" w:hAnsi="Arial" w:cs="Arial"/>
                <w:sz w:val="16"/>
              </w:rPr>
              <w:t>(if no value returned, write N/A)</w:t>
            </w:r>
          </w:p>
        </w:tc>
        <w:tc>
          <w:tcPr>
            <w:tcW w:w="990" w:type="dxa"/>
          </w:tcPr>
          <w:p w:rsidR="00926B5C" w:rsidRPr="00FB5C72" w:rsidRDefault="00926B5C" w:rsidP="008F259A">
            <w:pPr>
              <w:spacing w:before="60"/>
              <w:rPr>
                <w:rFonts w:ascii="Arial" w:hAnsi="Arial" w:cs="Arial"/>
                <w:sz w:val="16"/>
              </w:rPr>
            </w:pPr>
          </w:p>
        </w:tc>
        <w:tc>
          <w:tcPr>
            <w:tcW w:w="986" w:type="dxa"/>
          </w:tcPr>
          <w:p w:rsidR="00926B5C" w:rsidRPr="00FB5C72" w:rsidRDefault="00926B5C" w:rsidP="008F259A">
            <w:pPr>
              <w:spacing w:before="60"/>
              <w:rPr>
                <w:rFonts w:ascii="Arial" w:hAnsi="Arial" w:cs="Arial"/>
                <w:sz w:val="16"/>
              </w:rPr>
            </w:pPr>
          </w:p>
        </w:tc>
        <w:tc>
          <w:tcPr>
            <w:tcW w:w="986" w:type="dxa"/>
          </w:tcPr>
          <w:p w:rsidR="00926B5C" w:rsidRPr="00FB5C72" w:rsidRDefault="00926B5C" w:rsidP="008F259A">
            <w:pPr>
              <w:spacing w:before="60"/>
              <w:rPr>
                <w:rFonts w:ascii="Arial" w:hAnsi="Arial" w:cs="Arial"/>
                <w:sz w:val="16"/>
              </w:rPr>
            </w:pPr>
          </w:p>
        </w:tc>
      </w:tr>
    </w:tbl>
    <w:p w:rsidR="00DD1FD3" w:rsidRPr="00FB5C72" w:rsidRDefault="00DD1FD3" w:rsidP="00DD1FD3">
      <w:pPr>
        <w:pStyle w:val="Heading4"/>
      </w:pPr>
      <w:r w:rsidRPr="00FB5C72">
        <w:t>Description</w:t>
      </w:r>
    </w:p>
    <w:p w:rsidR="00517458" w:rsidRDefault="00DD1FD3">
      <w:r w:rsidRPr="00FB5C72">
        <w:t>(Place flowchart/design for local function)</w:t>
      </w:r>
      <w:r w:rsidR="00517458" w:rsidRPr="00FB5C72">
        <w:object w:dxaOrig="10222" w:dyaOrig="8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8pt;height:294.55pt" o:ole="">
            <v:imagedata r:id="rId8" o:title=""/>
          </v:shape>
          <o:OLEObject Type="Embed" ProgID="Visio.Drawing.11" ShapeID="_x0000_i1025" DrawAspect="Content" ObjectID="_1412661747" r:id="rId9"/>
        </w:object>
      </w:r>
    </w:p>
    <w:p w:rsidR="00926B5C" w:rsidRPr="00FB5C72" w:rsidRDefault="00926B5C" w:rsidP="00DD1FD3">
      <w:pPr>
        <w:spacing w:after="0"/>
      </w:pPr>
    </w:p>
    <w:p w:rsidR="00926B5C" w:rsidRPr="00FB5C72" w:rsidRDefault="00926B5C" w:rsidP="00926B5C">
      <w:pPr>
        <w:pStyle w:val="Heading3"/>
        <w:tabs>
          <w:tab w:val="left" w:pos="5760"/>
        </w:tabs>
      </w:pPr>
      <w:r w:rsidRPr="00FB5C72">
        <w:t>Local Function #</w:t>
      </w:r>
      <w:r w:rsidR="00935276" w:rsidRPr="00FB5C72">
        <w:t>2</w:t>
      </w:r>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39"/>
        <w:gridCol w:w="4080"/>
        <w:gridCol w:w="1124"/>
        <w:gridCol w:w="975"/>
        <w:gridCol w:w="972"/>
      </w:tblGrid>
      <w:tr w:rsidR="00926B5C" w:rsidRPr="00FB5C72" w:rsidTr="00D86212">
        <w:trPr>
          <w:trHeight w:val="254"/>
        </w:trPr>
        <w:tc>
          <w:tcPr>
            <w:tcW w:w="1739" w:type="dxa"/>
          </w:tcPr>
          <w:p w:rsidR="00926B5C" w:rsidRPr="00FB5C72" w:rsidRDefault="00926B5C" w:rsidP="00926B5C">
            <w:pPr>
              <w:tabs>
                <w:tab w:val="left" w:pos="5760"/>
              </w:tabs>
              <w:spacing w:before="60"/>
              <w:rPr>
                <w:rFonts w:ascii="Arial" w:hAnsi="Arial" w:cs="Arial"/>
                <w:b/>
                <w:bCs/>
                <w:sz w:val="16"/>
              </w:rPr>
            </w:pPr>
            <w:r w:rsidRPr="00FB5C72">
              <w:rPr>
                <w:rFonts w:ascii="Arial" w:hAnsi="Arial" w:cs="Arial"/>
                <w:b/>
                <w:bCs/>
                <w:sz w:val="16"/>
              </w:rPr>
              <w:t>Function Name</w:t>
            </w:r>
          </w:p>
        </w:tc>
        <w:tc>
          <w:tcPr>
            <w:tcW w:w="4080" w:type="dxa"/>
          </w:tcPr>
          <w:p w:rsidR="00926B5C" w:rsidRPr="00FB5C72" w:rsidRDefault="00926B5C" w:rsidP="00926B5C">
            <w:pPr>
              <w:tabs>
                <w:tab w:val="left" w:pos="5760"/>
              </w:tabs>
              <w:spacing w:before="60"/>
              <w:rPr>
                <w:rFonts w:ascii="Arial" w:hAnsi="Arial" w:cs="Arial"/>
                <w:sz w:val="16"/>
              </w:rPr>
            </w:pPr>
            <w:r w:rsidRPr="00FB5C72">
              <w:rPr>
                <w:rFonts w:ascii="Arial" w:hAnsi="Arial" w:cs="Arial"/>
                <w:sz w:val="16"/>
              </w:rPr>
              <w:t>HwPosSLFilter2</w:t>
            </w:r>
          </w:p>
        </w:tc>
        <w:tc>
          <w:tcPr>
            <w:tcW w:w="1124" w:type="dxa"/>
            <w:shd w:val="pct30" w:color="FFFF00" w:fill="auto"/>
          </w:tcPr>
          <w:p w:rsidR="00926B5C" w:rsidRPr="00FB5C72" w:rsidRDefault="00926B5C" w:rsidP="00926B5C">
            <w:pPr>
              <w:tabs>
                <w:tab w:val="left" w:pos="5760"/>
              </w:tabs>
              <w:spacing w:before="60"/>
              <w:jc w:val="center"/>
              <w:rPr>
                <w:rFonts w:ascii="Arial" w:hAnsi="Arial" w:cs="Arial"/>
                <w:sz w:val="16"/>
              </w:rPr>
            </w:pPr>
            <w:r w:rsidRPr="00FB5C72">
              <w:rPr>
                <w:rFonts w:ascii="Arial" w:hAnsi="Arial" w:cs="Arial"/>
                <w:sz w:val="16"/>
              </w:rPr>
              <w:t>Type</w:t>
            </w:r>
          </w:p>
        </w:tc>
        <w:tc>
          <w:tcPr>
            <w:tcW w:w="975" w:type="dxa"/>
            <w:shd w:val="pct30" w:color="FFFF00" w:fill="auto"/>
          </w:tcPr>
          <w:p w:rsidR="00926B5C" w:rsidRPr="00FB5C72" w:rsidRDefault="00926B5C" w:rsidP="00926B5C">
            <w:pPr>
              <w:tabs>
                <w:tab w:val="left" w:pos="5760"/>
              </w:tabs>
              <w:spacing w:before="60"/>
              <w:jc w:val="center"/>
              <w:rPr>
                <w:rFonts w:ascii="Arial" w:hAnsi="Arial" w:cs="Arial"/>
                <w:sz w:val="16"/>
              </w:rPr>
            </w:pPr>
            <w:r w:rsidRPr="00FB5C72">
              <w:rPr>
                <w:rFonts w:ascii="Arial" w:hAnsi="Arial" w:cs="Arial"/>
                <w:sz w:val="16"/>
              </w:rPr>
              <w:t>Min</w:t>
            </w:r>
          </w:p>
        </w:tc>
        <w:tc>
          <w:tcPr>
            <w:tcW w:w="972" w:type="dxa"/>
            <w:shd w:val="pct30" w:color="FFFF00" w:fill="auto"/>
          </w:tcPr>
          <w:p w:rsidR="00926B5C" w:rsidRPr="00FB5C72" w:rsidRDefault="00926B5C" w:rsidP="00926B5C">
            <w:pPr>
              <w:tabs>
                <w:tab w:val="left" w:pos="5760"/>
              </w:tabs>
              <w:spacing w:before="60"/>
              <w:jc w:val="center"/>
              <w:rPr>
                <w:rFonts w:ascii="Arial" w:hAnsi="Arial" w:cs="Arial"/>
                <w:sz w:val="16"/>
              </w:rPr>
            </w:pPr>
            <w:r w:rsidRPr="00FB5C72">
              <w:rPr>
                <w:rFonts w:ascii="Arial" w:hAnsi="Arial" w:cs="Arial"/>
                <w:sz w:val="16"/>
              </w:rPr>
              <w:t>Max</w:t>
            </w:r>
          </w:p>
        </w:tc>
      </w:tr>
      <w:tr w:rsidR="00D86212" w:rsidRPr="00FB5C72" w:rsidTr="00D86212">
        <w:trPr>
          <w:trHeight w:val="263"/>
        </w:trPr>
        <w:tc>
          <w:tcPr>
            <w:tcW w:w="1739" w:type="dxa"/>
          </w:tcPr>
          <w:p w:rsidR="00D86212" w:rsidRPr="00FB5C72" w:rsidRDefault="00D86212" w:rsidP="00926B5C">
            <w:pPr>
              <w:tabs>
                <w:tab w:val="left" w:pos="5760"/>
              </w:tabs>
              <w:spacing w:before="60"/>
              <w:rPr>
                <w:rFonts w:ascii="Arial" w:hAnsi="Arial" w:cs="Arial"/>
                <w:b/>
                <w:bCs/>
                <w:sz w:val="16"/>
              </w:rPr>
            </w:pPr>
            <w:r w:rsidRPr="00FB5C72">
              <w:rPr>
                <w:rFonts w:ascii="Arial" w:hAnsi="Arial" w:cs="Arial"/>
                <w:b/>
                <w:bCs/>
                <w:sz w:val="16"/>
              </w:rPr>
              <w:t xml:space="preserve">Arguments Passed </w:t>
            </w:r>
          </w:p>
        </w:tc>
        <w:tc>
          <w:tcPr>
            <w:tcW w:w="4080" w:type="dxa"/>
          </w:tcPr>
          <w:p w:rsidR="00D86212" w:rsidRPr="00FB5C72" w:rsidRDefault="00D86212" w:rsidP="00F13CB2">
            <w:pPr>
              <w:tabs>
                <w:tab w:val="left" w:pos="5760"/>
              </w:tabs>
              <w:spacing w:before="60"/>
              <w:rPr>
                <w:rFonts w:ascii="Arial" w:hAnsi="Arial" w:cs="Arial"/>
                <w:sz w:val="16"/>
              </w:rPr>
            </w:pPr>
            <w:r w:rsidRPr="00FB5C72">
              <w:rPr>
                <w:rFonts w:ascii="Arial" w:hAnsi="Arial" w:cs="Arial"/>
                <w:sz w:val="16"/>
              </w:rPr>
              <w:t>MtrPos_HwDeg_T_</w:t>
            </w:r>
            <w:r>
              <w:rPr>
                <w:rFonts w:ascii="Arial" w:hAnsi="Arial" w:cs="Arial"/>
                <w:sz w:val="16"/>
              </w:rPr>
              <w:t>f32</w:t>
            </w:r>
          </w:p>
        </w:tc>
        <w:tc>
          <w:tcPr>
            <w:tcW w:w="1124" w:type="dxa"/>
          </w:tcPr>
          <w:p w:rsidR="00D86212" w:rsidRPr="00FB5C72" w:rsidRDefault="00D86212" w:rsidP="00926B5C">
            <w:pPr>
              <w:tabs>
                <w:tab w:val="left" w:pos="5760"/>
              </w:tabs>
              <w:spacing w:before="60"/>
              <w:rPr>
                <w:rFonts w:ascii="Arial" w:hAnsi="Arial" w:cs="Arial"/>
                <w:sz w:val="16"/>
              </w:rPr>
            </w:pPr>
            <w:r>
              <w:rPr>
                <w:rFonts w:ascii="Arial" w:hAnsi="Arial" w:cs="Arial"/>
                <w:sz w:val="16"/>
              </w:rPr>
              <w:t>float32</w:t>
            </w:r>
          </w:p>
        </w:tc>
        <w:tc>
          <w:tcPr>
            <w:tcW w:w="975" w:type="dxa"/>
          </w:tcPr>
          <w:p w:rsidR="00D86212" w:rsidRDefault="00D86212" w:rsidP="00775011">
            <w:pPr>
              <w:rPr>
                <w:rFonts w:ascii="Calibri" w:hAnsi="Calibri" w:cs="Arial"/>
                <w:sz w:val="16"/>
                <w:szCs w:val="16"/>
              </w:rPr>
            </w:pPr>
            <w:r>
              <w:rPr>
                <w:rFonts w:ascii="Calibri" w:hAnsi="Calibri" w:cs="Arial"/>
                <w:sz w:val="16"/>
                <w:szCs w:val="16"/>
              </w:rPr>
              <w:t>-787558.4</w:t>
            </w:r>
          </w:p>
          <w:p w:rsidR="00D86212" w:rsidRPr="005B26B6" w:rsidRDefault="00D86212" w:rsidP="00987CB8">
            <w:pPr>
              <w:spacing w:before="60"/>
              <w:rPr>
                <w:rFonts w:ascii="Arial" w:hAnsi="Arial" w:cs="Arial"/>
                <w:color w:val="0070C0"/>
                <w:sz w:val="16"/>
              </w:rPr>
            </w:pPr>
          </w:p>
        </w:tc>
        <w:tc>
          <w:tcPr>
            <w:tcW w:w="972" w:type="dxa"/>
          </w:tcPr>
          <w:p w:rsidR="00D86212" w:rsidRPr="005B26B6" w:rsidRDefault="00D86212" w:rsidP="00072E43">
            <w:pPr>
              <w:spacing w:before="60"/>
              <w:rPr>
                <w:rFonts w:ascii="Arial" w:hAnsi="Arial" w:cs="Arial"/>
                <w:color w:val="0070C0"/>
                <w:sz w:val="16"/>
              </w:rPr>
            </w:pPr>
            <w:r>
              <w:rPr>
                <w:rFonts w:ascii="Arial" w:hAnsi="Arial" w:cs="Arial"/>
                <w:sz w:val="16"/>
              </w:rPr>
              <w:t>787606.4</w:t>
            </w:r>
          </w:p>
        </w:tc>
      </w:tr>
      <w:tr w:rsidR="00926B5C" w:rsidRPr="00FB5C72" w:rsidTr="00D86212">
        <w:trPr>
          <w:trHeight w:val="254"/>
        </w:trPr>
        <w:tc>
          <w:tcPr>
            <w:tcW w:w="1739" w:type="dxa"/>
          </w:tcPr>
          <w:p w:rsidR="00926B5C" w:rsidRPr="00FB5C72" w:rsidRDefault="00926B5C" w:rsidP="00926B5C">
            <w:pPr>
              <w:tabs>
                <w:tab w:val="left" w:pos="5760"/>
              </w:tabs>
              <w:spacing w:before="60"/>
              <w:rPr>
                <w:rFonts w:ascii="Arial" w:hAnsi="Arial" w:cs="Arial"/>
                <w:b/>
                <w:bCs/>
                <w:sz w:val="16"/>
              </w:rPr>
            </w:pPr>
          </w:p>
        </w:tc>
        <w:tc>
          <w:tcPr>
            <w:tcW w:w="4080" w:type="dxa"/>
          </w:tcPr>
          <w:p w:rsidR="00926B5C" w:rsidRPr="00FB5C72" w:rsidRDefault="00926B5C" w:rsidP="00926B5C">
            <w:pPr>
              <w:tabs>
                <w:tab w:val="left" w:pos="5760"/>
              </w:tabs>
              <w:spacing w:before="60"/>
              <w:rPr>
                <w:rFonts w:ascii="Arial" w:hAnsi="Arial" w:cs="Arial"/>
                <w:sz w:val="16"/>
              </w:rPr>
            </w:pPr>
            <w:proofErr w:type="spellStart"/>
            <w:r w:rsidRPr="00FB5C72">
              <w:rPr>
                <w:rFonts w:ascii="Arial" w:hAnsi="Arial" w:cs="Arial"/>
                <w:sz w:val="16"/>
              </w:rPr>
              <w:t>FilterEn</w:t>
            </w:r>
            <w:proofErr w:type="spellEnd"/>
          </w:p>
        </w:tc>
        <w:tc>
          <w:tcPr>
            <w:tcW w:w="1124" w:type="dxa"/>
          </w:tcPr>
          <w:p w:rsidR="00926B5C" w:rsidRPr="00FB5C72" w:rsidRDefault="00F55236" w:rsidP="00926B5C">
            <w:pPr>
              <w:tabs>
                <w:tab w:val="left" w:pos="5760"/>
              </w:tabs>
              <w:spacing w:before="60"/>
              <w:rPr>
                <w:rFonts w:ascii="Arial" w:hAnsi="Arial" w:cs="Arial"/>
                <w:sz w:val="16"/>
              </w:rPr>
            </w:pPr>
            <w:proofErr w:type="spellStart"/>
            <w:r w:rsidRPr="00FB5C72">
              <w:rPr>
                <w:rFonts w:ascii="Arial" w:hAnsi="Arial" w:cs="Arial"/>
                <w:sz w:val="16"/>
              </w:rPr>
              <w:t>boolean</w:t>
            </w:r>
            <w:proofErr w:type="spellEnd"/>
          </w:p>
        </w:tc>
        <w:tc>
          <w:tcPr>
            <w:tcW w:w="975" w:type="dxa"/>
          </w:tcPr>
          <w:p w:rsidR="00926B5C" w:rsidRPr="00FB5C72" w:rsidRDefault="00F55236" w:rsidP="00926B5C">
            <w:pPr>
              <w:tabs>
                <w:tab w:val="left" w:pos="5760"/>
              </w:tabs>
              <w:spacing w:before="60"/>
              <w:rPr>
                <w:rFonts w:ascii="Arial" w:hAnsi="Arial" w:cs="Arial"/>
                <w:sz w:val="16"/>
              </w:rPr>
            </w:pPr>
            <w:r w:rsidRPr="00FB5C72">
              <w:rPr>
                <w:rFonts w:ascii="Arial" w:hAnsi="Arial" w:cs="Arial"/>
                <w:sz w:val="16"/>
              </w:rPr>
              <w:t>FALSE</w:t>
            </w:r>
          </w:p>
        </w:tc>
        <w:tc>
          <w:tcPr>
            <w:tcW w:w="972" w:type="dxa"/>
          </w:tcPr>
          <w:p w:rsidR="00926B5C" w:rsidRPr="00FB5C72" w:rsidRDefault="00F55236" w:rsidP="00926B5C">
            <w:pPr>
              <w:tabs>
                <w:tab w:val="left" w:pos="5760"/>
              </w:tabs>
              <w:spacing w:before="60"/>
              <w:rPr>
                <w:rFonts w:ascii="Arial" w:hAnsi="Arial" w:cs="Arial"/>
                <w:sz w:val="16"/>
              </w:rPr>
            </w:pPr>
            <w:r w:rsidRPr="00FB5C72">
              <w:rPr>
                <w:rFonts w:ascii="Arial" w:hAnsi="Arial" w:cs="Arial"/>
                <w:sz w:val="16"/>
              </w:rPr>
              <w:t>TRUE</w:t>
            </w:r>
          </w:p>
        </w:tc>
      </w:tr>
      <w:tr w:rsidR="00926B5C" w:rsidRPr="00FB5C72" w:rsidTr="00D86212">
        <w:trPr>
          <w:trHeight w:val="263"/>
        </w:trPr>
        <w:tc>
          <w:tcPr>
            <w:tcW w:w="1739" w:type="dxa"/>
          </w:tcPr>
          <w:p w:rsidR="00926B5C" w:rsidRPr="00FB5C72" w:rsidRDefault="00926B5C" w:rsidP="00926B5C">
            <w:pPr>
              <w:tabs>
                <w:tab w:val="left" w:pos="5760"/>
              </w:tabs>
              <w:spacing w:before="60"/>
              <w:rPr>
                <w:rFonts w:ascii="Arial" w:hAnsi="Arial" w:cs="Arial"/>
                <w:b/>
                <w:bCs/>
                <w:sz w:val="16"/>
              </w:rPr>
            </w:pPr>
            <w:r w:rsidRPr="00FB5C72">
              <w:rPr>
                <w:rFonts w:ascii="Arial" w:hAnsi="Arial" w:cs="Arial"/>
                <w:b/>
                <w:bCs/>
                <w:sz w:val="16"/>
              </w:rPr>
              <w:t>Return Value</w:t>
            </w:r>
          </w:p>
        </w:tc>
        <w:tc>
          <w:tcPr>
            <w:tcW w:w="4080" w:type="dxa"/>
          </w:tcPr>
          <w:p w:rsidR="00926B5C" w:rsidRPr="00FB5C72" w:rsidRDefault="00926B5C" w:rsidP="00926B5C">
            <w:pPr>
              <w:tabs>
                <w:tab w:val="left" w:pos="5760"/>
              </w:tabs>
              <w:spacing w:before="60"/>
              <w:rPr>
                <w:rFonts w:ascii="Arial" w:hAnsi="Arial" w:cs="Arial"/>
                <w:sz w:val="16"/>
              </w:rPr>
            </w:pPr>
            <w:r w:rsidRPr="00FB5C72">
              <w:rPr>
                <w:rFonts w:ascii="Arial" w:hAnsi="Arial" w:cs="Arial"/>
                <w:sz w:val="16"/>
              </w:rPr>
              <w:t>(if no value returned, write N/A)</w:t>
            </w:r>
          </w:p>
        </w:tc>
        <w:tc>
          <w:tcPr>
            <w:tcW w:w="1124" w:type="dxa"/>
          </w:tcPr>
          <w:p w:rsidR="00926B5C" w:rsidRPr="00FB5C72" w:rsidRDefault="00926B5C" w:rsidP="00926B5C">
            <w:pPr>
              <w:tabs>
                <w:tab w:val="left" w:pos="5760"/>
              </w:tabs>
              <w:spacing w:before="60"/>
              <w:rPr>
                <w:rFonts w:ascii="Arial" w:hAnsi="Arial" w:cs="Arial"/>
                <w:sz w:val="16"/>
              </w:rPr>
            </w:pPr>
          </w:p>
        </w:tc>
        <w:tc>
          <w:tcPr>
            <w:tcW w:w="975" w:type="dxa"/>
          </w:tcPr>
          <w:p w:rsidR="00926B5C" w:rsidRPr="00FB5C72" w:rsidRDefault="00926B5C" w:rsidP="00926B5C">
            <w:pPr>
              <w:tabs>
                <w:tab w:val="left" w:pos="5760"/>
              </w:tabs>
              <w:spacing w:before="60"/>
              <w:rPr>
                <w:rFonts w:ascii="Arial" w:hAnsi="Arial" w:cs="Arial"/>
                <w:sz w:val="16"/>
              </w:rPr>
            </w:pPr>
          </w:p>
        </w:tc>
        <w:tc>
          <w:tcPr>
            <w:tcW w:w="972" w:type="dxa"/>
          </w:tcPr>
          <w:p w:rsidR="00926B5C" w:rsidRPr="00FB5C72" w:rsidRDefault="00926B5C" w:rsidP="00926B5C">
            <w:pPr>
              <w:tabs>
                <w:tab w:val="left" w:pos="5760"/>
              </w:tabs>
              <w:spacing w:before="60"/>
              <w:rPr>
                <w:rFonts w:ascii="Arial" w:hAnsi="Arial" w:cs="Arial"/>
                <w:sz w:val="16"/>
              </w:rPr>
            </w:pPr>
          </w:p>
        </w:tc>
      </w:tr>
    </w:tbl>
    <w:p w:rsidR="00926B5C" w:rsidRPr="00FB5C72" w:rsidRDefault="00926B5C" w:rsidP="00926B5C">
      <w:pPr>
        <w:pStyle w:val="Heading4"/>
        <w:tabs>
          <w:tab w:val="left" w:pos="5760"/>
        </w:tabs>
      </w:pPr>
      <w:r w:rsidRPr="00FB5C72">
        <w:t>Description</w:t>
      </w:r>
    </w:p>
    <w:p w:rsidR="00926B5C" w:rsidRPr="00FB5C72" w:rsidRDefault="00926B5C" w:rsidP="00926B5C">
      <w:pPr>
        <w:tabs>
          <w:tab w:val="left" w:pos="5760"/>
        </w:tabs>
      </w:pPr>
      <w:r w:rsidRPr="00FB5C72">
        <w:t>(Place flowchart/design for local function)</w:t>
      </w:r>
    </w:p>
    <w:p w:rsidR="00926B5C" w:rsidRPr="00FB5C72" w:rsidRDefault="00926B5C" w:rsidP="00926B5C"/>
    <w:p w:rsidR="00926B5C" w:rsidRPr="00FB5C72" w:rsidRDefault="00517458" w:rsidP="00926B5C">
      <w:r w:rsidRPr="00FB5C72">
        <w:object w:dxaOrig="10222" w:dyaOrig="8016">
          <v:shape id="_x0000_i1026" type="#_x0000_t75" style="width:434.8pt;height:294.55pt" o:ole="">
            <v:imagedata r:id="rId10" o:title=""/>
          </v:shape>
          <o:OLEObject Type="Embed" ProgID="Visio.Drawing.11" ShapeID="_x0000_i1026" DrawAspect="Content" ObjectID="_1412661748" r:id="rId11"/>
        </w:object>
      </w:r>
    </w:p>
    <w:p w:rsidR="00926B5C" w:rsidRPr="00FB5C72" w:rsidRDefault="00926B5C" w:rsidP="00926B5C"/>
    <w:p w:rsidR="00926B5C" w:rsidRPr="00FB5C72" w:rsidRDefault="00926B5C" w:rsidP="00926B5C">
      <w:pPr>
        <w:pStyle w:val="Heading3"/>
      </w:pPr>
      <w:r w:rsidRPr="00FB5C72">
        <w:t>Local Function #</w:t>
      </w:r>
      <w:r w:rsidR="00935276" w:rsidRPr="00FB5C72">
        <w:t>3</w:t>
      </w:r>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69"/>
        <w:gridCol w:w="4159"/>
        <w:gridCol w:w="990"/>
        <w:gridCol w:w="986"/>
        <w:gridCol w:w="986"/>
      </w:tblGrid>
      <w:tr w:rsidR="00926B5C" w:rsidRPr="00FB5C72" w:rsidTr="008F259A">
        <w:trPr>
          <w:trHeight w:val="254"/>
        </w:trPr>
        <w:tc>
          <w:tcPr>
            <w:tcW w:w="1769" w:type="dxa"/>
          </w:tcPr>
          <w:p w:rsidR="00926B5C" w:rsidRPr="00FB5C72" w:rsidRDefault="00926B5C" w:rsidP="008F259A">
            <w:pPr>
              <w:spacing w:before="60"/>
              <w:rPr>
                <w:rFonts w:ascii="Arial" w:hAnsi="Arial" w:cs="Arial"/>
                <w:b/>
                <w:bCs/>
                <w:sz w:val="16"/>
              </w:rPr>
            </w:pPr>
            <w:r w:rsidRPr="00FB5C72">
              <w:rPr>
                <w:rFonts w:ascii="Arial" w:hAnsi="Arial" w:cs="Arial"/>
                <w:b/>
                <w:bCs/>
                <w:sz w:val="16"/>
              </w:rPr>
              <w:t>Function Name</w:t>
            </w:r>
          </w:p>
        </w:tc>
        <w:tc>
          <w:tcPr>
            <w:tcW w:w="4159" w:type="dxa"/>
          </w:tcPr>
          <w:p w:rsidR="00926B5C" w:rsidRPr="00FB5C72" w:rsidRDefault="007825F9" w:rsidP="008F259A">
            <w:pPr>
              <w:spacing w:before="60"/>
              <w:rPr>
                <w:rFonts w:ascii="Arial" w:hAnsi="Arial" w:cs="Arial"/>
                <w:sz w:val="16"/>
              </w:rPr>
            </w:pPr>
            <w:r w:rsidRPr="00FB5C72">
              <w:rPr>
                <w:rFonts w:ascii="Arial" w:hAnsi="Arial" w:cs="Arial"/>
                <w:sz w:val="16"/>
              </w:rPr>
              <w:t>Filter</w:t>
            </w:r>
            <w:r w:rsidR="00926B5C" w:rsidRPr="00FB5C72">
              <w:rPr>
                <w:rFonts w:ascii="Arial" w:hAnsi="Arial" w:cs="Arial"/>
                <w:sz w:val="16"/>
              </w:rPr>
              <w:t>1</w:t>
            </w:r>
            <w:r w:rsidRPr="00FB5C72">
              <w:rPr>
                <w:rFonts w:ascii="Arial" w:hAnsi="Arial" w:cs="Arial"/>
                <w:sz w:val="16"/>
              </w:rPr>
              <w:t>Enable</w:t>
            </w:r>
          </w:p>
        </w:tc>
        <w:tc>
          <w:tcPr>
            <w:tcW w:w="990" w:type="dxa"/>
            <w:shd w:val="pct30" w:color="FFFF00" w:fill="auto"/>
          </w:tcPr>
          <w:p w:rsidR="00926B5C" w:rsidRPr="00FB5C72" w:rsidRDefault="00926B5C" w:rsidP="008F259A">
            <w:pPr>
              <w:spacing w:before="60"/>
              <w:jc w:val="center"/>
              <w:rPr>
                <w:rFonts w:ascii="Arial" w:hAnsi="Arial" w:cs="Arial"/>
                <w:sz w:val="16"/>
              </w:rPr>
            </w:pPr>
            <w:r w:rsidRPr="00FB5C72">
              <w:rPr>
                <w:rFonts w:ascii="Arial" w:hAnsi="Arial" w:cs="Arial"/>
                <w:sz w:val="16"/>
              </w:rPr>
              <w:t>Type</w:t>
            </w:r>
          </w:p>
        </w:tc>
        <w:tc>
          <w:tcPr>
            <w:tcW w:w="986" w:type="dxa"/>
            <w:shd w:val="pct30" w:color="FFFF00" w:fill="auto"/>
          </w:tcPr>
          <w:p w:rsidR="00926B5C" w:rsidRPr="00FB5C72" w:rsidRDefault="00926B5C" w:rsidP="008F259A">
            <w:pPr>
              <w:spacing w:before="60"/>
              <w:jc w:val="center"/>
              <w:rPr>
                <w:rFonts w:ascii="Arial" w:hAnsi="Arial" w:cs="Arial"/>
                <w:sz w:val="16"/>
              </w:rPr>
            </w:pPr>
            <w:r w:rsidRPr="00FB5C72">
              <w:rPr>
                <w:rFonts w:ascii="Arial" w:hAnsi="Arial" w:cs="Arial"/>
                <w:sz w:val="16"/>
              </w:rPr>
              <w:t>Min</w:t>
            </w:r>
          </w:p>
        </w:tc>
        <w:tc>
          <w:tcPr>
            <w:tcW w:w="986" w:type="dxa"/>
            <w:shd w:val="pct30" w:color="FFFF00" w:fill="auto"/>
          </w:tcPr>
          <w:p w:rsidR="00926B5C" w:rsidRPr="00FB5C72" w:rsidRDefault="00926B5C" w:rsidP="008F259A">
            <w:pPr>
              <w:spacing w:before="60"/>
              <w:jc w:val="center"/>
              <w:rPr>
                <w:rFonts w:ascii="Arial" w:hAnsi="Arial" w:cs="Arial"/>
                <w:sz w:val="16"/>
              </w:rPr>
            </w:pPr>
            <w:r w:rsidRPr="00FB5C72">
              <w:rPr>
                <w:rFonts w:ascii="Arial" w:hAnsi="Arial" w:cs="Arial"/>
                <w:sz w:val="16"/>
              </w:rPr>
              <w:t>Max</w:t>
            </w:r>
          </w:p>
        </w:tc>
      </w:tr>
      <w:tr w:rsidR="00926B5C" w:rsidRPr="00FB5C72" w:rsidTr="008F259A">
        <w:trPr>
          <w:trHeight w:val="263"/>
        </w:trPr>
        <w:tc>
          <w:tcPr>
            <w:tcW w:w="1769" w:type="dxa"/>
          </w:tcPr>
          <w:p w:rsidR="00926B5C" w:rsidRPr="00FB5C72" w:rsidRDefault="00926B5C" w:rsidP="008F259A">
            <w:pPr>
              <w:spacing w:before="60"/>
              <w:rPr>
                <w:rFonts w:ascii="Arial" w:hAnsi="Arial" w:cs="Arial"/>
                <w:b/>
                <w:bCs/>
                <w:sz w:val="16"/>
              </w:rPr>
            </w:pPr>
            <w:r w:rsidRPr="00FB5C72">
              <w:rPr>
                <w:rFonts w:ascii="Arial" w:hAnsi="Arial" w:cs="Arial"/>
                <w:b/>
                <w:bCs/>
                <w:sz w:val="16"/>
              </w:rPr>
              <w:t xml:space="preserve">Arguments Passed </w:t>
            </w:r>
          </w:p>
        </w:tc>
        <w:tc>
          <w:tcPr>
            <w:tcW w:w="4159" w:type="dxa"/>
          </w:tcPr>
          <w:p w:rsidR="00926B5C" w:rsidRPr="00FB5C72" w:rsidRDefault="00926B5C" w:rsidP="00F13CB2">
            <w:pPr>
              <w:spacing w:before="60"/>
              <w:rPr>
                <w:rFonts w:ascii="Arial" w:hAnsi="Arial" w:cs="Arial"/>
                <w:sz w:val="16"/>
              </w:rPr>
            </w:pPr>
            <w:r w:rsidRPr="00FB5C72">
              <w:rPr>
                <w:rFonts w:ascii="Arial" w:hAnsi="Arial" w:cs="Arial"/>
                <w:sz w:val="16"/>
              </w:rPr>
              <w:t>CRFMtrVel_MtrRadpS_T_</w:t>
            </w:r>
            <w:r w:rsidR="00F13CB2">
              <w:rPr>
                <w:rFonts w:ascii="Arial" w:hAnsi="Arial" w:cs="Arial"/>
                <w:sz w:val="16"/>
              </w:rPr>
              <w:t>f32</w:t>
            </w:r>
          </w:p>
        </w:tc>
        <w:tc>
          <w:tcPr>
            <w:tcW w:w="990" w:type="dxa"/>
          </w:tcPr>
          <w:p w:rsidR="00926B5C" w:rsidRPr="00FB5C72" w:rsidRDefault="00F13CB2" w:rsidP="008F259A">
            <w:pPr>
              <w:spacing w:before="60"/>
              <w:rPr>
                <w:rFonts w:ascii="Arial" w:hAnsi="Arial" w:cs="Arial"/>
                <w:sz w:val="16"/>
              </w:rPr>
            </w:pPr>
            <w:r>
              <w:rPr>
                <w:rFonts w:ascii="Arial" w:hAnsi="Arial" w:cs="Arial"/>
                <w:sz w:val="16"/>
              </w:rPr>
              <w:t>float32</w:t>
            </w:r>
          </w:p>
        </w:tc>
        <w:tc>
          <w:tcPr>
            <w:tcW w:w="986" w:type="dxa"/>
          </w:tcPr>
          <w:p w:rsidR="00926B5C" w:rsidRPr="00FB5C72" w:rsidRDefault="00DA1120" w:rsidP="008F259A">
            <w:pPr>
              <w:spacing w:before="60"/>
              <w:rPr>
                <w:rFonts w:ascii="Arial" w:hAnsi="Arial" w:cs="Arial"/>
                <w:sz w:val="16"/>
              </w:rPr>
            </w:pPr>
            <w:r w:rsidRPr="00FB5C72">
              <w:rPr>
                <w:rFonts w:ascii="Arial" w:hAnsi="Arial" w:cs="Arial"/>
                <w:sz w:val="16"/>
              </w:rPr>
              <w:t>-</w:t>
            </w:r>
            <w:r w:rsidR="00F55236" w:rsidRPr="00FB5C72">
              <w:rPr>
                <w:rFonts w:ascii="Arial" w:hAnsi="Arial" w:cs="Arial"/>
                <w:sz w:val="16"/>
              </w:rPr>
              <w:t>1118</w:t>
            </w:r>
          </w:p>
        </w:tc>
        <w:tc>
          <w:tcPr>
            <w:tcW w:w="986" w:type="dxa"/>
          </w:tcPr>
          <w:p w:rsidR="00926B5C" w:rsidRPr="00FB5C72" w:rsidRDefault="00F55236" w:rsidP="008F259A">
            <w:pPr>
              <w:spacing w:before="60"/>
              <w:rPr>
                <w:rFonts w:ascii="Arial" w:hAnsi="Arial" w:cs="Arial"/>
                <w:sz w:val="16"/>
              </w:rPr>
            </w:pPr>
            <w:r w:rsidRPr="00FB5C72">
              <w:rPr>
                <w:rFonts w:ascii="Arial" w:hAnsi="Arial" w:cs="Arial"/>
                <w:sz w:val="16"/>
              </w:rPr>
              <w:t>1118</w:t>
            </w:r>
          </w:p>
        </w:tc>
      </w:tr>
      <w:tr w:rsidR="00926B5C" w:rsidRPr="00FB5C72" w:rsidTr="008F259A">
        <w:trPr>
          <w:trHeight w:val="254"/>
        </w:trPr>
        <w:tc>
          <w:tcPr>
            <w:tcW w:w="1769" w:type="dxa"/>
          </w:tcPr>
          <w:p w:rsidR="00926B5C" w:rsidRPr="00FB5C72" w:rsidRDefault="00926B5C" w:rsidP="008F259A">
            <w:pPr>
              <w:spacing w:before="60"/>
              <w:rPr>
                <w:rFonts w:ascii="Arial" w:hAnsi="Arial" w:cs="Arial"/>
                <w:b/>
                <w:bCs/>
                <w:sz w:val="16"/>
              </w:rPr>
            </w:pPr>
          </w:p>
        </w:tc>
        <w:tc>
          <w:tcPr>
            <w:tcW w:w="4159" w:type="dxa"/>
          </w:tcPr>
          <w:p w:rsidR="00926B5C" w:rsidRPr="00FB5C72" w:rsidRDefault="00926B5C" w:rsidP="00F13CB2">
            <w:pPr>
              <w:spacing w:before="60"/>
              <w:rPr>
                <w:rFonts w:ascii="Arial" w:hAnsi="Arial" w:cs="Arial"/>
                <w:sz w:val="16"/>
              </w:rPr>
            </w:pPr>
            <w:r w:rsidRPr="00FB5C72">
              <w:rPr>
                <w:rFonts w:ascii="Arial" w:hAnsi="Arial" w:cs="Arial"/>
                <w:sz w:val="16"/>
              </w:rPr>
              <w:t>VehSpd_Kph_T_</w:t>
            </w:r>
            <w:r w:rsidR="00F13CB2">
              <w:rPr>
                <w:rFonts w:ascii="Arial" w:hAnsi="Arial" w:cs="Arial"/>
                <w:sz w:val="16"/>
              </w:rPr>
              <w:t>f32</w:t>
            </w:r>
          </w:p>
        </w:tc>
        <w:tc>
          <w:tcPr>
            <w:tcW w:w="990" w:type="dxa"/>
          </w:tcPr>
          <w:p w:rsidR="00926B5C" w:rsidRPr="00FB5C72" w:rsidRDefault="00F13CB2" w:rsidP="008F259A">
            <w:pPr>
              <w:spacing w:before="60"/>
              <w:rPr>
                <w:rFonts w:ascii="Arial" w:hAnsi="Arial" w:cs="Arial"/>
                <w:sz w:val="16"/>
              </w:rPr>
            </w:pPr>
            <w:r>
              <w:rPr>
                <w:rFonts w:ascii="Arial" w:hAnsi="Arial" w:cs="Arial"/>
                <w:sz w:val="16"/>
              </w:rPr>
              <w:t>float32</w:t>
            </w:r>
          </w:p>
        </w:tc>
        <w:tc>
          <w:tcPr>
            <w:tcW w:w="986" w:type="dxa"/>
          </w:tcPr>
          <w:p w:rsidR="00926B5C" w:rsidRPr="00FB5C72" w:rsidRDefault="00926B5C" w:rsidP="008F259A">
            <w:pPr>
              <w:spacing w:before="60"/>
              <w:rPr>
                <w:rFonts w:ascii="Arial" w:hAnsi="Arial" w:cs="Arial"/>
                <w:sz w:val="16"/>
              </w:rPr>
            </w:pPr>
            <w:r w:rsidRPr="00FB5C72">
              <w:rPr>
                <w:rFonts w:ascii="Arial" w:hAnsi="Arial" w:cs="Arial"/>
                <w:sz w:val="16"/>
              </w:rPr>
              <w:t>0</w:t>
            </w:r>
          </w:p>
        </w:tc>
        <w:tc>
          <w:tcPr>
            <w:tcW w:w="986" w:type="dxa"/>
          </w:tcPr>
          <w:p w:rsidR="00926B5C" w:rsidRPr="00FB5C72" w:rsidRDefault="00F55236" w:rsidP="008F259A">
            <w:pPr>
              <w:spacing w:before="60"/>
              <w:rPr>
                <w:rFonts w:ascii="Arial" w:hAnsi="Arial" w:cs="Arial"/>
                <w:sz w:val="16"/>
              </w:rPr>
            </w:pPr>
            <w:r w:rsidRPr="00FB5C72">
              <w:rPr>
                <w:rFonts w:ascii="Arial" w:hAnsi="Arial" w:cs="Arial"/>
                <w:sz w:val="16"/>
              </w:rPr>
              <w:t>512</w:t>
            </w:r>
          </w:p>
        </w:tc>
      </w:tr>
      <w:tr w:rsidR="00926B5C" w:rsidRPr="00FB5C72" w:rsidTr="008F259A">
        <w:trPr>
          <w:trHeight w:val="254"/>
        </w:trPr>
        <w:tc>
          <w:tcPr>
            <w:tcW w:w="1769" w:type="dxa"/>
          </w:tcPr>
          <w:p w:rsidR="00926B5C" w:rsidRPr="00FB5C72" w:rsidRDefault="00926B5C" w:rsidP="008F259A">
            <w:pPr>
              <w:spacing w:before="60"/>
              <w:rPr>
                <w:rFonts w:ascii="Arial" w:hAnsi="Arial" w:cs="Arial"/>
                <w:b/>
                <w:bCs/>
                <w:sz w:val="16"/>
              </w:rPr>
            </w:pPr>
          </w:p>
        </w:tc>
        <w:tc>
          <w:tcPr>
            <w:tcW w:w="4159" w:type="dxa"/>
          </w:tcPr>
          <w:p w:rsidR="00926B5C" w:rsidRPr="00FB5C72" w:rsidRDefault="00920A2D" w:rsidP="008F259A">
            <w:pPr>
              <w:spacing w:before="60"/>
              <w:rPr>
                <w:rFonts w:ascii="Arial" w:hAnsi="Arial" w:cs="Arial"/>
                <w:sz w:val="16"/>
              </w:rPr>
            </w:pPr>
            <w:proofErr w:type="spellStart"/>
            <w:r w:rsidRPr="00FB5C72">
              <w:rPr>
                <w:rFonts w:ascii="Arial" w:hAnsi="Arial" w:cs="Arial"/>
                <w:sz w:val="16"/>
                <w:szCs w:val="16"/>
              </w:rPr>
              <w:t>VSpdValid</w:t>
            </w:r>
            <w:proofErr w:type="spellEnd"/>
            <w:r w:rsidRPr="00FB5C72">
              <w:rPr>
                <w:rFonts w:ascii="Arial" w:hAnsi="Arial" w:cs="Arial"/>
                <w:sz w:val="16"/>
              </w:rPr>
              <w:t xml:space="preserve"> </w:t>
            </w:r>
            <w:r w:rsidR="00926B5C" w:rsidRPr="00FB5C72">
              <w:rPr>
                <w:rFonts w:ascii="Arial" w:hAnsi="Arial" w:cs="Arial"/>
                <w:sz w:val="16"/>
              </w:rPr>
              <w:t>_</w:t>
            </w:r>
            <w:proofErr w:type="spellStart"/>
            <w:r w:rsidR="00926B5C" w:rsidRPr="00FB5C72">
              <w:rPr>
                <w:rFonts w:ascii="Arial" w:hAnsi="Arial" w:cs="Arial"/>
                <w:sz w:val="16"/>
              </w:rPr>
              <w:t>Cnt_T_lgc</w:t>
            </w:r>
            <w:proofErr w:type="spellEnd"/>
          </w:p>
        </w:tc>
        <w:tc>
          <w:tcPr>
            <w:tcW w:w="990" w:type="dxa"/>
          </w:tcPr>
          <w:p w:rsidR="00926B5C" w:rsidRPr="00FB5C72" w:rsidRDefault="00F55236" w:rsidP="008F259A">
            <w:pPr>
              <w:spacing w:before="60"/>
              <w:rPr>
                <w:rFonts w:ascii="Arial" w:hAnsi="Arial" w:cs="Arial"/>
                <w:sz w:val="16"/>
              </w:rPr>
            </w:pPr>
            <w:proofErr w:type="spellStart"/>
            <w:r w:rsidRPr="00FB5C72">
              <w:rPr>
                <w:rFonts w:ascii="Arial" w:hAnsi="Arial" w:cs="Arial"/>
                <w:sz w:val="16"/>
              </w:rPr>
              <w:t>boolean</w:t>
            </w:r>
            <w:proofErr w:type="spellEnd"/>
          </w:p>
        </w:tc>
        <w:tc>
          <w:tcPr>
            <w:tcW w:w="986" w:type="dxa"/>
          </w:tcPr>
          <w:p w:rsidR="00926B5C" w:rsidRPr="00FB5C72" w:rsidRDefault="00F55236" w:rsidP="008F259A">
            <w:pPr>
              <w:spacing w:before="60"/>
              <w:rPr>
                <w:rFonts w:ascii="Arial" w:hAnsi="Arial" w:cs="Arial"/>
                <w:sz w:val="16"/>
              </w:rPr>
            </w:pPr>
            <w:r w:rsidRPr="00FB5C72">
              <w:rPr>
                <w:rFonts w:ascii="Arial" w:hAnsi="Arial" w:cs="Arial"/>
                <w:sz w:val="16"/>
              </w:rPr>
              <w:t>FALSE</w:t>
            </w:r>
          </w:p>
        </w:tc>
        <w:tc>
          <w:tcPr>
            <w:tcW w:w="986" w:type="dxa"/>
          </w:tcPr>
          <w:p w:rsidR="00926B5C" w:rsidRPr="00FB5C72" w:rsidRDefault="00F55236" w:rsidP="008F259A">
            <w:pPr>
              <w:spacing w:before="60"/>
              <w:rPr>
                <w:rFonts w:ascii="Arial" w:hAnsi="Arial" w:cs="Arial"/>
                <w:sz w:val="16"/>
              </w:rPr>
            </w:pPr>
            <w:r w:rsidRPr="00FB5C72">
              <w:rPr>
                <w:rFonts w:ascii="Arial" w:hAnsi="Arial" w:cs="Arial"/>
                <w:sz w:val="16"/>
              </w:rPr>
              <w:t>TRUE</w:t>
            </w:r>
          </w:p>
        </w:tc>
      </w:tr>
      <w:tr w:rsidR="00926B5C" w:rsidRPr="00FB5C72" w:rsidTr="008F259A">
        <w:trPr>
          <w:trHeight w:val="254"/>
        </w:trPr>
        <w:tc>
          <w:tcPr>
            <w:tcW w:w="1769" w:type="dxa"/>
          </w:tcPr>
          <w:p w:rsidR="00926B5C" w:rsidRPr="00FB5C72" w:rsidRDefault="00926B5C" w:rsidP="008F259A">
            <w:pPr>
              <w:spacing w:before="60"/>
              <w:rPr>
                <w:rFonts w:ascii="Arial" w:hAnsi="Arial" w:cs="Arial"/>
                <w:b/>
                <w:bCs/>
                <w:sz w:val="16"/>
              </w:rPr>
            </w:pPr>
          </w:p>
        </w:tc>
        <w:tc>
          <w:tcPr>
            <w:tcW w:w="4159" w:type="dxa"/>
          </w:tcPr>
          <w:p w:rsidR="00926B5C" w:rsidRPr="00FB5C72" w:rsidRDefault="00926B5C" w:rsidP="00F13CB2">
            <w:pPr>
              <w:spacing w:before="60"/>
              <w:rPr>
                <w:rFonts w:ascii="Arial" w:hAnsi="Arial" w:cs="Arial"/>
                <w:sz w:val="16"/>
              </w:rPr>
            </w:pPr>
            <w:r w:rsidRPr="00FB5C72">
              <w:rPr>
                <w:rFonts w:ascii="Arial" w:hAnsi="Arial" w:cs="Arial"/>
                <w:sz w:val="16"/>
              </w:rPr>
              <w:t>PinionTrq_HwNm_T_</w:t>
            </w:r>
            <w:r w:rsidR="00F13CB2">
              <w:rPr>
                <w:rFonts w:ascii="Arial" w:hAnsi="Arial" w:cs="Arial"/>
                <w:sz w:val="16"/>
              </w:rPr>
              <w:t>f32</w:t>
            </w:r>
          </w:p>
        </w:tc>
        <w:tc>
          <w:tcPr>
            <w:tcW w:w="990" w:type="dxa"/>
          </w:tcPr>
          <w:p w:rsidR="00926B5C" w:rsidRPr="00FB5C72" w:rsidRDefault="00F13CB2" w:rsidP="008F259A">
            <w:pPr>
              <w:spacing w:before="60"/>
              <w:rPr>
                <w:rFonts w:ascii="Arial" w:hAnsi="Arial" w:cs="Arial"/>
                <w:sz w:val="16"/>
              </w:rPr>
            </w:pPr>
            <w:r>
              <w:rPr>
                <w:rFonts w:ascii="Arial" w:hAnsi="Arial" w:cs="Arial"/>
                <w:sz w:val="16"/>
              </w:rPr>
              <w:t>float32</w:t>
            </w:r>
          </w:p>
        </w:tc>
        <w:tc>
          <w:tcPr>
            <w:tcW w:w="986" w:type="dxa"/>
          </w:tcPr>
          <w:p w:rsidR="00926B5C" w:rsidRPr="00FB5C72" w:rsidRDefault="00F55236" w:rsidP="008F259A">
            <w:pPr>
              <w:spacing w:before="60"/>
              <w:rPr>
                <w:rFonts w:ascii="Arial" w:hAnsi="Arial" w:cs="Arial"/>
                <w:sz w:val="16"/>
              </w:rPr>
            </w:pPr>
            <w:r w:rsidRPr="00FB5C72">
              <w:rPr>
                <w:rFonts w:ascii="Arial" w:hAnsi="Arial" w:cs="Arial"/>
                <w:sz w:val="16"/>
              </w:rPr>
              <w:t>-318</w:t>
            </w:r>
          </w:p>
        </w:tc>
        <w:tc>
          <w:tcPr>
            <w:tcW w:w="986" w:type="dxa"/>
          </w:tcPr>
          <w:p w:rsidR="00926B5C" w:rsidRPr="00FB5C72" w:rsidRDefault="00F55236" w:rsidP="00F55236">
            <w:pPr>
              <w:spacing w:before="60"/>
              <w:rPr>
                <w:rFonts w:ascii="Arial" w:hAnsi="Arial" w:cs="Arial"/>
                <w:sz w:val="16"/>
              </w:rPr>
            </w:pPr>
            <w:r w:rsidRPr="00FB5C72">
              <w:rPr>
                <w:rFonts w:ascii="Arial" w:hAnsi="Arial" w:cs="Arial"/>
                <w:sz w:val="16"/>
              </w:rPr>
              <w:t>318</w:t>
            </w:r>
          </w:p>
        </w:tc>
      </w:tr>
      <w:tr w:rsidR="00411FC9" w:rsidRPr="00FB5C72" w:rsidTr="008F259A">
        <w:trPr>
          <w:trHeight w:val="263"/>
        </w:trPr>
        <w:tc>
          <w:tcPr>
            <w:tcW w:w="1769" w:type="dxa"/>
          </w:tcPr>
          <w:p w:rsidR="00411FC9" w:rsidRPr="00FB5C72" w:rsidRDefault="00411FC9" w:rsidP="008F259A">
            <w:pPr>
              <w:spacing w:before="60"/>
              <w:rPr>
                <w:rFonts w:ascii="Arial" w:hAnsi="Arial" w:cs="Arial"/>
                <w:b/>
                <w:bCs/>
                <w:sz w:val="16"/>
              </w:rPr>
            </w:pPr>
            <w:r w:rsidRPr="00FB5C72">
              <w:rPr>
                <w:rFonts w:ascii="Arial" w:hAnsi="Arial" w:cs="Arial"/>
                <w:b/>
                <w:bCs/>
                <w:sz w:val="16"/>
              </w:rPr>
              <w:t>Return Value</w:t>
            </w:r>
          </w:p>
        </w:tc>
        <w:tc>
          <w:tcPr>
            <w:tcW w:w="4159" w:type="dxa"/>
          </w:tcPr>
          <w:p w:rsidR="00411FC9" w:rsidRPr="00FB5C72" w:rsidRDefault="00411FC9" w:rsidP="008F259A">
            <w:pPr>
              <w:spacing w:before="60"/>
              <w:rPr>
                <w:rFonts w:ascii="Arial" w:hAnsi="Arial" w:cs="Arial"/>
                <w:sz w:val="16"/>
              </w:rPr>
            </w:pPr>
            <w:r w:rsidRPr="00FB5C72">
              <w:rPr>
                <w:rFonts w:ascii="Arial" w:hAnsi="Arial" w:cs="Arial"/>
                <w:sz w:val="16"/>
              </w:rPr>
              <w:t>HwPFilter1En_Cnt_T_lgc</w:t>
            </w:r>
          </w:p>
        </w:tc>
        <w:tc>
          <w:tcPr>
            <w:tcW w:w="990" w:type="dxa"/>
          </w:tcPr>
          <w:p w:rsidR="00411FC9" w:rsidRPr="00FB5C72" w:rsidRDefault="00411FC9" w:rsidP="008F259A">
            <w:pPr>
              <w:spacing w:before="60"/>
              <w:rPr>
                <w:rFonts w:ascii="Arial" w:hAnsi="Arial" w:cs="Arial"/>
                <w:sz w:val="16"/>
              </w:rPr>
            </w:pPr>
            <w:proofErr w:type="spellStart"/>
            <w:r w:rsidRPr="00FB5C72">
              <w:rPr>
                <w:rFonts w:ascii="Arial" w:hAnsi="Arial" w:cs="Arial"/>
                <w:sz w:val="16"/>
              </w:rPr>
              <w:t>boolean</w:t>
            </w:r>
            <w:proofErr w:type="spellEnd"/>
          </w:p>
        </w:tc>
        <w:tc>
          <w:tcPr>
            <w:tcW w:w="986" w:type="dxa"/>
          </w:tcPr>
          <w:p w:rsidR="00411FC9" w:rsidRPr="00FB5C72" w:rsidRDefault="00411FC9" w:rsidP="00D51103">
            <w:pPr>
              <w:spacing w:before="60"/>
              <w:rPr>
                <w:rFonts w:ascii="Arial" w:hAnsi="Arial" w:cs="Arial"/>
                <w:sz w:val="16"/>
              </w:rPr>
            </w:pPr>
            <w:r w:rsidRPr="00FB5C72">
              <w:rPr>
                <w:rFonts w:ascii="Arial" w:hAnsi="Arial" w:cs="Arial"/>
                <w:sz w:val="16"/>
              </w:rPr>
              <w:t>FALSE</w:t>
            </w:r>
          </w:p>
        </w:tc>
        <w:tc>
          <w:tcPr>
            <w:tcW w:w="986" w:type="dxa"/>
          </w:tcPr>
          <w:p w:rsidR="00411FC9" w:rsidRPr="00FB5C72" w:rsidRDefault="00411FC9" w:rsidP="00D51103">
            <w:pPr>
              <w:spacing w:before="60"/>
              <w:rPr>
                <w:rFonts w:ascii="Arial" w:hAnsi="Arial" w:cs="Arial"/>
                <w:sz w:val="16"/>
              </w:rPr>
            </w:pPr>
            <w:r w:rsidRPr="00FB5C72">
              <w:rPr>
                <w:rFonts w:ascii="Arial" w:hAnsi="Arial" w:cs="Arial"/>
                <w:sz w:val="16"/>
              </w:rPr>
              <w:t>TRUE</w:t>
            </w:r>
          </w:p>
        </w:tc>
      </w:tr>
    </w:tbl>
    <w:p w:rsidR="00926B5C" w:rsidRPr="00FB5C72" w:rsidRDefault="00926B5C" w:rsidP="00926B5C">
      <w:pPr>
        <w:pStyle w:val="Heading4"/>
      </w:pPr>
      <w:r w:rsidRPr="00FB5C72">
        <w:t>Description</w:t>
      </w:r>
    </w:p>
    <w:p w:rsidR="00926B5C" w:rsidRPr="00FB5C72" w:rsidRDefault="00926B5C" w:rsidP="00926B5C">
      <w:r w:rsidRPr="00FB5C72">
        <w:t>(Place flowchart/design for local function)</w:t>
      </w:r>
    </w:p>
    <w:p w:rsidR="00926B5C" w:rsidRPr="00FB5C72" w:rsidRDefault="00926B5C" w:rsidP="00926B5C"/>
    <w:p w:rsidR="00926B5C" w:rsidRPr="00FB5C72" w:rsidRDefault="00517458" w:rsidP="00926B5C">
      <w:r w:rsidRPr="00FB5C72">
        <w:object w:dxaOrig="10907" w:dyaOrig="7112">
          <v:shape id="_x0000_i1027" type="#_x0000_t75" style="width:463.3pt;height:260.9pt" o:ole="">
            <v:imagedata r:id="rId12" o:title=""/>
          </v:shape>
          <o:OLEObject Type="Embed" ProgID="Visio.Drawing.11" ShapeID="_x0000_i1027" DrawAspect="Content" ObjectID="_1412661749" r:id="rId13"/>
        </w:object>
      </w:r>
    </w:p>
    <w:p w:rsidR="00926B5C" w:rsidRPr="00FB5C72" w:rsidRDefault="00926B5C" w:rsidP="00926B5C"/>
    <w:p w:rsidR="00926B5C" w:rsidRPr="00FB5C72" w:rsidRDefault="00926B5C" w:rsidP="00926B5C">
      <w:pPr>
        <w:pStyle w:val="Heading3"/>
      </w:pPr>
      <w:r w:rsidRPr="00FB5C72">
        <w:t>Local Function #</w:t>
      </w:r>
      <w:r w:rsidR="00935276" w:rsidRPr="00FB5C72">
        <w:t>4</w:t>
      </w:r>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23"/>
        <w:gridCol w:w="4029"/>
        <w:gridCol w:w="1124"/>
        <w:gridCol w:w="1048"/>
        <w:gridCol w:w="966"/>
      </w:tblGrid>
      <w:tr w:rsidR="00926B5C" w:rsidRPr="00FB5C72" w:rsidTr="00D86212">
        <w:trPr>
          <w:trHeight w:val="254"/>
        </w:trPr>
        <w:tc>
          <w:tcPr>
            <w:tcW w:w="1723" w:type="dxa"/>
          </w:tcPr>
          <w:p w:rsidR="00926B5C" w:rsidRPr="00FB5C72" w:rsidRDefault="00926B5C" w:rsidP="008F259A">
            <w:pPr>
              <w:spacing w:before="60"/>
              <w:rPr>
                <w:rFonts w:ascii="Arial" w:hAnsi="Arial" w:cs="Arial"/>
                <w:b/>
                <w:bCs/>
                <w:sz w:val="16"/>
              </w:rPr>
            </w:pPr>
            <w:r w:rsidRPr="00FB5C72">
              <w:rPr>
                <w:rFonts w:ascii="Arial" w:hAnsi="Arial" w:cs="Arial"/>
                <w:b/>
                <w:bCs/>
                <w:sz w:val="16"/>
              </w:rPr>
              <w:t>Function Name</w:t>
            </w:r>
          </w:p>
        </w:tc>
        <w:tc>
          <w:tcPr>
            <w:tcW w:w="4029" w:type="dxa"/>
          </w:tcPr>
          <w:p w:rsidR="00926B5C" w:rsidRPr="00FB5C72" w:rsidRDefault="007825F9" w:rsidP="007825F9">
            <w:pPr>
              <w:spacing w:before="60"/>
              <w:rPr>
                <w:rFonts w:ascii="Arial" w:hAnsi="Arial" w:cs="Arial"/>
                <w:sz w:val="16"/>
              </w:rPr>
            </w:pPr>
            <w:r w:rsidRPr="00FB5C72">
              <w:rPr>
                <w:rFonts w:ascii="Arial" w:hAnsi="Arial" w:cs="Arial"/>
                <w:sz w:val="16"/>
              </w:rPr>
              <w:t>Filter2Enable</w:t>
            </w:r>
          </w:p>
        </w:tc>
        <w:tc>
          <w:tcPr>
            <w:tcW w:w="1124" w:type="dxa"/>
            <w:shd w:val="pct30" w:color="FFFF00" w:fill="auto"/>
          </w:tcPr>
          <w:p w:rsidR="00926B5C" w:rsidRPr="00FB5C72" w:rsidRDefault="00926B5C" w:rsidP="008F259A">
            <w:pPr>
              <w:spacing w:before="60"/>
              <w:jc w:val="center"/>
              <w:rPr>
                <w:rFonts w:ascii="Arial" w:hAnsi="Arial" w:cs="Arial"/>
                <w:sz w:val="16"/>
              </w:rPr>
            </w:pPr>
            <w:r w:rsidRPr="00FB5C72">
              <w:rPr>
                <w:rFonts w:ascii="Arial" w:hAnsi="Arial" w:cs="Arial"/>
                <w:sz w:val="16"/>
              </w:rPr>
              <w:t>Type</w:t>
            </w:r>
          </w:p>
        </w:tc>
        <w:tc>
          <w:tcPr>
            <w:tcW w:w="1048" w:type="dxa"/>
            <w:shd w:val="pct30" w:color="FFFF00" w:fill="auto"/>
          </w:tcPr>
          <w:p w:rsidR="00926B5C" w:rsidRPr="00FB5C72" w:rsidRDefault="00926B5C" w:rsidP="008F259A">
            <w:pPr>
              <w:spacing w:before="60"/>
              <w:jc w:val="center"/>
              <w:rPr>
                <w:rFonts w:ascii="Arial" w:hAnsi="Arial" w:cs="Arial"/>
                <w:sz w:val="16"/>
              </w:rPr>
            </w:pPr>
            <w:r w:rsidRPr="00FB5C72">
              <w:rPr>
                <w:rFonts w:ascii="Arial" w:hAnsi="Arial" w:cs="Arial"/>
                <w:sz w:val="16"/>
              </w:rPr>
              <w:t>Min</w:t>
            </w:r>
          </w:p>
        </w:tc>
        <w:tc>
          <w:tcPr>
            <w:tcW w:w="966" w:type="dxa"/>
            <w:shd w:val="pct30" w:color="FFFF00" w:fill="auto"/>
          </w:tcPr>
          <w:p w:rsidR="00926B5C" w:rsidRPr="00FB5C72" w:rsidRDefault="00926B5C" w:rsidP="008F259A">
            <w:pPr>
              <w:spacing w:before="60"/>
              <w:jc w:val="center"/>
              <w:rPr>
                <w:rFonts w:ascii="Arial" w:hAnsi="Arial" w:cs="Arial"/>
                <w:sz w:val="16"/>
              </w:rPr>
            </w:pPr>
            <w:r w:rsidRPr="00FB5C72">
              <w:rPr>
                <w:rFonts w:ascii="Arial" w:hAnsi="Arial" w:cs="Arial"/>
                <w:sz w:val="16"/>
              </w:rPr>
              <w:t>Max</w:t>
            </w:r>
          </w:p>
        </w:tc>
      </w:tr>
      <w:tr w:rsidR="00D86212" w:rsidRPr="00FB5C72" w:rsidTr="00D86212">
        <w:trPr>
          <w:trHeight w:val="263"/>
        </w:trPr>
        <w:tc>
          <w:tcPr>
            <w:tcW w:w="1723" w:type="dxa"/>
          </w:tcPr>
          <w:p w:rsidR="00D86212" w:rsidRPr="00FB5C72" w:rsidRDefault="00D86212" w:rsidP="008F259A">
            <w:pPr>
              <w:spacing w:before="60"/>
              <w:rPr>
                <w:rFonts w:ascii="Arial" w:hAnsi="Arial" w:cs="Arial"/>
                <w:b/>
                <w:bCs/>
                <w:sz w:val="16"/>
              </w:rPr>
            </w:pPr>
            <w:r w:rsidRPr="00FB5C72">
              <w:rPr>
                <w:rFonts w:ascii="Arial" w:hAnsi="Arial" w:cs="Arial"/>
                <w:b/>
                <w:bCs/>
                <w:sz w:val="16"/>
              </w:rPr>
              <w:t xml:space="preserve">Arguments Passed </w:t>
            </w:r>
          </w:p>
        </w:tc>
        <w:tc>
          <w:tcPr>
            <w:tcW w:w="4029" w:type="dxa"/>
          </w:tcPr>
          <w:p w:rsidR="00D86212" w:rsidRPr="00FB5C72" w:rsidRDefault="00D86212" w:rsidP="00F13CB2">
            <w:pPr>
              <w:spacing w:before="60"/>
              <w:rPr>
                <w:rFonts w:ascii="Arial" w:hAnsi="Arial" w:cs="Arial"/>
                <w:sz w:val="16"/>
              </w:rPr>
            </w:pPr>
            <w:r w:rsidRPr="00FB5C72">
              <w:rPr>
                <w:rFonts w:ascii="Arial" w:hAnsi="Arial" w:cs="Arial"/>
                <w:sz w:val="16"/>
              </w:rPr>
              <w:t>MtrPos_HwDeg_T_</w:t>
            </w:r>
            <w:r>
              <w:rPr>
                <w:rFonts w:ascii="Arial" w:hAnsi="Arial" w:cs="Arial"/>
                <w:sz w:val="16"/>
              </w:rPr>
              <w:t>f32</w:t>
            </w:r>
          </w:p>
        </w:tc>
        <w:tc>
          <w:tcPr>
            <w:tcW w:w="1124" w:type="dxa"/>
          </w:tcPr>
          <w:p w:rsidR="00D86212" w:rsidRPr="00FB5C72" w:rsidRDefault="00D86212" w:rsidP="00072E43">
            <w:pPr>
              <w:tabs>
                <w:tab w:val="left" w:pos="5760"/>
              </w:tabs>
              <w:spacing w:before="60"/>
              <w:rPr>
                <w:rFonts w:ascii="Arial" w:hAnsi="Arial" w:cs="Arial"/>
                <w:sz w:val="16"/>
              </w:rPr>
            </w:pPr>
            <w:r>
              <w:rPr>
                <w:rFonts w:ascii="Arial" w:hAnsi="Arial" w:cs="Arial"/>
                <w:sz w:val="16"/>
              </w:rPr>
              <w:t>float32</w:t>
            </w:r>
          </w:p>
        </w:tc>
        <w:tc>
          <w:tcPr>
            <w:tcW w:w="1048" w:type="dxa"/>
          </w:tcPr>
          <w:p w:rsidR="00D86212" w:rsidRDefault="00D86212" w:rsidP="00775011">
            <w:pPr>
              <w:rPr>
                <w:rFonts w:ascii="Calibri" w:hAnsi="Calibri" w:cs="Arial"/>
                <w:sz w:val="16"/>
                <w:szCs w:val="16"/>
              </w:rPr>
            </w:pPr>
            <w:r>
              <w:rPr>
                <w:rFonts w:ascii="Calibri" w:hAnsi="Calibri" w:cs="Arial"/>
                <w:sz w:val="16"/>
                <w:szCs w:val="16"/>
              </w:rPr>
              <w:t>-787558.4</w:t>
            </w:r>
          </w:p>
          <w:p w:rsidR="00D86212" w:rsidRPr="005B26B6" w:rsidRDefault="00D86212" w:rsidP="00987CB8">
            <w:pPr>
              <w:spacing w:before="60"/>
              <w:rPr>
                <w:rFonts w:ascii="Arial" w:hAnsi="Arial" w:cs="Arial"/>
                <w:color w:val="0070C0"/>
                <w:sz w:val="16"/>
              </w:rPr>
            </w:pPr>
          </w:p>
        </w:tc>
        <w:tc>
          <w:tcPr>
            <w:tcW w:w="966" w:type="dxa"/>
          </w:tcPr>
          <w:p w:rsidR="00D86212" w:rsidRPr="005B26B6" w:rsidRDefault="00D86212" w:rsidP="00072E43">
            <w:pPr>
              <w:spacing w:before="60"/>
              <w:rPr>
                <w:rFonts w:ascii="Arial" w:hAnsi="Arial" w:cs="Arial"/>
                <w:color w:val="0070C0"/>
                <w:sz w:val="16"/>
              </w:rPr>
            </w:pPr>
            <w:r>
              <w:rPr>
                <w:rFonts w:ascii="Arial" w:hAnsi="Arial" w:cs="Arial"/>
                <w:sz w:val="16"/>
              </w:rPr>
              <w:t>787606.4</w:t>
            </w:r>
          </w:p>
        </w:tc>
      </w:tr>
      <w:tr w:rsidR="00926B5C" w:rsidRPr="00FB5C72" w:rsidTr="00D86212">
        <w:trPr>
          <w:trHeight w:val="254"/>
        </w:trPr>
        <w:tc>
          <w:tcPr>
            <w:tcW w:w="1723" w:type="dxa"/>
          </w:tcPr>
          <w:p w:rsidR="00926B5C" w:rsidRPr="00FB5C72" w:rsidRDefault="00926B5C" w:rsidP="008F259A">
            <w:pPr>
              <w:spacing w:before="60"/>
              <w:rPr>
                <w:rFonts w:ascii="Arial" w:hAnsi="Arial" w:cs="Arial"/>
                <w:b/>
                <w:bCs/>
                <w:sz w:val="16"/>
              </w:rPr>
            </w:pPr>
          </w:p>
        </w:tc>
        <w:tc>
          <w:tcPr>
            <w:tcW w:w="4029" w:type="dxa"/>
          </w:tcPr>
          <w:p w:rsidR="00926B5C" w:rsidRPr="00FB5C72" w:rsidRDefault="00926B5C" w:rsidP="008F259A">
            <w:pPr>
              <w:spacing w:before="60"/>
              <w:rPr>
                <w:rFonts w:ascii="Arial" w:hAnsi="Arial" w:cs="Arial"/>
                <w:sz w:val="16"/>
              </w:rPr>
            </w:pPr>
            <w:r w:rsidRPr="00FB5C72">
              <w:rPr>
                <w:rFonts w:ascii="Arial" w:hAnsi="Arial" w:cs="Arial"/>
                <w:sz w:val="16"/>
              </w:rPr>
              <w:t>HwPFilter1En_Cnt_T_lgc</w:t>
            </w:r>
          </w:p>
        </w:tc>
        <w:tc>
          <w:tcPr>
            <w:tcW w:w="1124" w:type="dxa"/>
          </w:tcPr>
          <w:p w:rsidR="00926B5C" w:rsidRPr="00FB5C72" w:rsidRDefault="00F55236" w:rsidP="008F259A">
            <w:pPr>
              <w:spacing w:before="60"/>
              <w:rPr>
                <w:rFonts w:ascii="Arial" w:hAnsi="Arial" w:cs="Arial"/>
                <w:sz w:val="16"/>
              </w:rPr>
            </w:pPr>
            <w:proofErr w:type="spellStart"/>
            <w:r w:rsidRPr="00FB5C72">
              <w:rPr>
                <w:rFonts w:ascii="Arial" w:hAnsi="Arial" w:cs="Arial"/>
                <w:sz w:val="16"/>
              </w:rPr>
              <w:t>boolean</w:t>
            </w:r>
            <w:proofErr w:type="spellEnd"/>
          </w:p>
        </w:tc>
        <w:tc>
          <w:tcPr>
            <w:tcW w:w="1048" w:type="dxa"/>
          </w:tcPr>
          <w:p w:rsidR="00926B5C" w:rsidRPr="00FB5C72" w:rsidRDefault="00F55236" w:rsidP="008F259A">
            <w:pPr>
              <w:spacing w:before="60"/>
              <w:rPr>
                <w:rFonts w:ascii="Arial" w:hAnsi="Arial" w:cs="Arial"/>
                <w:sz w:val="16"/>
              </w:rPr>
            </w:pPr>
            <w:r w:rsidRPr="00FB5C72">
              <w:rPr>
                <w:rFonts w:ascii="Arial" w:hAnsi="Arial" w:cs="Arial"/>
                <w:sz w:val="16"/>
              </w:rPr>
              <w:t>FALSE</w:t>
            </w:r>
          </w:p>
        </w:tc>
        <w:tc>
          <w:tcPr>
            <w:tcW w:w="966" w:type="dxa"/>
          </w:tcPr>
          <w:p w:rsidR="00926B5C" w:rsidRPr="00FB5C72" w:rsidRDefault="00F55236" w:rsidP="008F259A">
            <w:pPr>
              <w:spacing w:before="60"/>
              <w:rPr>
                <w:rFonts w:ascii="Arial" w:hAnsi="Arial" w:cs="Arial"/>
                <w:sz w:val="16"/>
              </w:rPr>
            </w:pPr>
            <w:r w:rsidRPr="00FB5C72">
              <w:rPr>
                <w:rFonts w:ascii="Arial" w:hAnsi="Arial" w:cs="Arial"/>
                <w:sz w:val="16"/>
              </w:rPr>
              <w:t>TRUE</w:t>
            </w:r>
          </w:p>
        </w:tc>
      </w:tr>
      <w:tr w:rsidR="00F55236" w:rsidRPr="00FB5C72" w:rsidTr="00D86212">
        <w:trPr>
          <w:trHeight w:val="263"/>
        </w:trPr>
        <w:tc>
          <w:tcPr>
            <w:tcW w:w="1723" w:type="dxa"/>
          </w:tcPr>
          <w:p w:rsidR="00F55236" w:rsidRPr="00FB5C72" w:rsidRDefault="00F55236" w:rsidP="008F259A">
            <w:pPr>
              <w:spacing w:before="60"/>
              <w:rPr>
                <w:rFonts w:ascii="Arial" w:hAnsi="Arial" w:cs="Arial"/>
                <w:b/>
                <w:bCs/>
                <w:sz w:val="16"/>
              </w:rPr>
            </w:pPr>
            <w:r w:rsidRPr="00FB5C72">
              <w:rPr>
                <w:rFonts w:ascii="Arial" w:hAnsi="Arial" w:cs="Arial"/>
                <w:b/>
                <w:bCs/>
                <w:sz w:val="16"/>
              </w:rPr>
              <w:t>Return Value</w:t>
            </w:r>
          </w:p>
        </w:tc>
        <w:tc>
          <w:tcPr>
            <w:tcW w:w="4029" w:type="dxa"/>
          </w:tcPr>
          <w:p w:rsidR="00F55236" w:rsidRPr="00FB5C72" w:rsidRDefault="00F55236" w:rsidP="008F259A">
            <w:pPr>
              <w:spacing w:before="60"/>
              <w:rPr>
                <w:rFonts w:ascii="Arial" w:hAnsi="Arial" w:cs="Arial"/>
                <w:sz w:val="16"/>
              </w:rPr>
            </w:pPr>
            <w:r w:rsidRPr="00FB5C72">
              <w:rPr>
                <w:rFonts w:ascii="Arial" w:hAnsi="Arial" w:cs="Arial"/>
                <w:sz w:val="16"/>
              </w:rPr>
              <w:t>HwPFilter2En_Cnt_T_lgc</w:t>
            </w:r>
          </w:p>
        </w:tc>
        <w:tc>
          <w:tcPr>
            <w:tcW w:w="1124" w:type="dxa"/>
          </w:tcPr>
          <w:p w:rsidR="00F55236" w:rsidRPr="00FB5C72" w:rsidRDefault="00F55236" w:rsidP="008F259A">
            <w:pPr>
              <w:spacing w:before="60"/>
              <w:rPr>
                <w:rFonts w:ascii="Arial" w:hAnsi="Arial" w:cs="Arial"/>
                <w:sz w:val="16"/>
              </w:rPr>
            </w:pPr>
            <w:proofErr w:type="spellStart"/>
            <w:r w:rsidRPr="00FB5C72">
              <w:rPr>
                <w:rFonts w:ascii="Arial" w:hAnsi="Arial" w:cs="Arial"/>
                <w:sz w:val="16"/>
              </w:rPr>
              <w:t>boolean</w:t>
            </w:r>
            <w:proofErr w:type="spellEnd"/>
          </w:p>
        </w:tc>
        <w:tc>
          <w:tcPr>
            <w:tcW w:w="1048" w:type="dxa"/>
          </w:tcPr>
          <w:p w:rsidR="00F55236" w:rsidRPr="00FB5C72" w:rsidRDefault="00F55236" w:rsidP="00072E43">
            <w:pPr>
              <w:spacing w:before="60"/>
              <w:rPr>
                <w:rFonts w:ascii="Arial" w:hAnsi="Arial" w:cs="Arial"/>
                <w:sz w:val="16"/>
              </w:rPr>
            </w:pPr>
            <w:r w:rsidRPr="00FB5C72">
              <w:rPr>
                <w:rFonts w:ascii="Arial" w:hAnsi="Arial" w:cs="Arial"/>
                <w:sz w:val="16"/>
              </w:rPr>
              <w:t>FALSE</w:t>
            </w:r>
          </w:p>
        </w:tc>
        <w:tc>
          <w:tcPr>
            <w:tcW w:w="966" w:type="dxa"/>
          </w:tcPr>
          <w:p w:rsidR="00F55236" w:rsidRPr="00FB5C72" w:rsidRDefault="00F55236" w:rsidP="00072E43">
            <w:pPr>
              <w:spacing w:before="60"/>
              <w:rPr>
                <w:rFonts w:ascii="Arial" w:hAnsi="Arial" w:cs="Arial"/>
                <w:sz w:val="16"/>
              </w:rPr>
            </w:pPr>
            <w:r w:rsidRPr="00FB5C72">
              <w:rPr>
                <w:rFonts w:ascii="Arial" w:hAnsi="Arial" w:cs="Arial"/>
                <w:sz w:val="16"/>
              </w:rPr>
              <w:t>TRUE</w:t>
            </w:r>
          </w:p>
        </w:tc>
      </w:tr>
    </w:tbl>
    <w:p w:rsidR="00926B5C" w:rsidRPr="00FB5C72" w:rsidRDefault="00926B5C" w:rsidP="00926B5C">
      <w:pPr>
        <w:pStyle w:val="Heading4"/>
      </w:pPr>
      <w:r w:rsidRPr="00FB5C72">
        <w:t>Description</w:t>
      </w:r>
    </w:p>
    <w:p w:rsidR="00926B5C" w:rsidRPr="00FB5C72" w:rsidRDefault="00926B5C" w:rsidP="00926B5C">
      <w:r w:rsidRPr="00FB5C72">
        <w:t>(Place flowchart/design for local function)</w:t>
      </w:r>
    </w:p>
    <w:p w:rsidR="008F259A" w:rsidRPr="00FB5C72" w:rsidRDefault="008F259A" w:rsidP="00926B5C"/>
    <w:p w:rsidR="008F259A" w:rsidRPr="00FB5C72" w:rsidRDefault="00517458" w:rsidP="00926B5C">
      <w:r w:rsidRPr="00FB5C72">
        <w:object w:dxaOrig="10819" w:dyaOrig="8177">
          <v:shape id="_x0000_i1028" type="#_x0000_t75" style="width:459.6pt;height:300.15pt" o:ole="">
            <v:imagedata r:id="rId14" o:title=""/>
          </v:shape>
          <o:OLEObject Type="Embed" ProgID="Visio.Drawing.11" ShapeID="_x0000_i1028" DrawAspect="Content" ObjectID="_1412661750" r:id="rId15"/>
        </w:object>
      </w:r>
    </w:p>
    <w:p w:rsidR="008F259A" w:rsidRPr="00FB5C72" w:rsidRDefault="008F259A" w:rsidP="00926B5C"/>
    <w:p w:rsidR="008F259A" w:rsidRPr="00FB5C72" w:rsidRDefault="008F259A" w:rsidP="008F259A">
      <w:pPr>
        <w:pStyle w:val="Heading3"/>
      </w:pPr>
      <w:r w:rsidRPr="00FB5C72">
        <w:t>Local Function #</w:t>
      </w:r>
      <w:r w:rsidR="00935276" w:rsidRPr="00FB5C72">
        <w:t>5</w:t>
      </w:r>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69"/>
        <w:gridCol w:w="4159"/>
        <w:gridCol w:w="990"/>
        <w:gridCol w:w="986"/>
        <w:gridCol w:w="986"/>
      </w:tblGrid>
      <w:tr w:rsidR="008F259A" w:rsidRPr="00FB5C72" w:rsidTr="008F259A">
        <w:trPr>
          <w:trHeight w:val="254"/>
        </w:trPr>
        <w:tc>
          <w:tcPr>
            <w:tcW w:w="1769" w:type="dxa"/>
          </w:tcPr>
          <w:p w:rsidR="008F259A" w:rsidRPr="00FB5C72" w:rsidRDefault="008F259A" w:rsidP="008F259A">
            <w:pPr>
              <w:spacing w:before="60"/>
              <w:rPr>
                <w:rFonts w:ascii="Arial" w:hAnsi="Arial" w:cs="Arial"/>
                <w:b/>
                <w:bCs/>
                <w:sz w:val="16"/>
              </w:rPr>
            </w:pPr>
            <w:r w:rsidRPr="00FB5C72">
              <w:rPr>
                <w:rFonts w:ascii="Arial" w:hAnsi="Arial" w:cs="Arial"/>
                <w:b/>
                <w:bCs/>
                <w:sz w:val="16"/>
              </w:rPr>
              <w:t>Function Name</w:t>
            </w:r>
          </w:p>
        </w:tc>
        <w:tc>
          <w:tcPr>
            <w:tcW w:w="4159" w:type="dxa"/>
          </w:tcPr>
          <w:p w:rsidR="008F259A" w:rsidRPr="00FB5C72" w:rsidRDefault="008F259A" w:rsidP="008F259A">
            <w:pPr>
              <w:spacing w:before="60"/>
              <w:rPr>
                <w:rFonts w:ascii="Arial" w:hAnsi="Arial" w:cs="Arial"/>
                <w:sz w:val="16"/>
              </w:rPr>
            </w:pPr>
            <w:proofErr w:type="spellStart"/>
            <w:r w:rsidRPr="00FB5C72">
              <w:rPr>
                <w:rFonts w:ascii="Arial" w:hAnsi="Arial" w:cs="Arial"/>
                <w:sz w:val="16"/>
              </w:rPr>
              <w:t>CalSwitchTimer</w:t>
            </w:r>
            <w:proofErr w:type="spellEnd"/>
          </w:p>
        </w:tc>
        <w:tc>
          <w:tcPr>
            <w:tcW w:w="990" w:type="dxa"/>
            <w:shd w:val="pct30" w:color="FFFF00" w:fill="auto"/>
          </w:tcPr>
          <w:p w:rsidR="008F259A" w:rsidRPr="00FB5C72" w:rsidRDefault="008F259A" w:rsidP="008F259A">
            <w:pPr>
              <w:spacing w:before="60"/>
              <w:jc w:val="center"/>
              <w:rPr>
                <w:rFonts w:ascii="Arial" w:hAnsi="Arial" w:cs="Arial"/>
                <w:sz w:val="16"/>
              </w:rPr>
            </w:pPr>
            <w:r w:rsidRPr="00FB5C72">
              <w:rPr>
                <w:rFonts w:ascii="Arial" w:hAnsi="Arial" w:cs="Arial"/>
                <w:sz w:val="16"/>
              </w:rPr>
              <w:t>Type</w:t>
            </w:r>
          </w:p>
        </w:tc>
        <w:tc>
          <w:tcPr>
            <w:tcW w:w="986" w:type="dxa"/>
            <w:shd w:val="pct30" w:color="FFFF00" w:fill="auto"/>
          </w:tcPr>
          <w:p w:rsidR="008F259A" w:rsidRPr="00FB5C72" w:rsidRDefault="008F259A" w:rsidP="008F259A">
            <w:pPr>
              <w:spacing w:before="60"/>
              <w:jc w:val="center"/>
              <w:rPr>
                <w:rFonts w:ascii="Arial" w:hAnsi="Arial" w:cs="Arial"/>
                <w:sz w:val="16"/>
              </w:rPr>
            </w:pPr>
            <w:r w:rsidRPr="00FB5C72">
              <w:rPr>
                <w:rFonts w:ascii="Arial" w:hAnsi="Arial" w:cs="Arial"/>
                <w:sz w:val="16"/>
              </w:rPr>
              <w:t>Min</w:t>
            </w:r>
          </w:p>
        </w:tc>
        <w:tc>
          <w:tcPr>
            <w:tcW w:w="986" w:type="dxa"/>
            <w:shd w:val="pct30" w:color="FFFF00" w:fill="auto"/>
          </w:tcPr>
          <w:p w:rsidR="008F259A" w:rsidRPr="00FB5C72" w:rsidRDefault="008F259A" w:rsidP="008F259A">
            <w:pPr>
              <w:spacing w:before="60"/>
              <w:jc w:val="center"/>
              <w:rPr>
                <w:rFonts w:ascii="Arial" w:hAnsi="Arial" w:cs="Arial"/>
                <w:sz w:val="16"/>
              </w:rPr>
            </w:pPr>
            <w:r w:rsidRPr="00FB5C72">
              <w:rPr>
                <w:rFonts w:ascii="Arial" w:hAnsi="Arial" w:cs="Arial"/>
                <w:sz w:val="16"/>
              </w:rPr>
              <w:t>Max</w:t>
            </w:r>
          </w:p>
        </w:tc>
      </w:tr>
      <w:tr w:rsidR="008F259A" w:rsidRPr="00FB5C72" w:rsidTr="008F259A">
        <w:trPr>
          <w:trHeight w:val="263"/>
        </w:trPr>
        <w:tc>
          <w:tcPr>
            <w:tcW w:w="1769" w:type="dxa"/>
          </w:tcPr>
          <w:p w:rsidR="008F259A" w:rsidRPr="00FB5C72" w:rsidRDefault="008F259A" w:rsidP="008F259A">
            <w:pPr>
              <w:spacing w:before="60"/>
              <w:rPr>
                <w:rFonts w:ascii="Arial" w:hAnsi="Arial" w:cs="Arial"/>
                <w:b/>
                <w:bCs/>
                <w:sz w:val="16"/>
              </w:rPr>
            </w:pPr>
            <w:r w:rsidRPr="00FB5C72">
              <w:rPr>
                <w:rFonts w:ascii="Arial" w:hAnsi="Arial" w:cs="Arial"/>
                <w:b/>
                <w:bCs/>
                <w:sz w:val="16"/>
              </w:rPr>
              <w:t xml:space="preserve">Arguments Passed </w:t>
            </w:r>
          </w:p>
        </w:tc>
        <w:tc>
          <w:tcPr>
            <w:tcW w:w="4159" w:type="dxa"/>
          </w:tcPr>
          <w:p w:rsidR="008F259A" w:rsidRPr="00FB5C72" w:rsidRDefault="008F259A" w:rsidP="00F13CB2">
            <w:pPr>
              <w:spacing w:before="60"/>
              <w:rPr>
                <w:rFonts w:ascii="Arial" w:hAnsi="Arial" w:cs="Arial"/>
                <w:sz w:val="16"/>
              </w:rPr>
            </w:pPr>
            <w:r w:rsidRPr="00FB5C72">
              <w:rPr>
                <w:rFonts w:ascii="Arial" w:hAnsi="Arial" w:cs="Arial"/>
                <w:sz w:val="16"/>
              </w:rPr>
              <w:t>CRFMtrVel_MtrRadpS_T_</w:t>
            </w:r>
            <w:r w:rsidR="00F13CB2">
              <w:rPr>
                <w:rFonts w:ascii="Arial" w:hAnsi="Arial" w:cs="Arial"/>
                <w:sz w:val="16"/>
              </w:rPr>
              <w:t>f32</w:t>
            </w:r>
          </w:p>
        </w:tc>
        <w:tc>
          <w:tcPr>
            <w:tcW w:w="990" w:type="dxa"/>
          </w:tcPr>
          <w:p w:rsidR="008F259A" w:rsidRPr="00FB5C72" w:rsidRDefault="00F13CB2" w:rsidP="008F259A">
            <w:pPr>
              <w:spacing w:before="60"/>
              <w:rPr>
                <w:rFonts w:ascii="Arial" w:hAnsi="Arial" w:cs="Arial"/>
                <w:sz w:val="16"/>
              </w:rPr>
            </w:pPr>
            <w:r>
              <w:rPr>
                <w:rFonts w:ascii="Arial" w:hAnsi="Arial" w:cs="Arial"/>
                <w:sz w:val="16"/>
              </w:rPr>
              <w:t>float32</w:t>
            </w:r>
          </w:p>
        </w:tc>
        <w:tc>
          <w:tcPr>
            <w:tcW w:w="986" w:type="dxa"/>
          </w:tcPr>
          <w:p w:rsidR="008F259A" w:rsidRPr="00FB5C72" w:rsidRDefault="00F55236" w:rsidP="008F259A">
            <w:pPr>
              <w:spacing w:before="60"/>
              <w:rPr>
                <w:rFonts w:ascii="Arial" w:hAnsi="Arial" w:cs="Arial"/>
                <w:sz w:val="16"/>
              </w:rPr>
            </w:pPr>
            <w:r w:rsidRPr="00FB5C72">
              <w:rPr>
                <w:rFonts w:ascii="Arial" w:hAnsi="Arial" w:cs="Arial"/>
                <w:sz w:val="16"/>
              </w:rPr>
              <w:t>-1118</w:t>
            </w:r>
          </w:p>
        </w:tc>
        <w:tc>
          <w:tcPr>
            <w:tcW w:w="986" w:type="dxa"/>
          </w:tcPr>
          <w:p w:rsidR="008F259A" w:rsidRPr="00FB5C72" w:rsidRDefault="00F55236" w:rsidP="008F259A">
            <w:pPr>
              <w:spacing w:before="60"/>
              <w:rPr>
                <w:rFonts w:ascii="Arial" w:hAnsi="Arial" w:cs="Arial"/>
                <w:sz w:val="16"/>
              </w:rPr>
            </w:pPr>
            <w:r w:rsidRPr="00FB5C72">
              <w:rPr>
                <w:rFonts w:ascii="Arial" w:hAnsi="Arial" w:cs="Arial"/>
                <w:sz w:val="16"/>
              </w:rPr>
              <w:t>1118</w:t>
            </w:r>
          </w:p>
        </w:tc>
      </w:tr>
      <w:tr w:rsidR="008F259A" w:rsidRPr="00FB5C72" w:rsidTr="008F259A">
        <w:trPr>
          <w:trHeight w:val="254"/>
        </w:trPr>
        <w:tc>
          <w:tcPr>
            <w:tcW w:w="1769" w:type="dxa"/>
          </w:tcPr>
          <w:p w:rsidR="008F259A" w:rsidRPr="00FB5C72" w:rsidRDefault="008F259A" w:rsidP="008F259A">
            <w:pPr>
              <w:spacing w:before="60"/>
              <w:rPr>
                <w:rFonts w:ascii="Arial" w:hAnsi="Arial" w:cs="Arial"/>
                <w:b/>
                <w:bCs/>
                <w:sz w:val="16"/>
              </w:rPr>
            </w:pPr>
          </w:p>
        </w:tc>
        <w:tc>
          <w:tcPr>
            <w:tcW w:w="4159" w:type="dxa"/>
          </w:tcPr>
          <w:p w:rsidR="008F259A" w:rsidRPr="00FB5C72" w:rsidRDefault="008F259A" w:rsidP="00F13CB2">
            <w:pPr>
              <w:spacing w:before="60"/>
              <w:rPr>
                <w:rFonts w:ascii="Arial" w:hAnsi="Arial" w:cs="Arial"/>
                <w:sz w:val="16"/>
              </w:rPr>
            </w:pPr>
            <w:r w:rsidRPr="00FB5C72">
              <w:rPr>
                <w:rFonts w:ascii="Arial" w:hAnsi="Arial" w:cs="Arial"/>
                <w:sz w:val="16"/>
              </w:rPr>
              <w:t>VehSpd_Kph_T_</w:t>
            </w:r>
            <w:r w:rsidR="00F13CB2">
              <w:rPr>
                <w:rFonts w:ascii="Arial" w:hAnsi="Arial" w:cs="Arial"/>
                <w:sz w:val="16"/>
              </w:rPr>
              <w:t>f32</w:t>
            </w:r>
          </w:p>
        </w:tc>
        <w:tc>
          <w:tcPr>
            <w:tcW w:w="990" w:type="dxa"/>
          </w:tcPr>
          <w:p w:rsidR="008F259A" w:rsidRPr="00FB5C72" w:rsidRDefault="00F13CB2" w:rsidP="008F259A">
            <w:pPr>
              <w:spacing w:before="60"/>
              <w:rPr>
                <w:rFonts w:ascii="Arial" w:hAnsi="Arial" w:cs="Arial"/>
                <w:sz w:val="16"/>
              </w:rPr>
            </w:pPr>
            <w:r>
              <w:rPr>
                <w:rFonts w:ascii="Arial" w:hAnsi="Arial" w:cs="Arial"/>
                <w:sz w:val="16"/>
              </w:rPr>
              <w:t>float32</w:t>
            </w:r>
          </w:p>
        </w:tc>
        <w:tc>
          <w:tcPr>
            <w:tcW w:w="986" w:type="dxa"/>
          </w:tcPr>
          <w:p w:rsidR="008F259A" w:rsidRPr="00FB5C72" w:rsidRDefault="008F259A" w:rsidP="008F259A">
            <w:pPr>
              <w:spacing w:before="60"/>
              <w:rPr>
                <w:rFonts w:ascii="Arial" w:hAnsi="Arial" w:cs="Arial"/>
                <w:sz w:val="16"/>
              </w:rPr>
            </w:pPr>
            <w:r w:rsidRPr="00FB5C72">
              <w:rPr>
                <w:rFonts w:ascii="Arial" w:hAnsi="Arial" w:cs="Arial"/>
                <w:sz w:val="16"/>
              </w:rPr>
              <w:t>0</w:t>
            </w:r>
          </w:p>
        </w:tc>
        <w:tc>
          <w:tcPr>
            <w:tcW w:w="986" w:type="dxa"/>
          </w:tcPr>
          <w:p w:rsidR="008F259A" w:rsidRPr="00FB5C72" w:rsidRDefault="00F55236" w:rsidP="008F259A">
            <w:pPr>
              <w:spacing w:before="60"/>
              <w:rPr>
                <w:rFonts w:ascii="Arial" w:hAnsi="Arial" w:cs="Arial"/>
                <w:sz w:val="16"/>
              </w:rPr>
            </w:pPr>
            <w:r w:rsidRPr="00FB5C72">
              <w:rPr>
                <w:rFonts w:ascii="Arial" w:hAnsi="Arial" w:cs="Arial"/>
                <w:sz w:val="16"/>
              </w:rPr>
              <w:t>512</w:t>
            </w:r>
          </w:p>
        </w:tc>
      </w:tr>
      <w:tr w:rsidR="00F55236" w:rsidRPr="00FB5C72" w:rsidTr="008F259A">
        <w:trPr>
          <w:trHeight w:val="254"/>
        </w:trPr>
        <w:tc>
          <w:tcPr>
            <w:tcW w:w="1769" w:type="dxa"/>
          </w:tcPr>
          <w:p w:rsidR="00F55236" w:rsidRPr="00FB5C72" w:rsidRDefault="00F55236" w:rsidP="008F259A">
            <w:pPr>
              <w:spacing w:before="60"/>
              <w:rPr>
                <w:rFonts w:ascii="Arial" w:hAnsi="Arial" w:cs="Arial"/>
                <w:b/>
                <w:bCs/>
                <w:sz w:val="16"/>
              </w:rPr>
            </w:pPr>
          </w:p>
        </w:tc>
        <w:tc>
          <w:tcPr>
            <w:tcW w:w="4159" w:type="dxa"/>
          </w:tcPr>
          <w:p w:rsidR="00F55236" w:rsidRPr="00FB5C72" w:rsidRDefault="00F55236" w:rsidP="008F259A">
            <w:pPr>
              <w:spacing w:before="60"/>
              <w:rPr>
                <w:rFonts w:ascii="Arial" w:hAnsi="Arial" w:cs="Arial"/>
                <w:sz w:val="16"/>
              </w:rPr>
            </w:pPr>
            <w:proofErr w:type="spellStart"/>
            <w:r w:rsidRPr="00FB5C72">
              <w:rPr>
                <w:rFonts w:ascii="Arial" w:hAnsi="Arial" w:cs="Arial"/>
                <w:sz w:val="16"/>
                <w:szCs w:val="16"/>
              </w:rPr>
              <w:t>VSpdValid</w:t>
            </w:r>
            <w:proofErr w:type="spellEnd"/>
            <w:r w:rsidRPr="00FB5C72">
              <w:rPr>
                <w:rFonts w:ascii="Arial" w:hAnsi="Arial" w:cs="Arial"/>
                <w:sz w:val="16"/>
              </w:rPr>
              <w:t xml:space="preserve"> _</w:t>
            </w:r>
            <w:proofErr w:type="spellStart"/>
            <w:r w:rsidRPr="00FB5C72">
              <w:rPr>
                <w:rFonts w:ascii="Arial" w:hAnsi="Arial" w:cs="Arial"/>
                <w:sz w:val="16"/>
              </w:rPr>
              <w:t>Cnt_T_lgc</w:t>
            </w:r>
            <w:proofErr w:type="spellEnd"/>
          </w:p>
        </w:tc>
        <w:tc>
          <w:tcPr>
            <w:tcW w:w="990" w:type="dxa"/>
          </w:tcPr>
          <w:p w:rsidR="00F55236" w:rsidRPr="00FB5C72" w:rsidRDefault="00F55236" w:rsidP="00072E43">
            <w:pPr>
              <w:spacing w:before="60"/>
              <w:rPr>
                <w:rFonts w:ascii="Arial" w:hAnsi="Arial" w:cs="Arial"/>
                <w:sz w:val="16"/>
              </w:rPr>
            </w:pPr>
            <w:proofErr w:type="spellStart"/>
            <w:r w:rsidRPr="00FB5C72">
              <w:rPr>
                <w:rFonts w:ascii="Arial" w:hAnsi="Arial" w:cs="Arial"/>
                <w:sz w:val="16"/>
              </w:rPr>
              <w:t>boolean</w:t>
            </w:r>
            <w:proofErr w:type="spellEnd"/>
          </w:p>
        </w:tc>
        <w:tc>
          <w:tcPr>
            <w:tcW w:w="986" w:type="dxa"/>
          </w:tcPr>
          <w:p w:rsidR="00F55236" w:rsidRPr="00FB5C72" w:rsidRDefault="00F55236" w:rsidP="00072E43">
            <w:pPr>
              <w:spacing w:before="60"/>
              <w:rPr>
                <w:rFonts w:ascii="Arial" w:hAnsi="Arial" w:cs="Arial"/>
                <w:sz w:val="16"/>
              </w:rPr>
            </w:pPr>
            <w:r w:rsidRPr="00FB5C72">
              <w:rPr>
                <w:rFonts w:ascii="Arial" w:hAnsi="Arial" w:cs="Arial"/>
                <w:sz w:val="16"/>
              </w:rPr>
              <w:t>FALSE</w:t>
            </w:r>
          </w:p>
        </w:tc>
        <w:tc>
          <w:tcPr>
            <w:tcW w:w="986" w:type="dxa"/>
          </w:tcPr>
          <w:p w:rsidR="00F55236" w:rsidRPr="00FB5C72" w:rsidRDefault="00F55236" w:rsidP="00072E43">
            <w:pPr>
              <w:spacing w:before="60"/>
              <w:rPr>
                <w:rFonts w:ascii="Arial" w:hAnsi="Arial" w:cs="Arial"/>
                <w:sz w:val="16"/>
              </w:rPr>
            </w:pPr>
            <w:r w:rsidRPr="00FB5C72">
              <w:rPr>
                <w:rFonts w:ascii="Arial" w:hAnsi="Arial" w:cs="Arial"/>
                <w:sz w:val="16"/>
              </w:rPr>
              <w:t>TRUE</w:t>
            </w:r>
          </w:p>
        </w:tc>
      </w:tr>
      <w:tr w:rsidR="008F259A" w:rsidRPr="00FB5C72" w:rsidTr="008F259A">
        <w:trPr>
          <w:trHeight w:val="254"/>
        </w:trPr>
        <w:tc>
          <w:tcPr>
            <w:tcW w:w="1769" w:type="dxa"/>
          </w:tcPr>
          <w:p w:rsidR="008F259A" w:rsidRPr="00FB5C72" w:rsidRDefault="008F259A" w:rsidP="008F259A">
            <w:pPr>
              <w:spacing w:before="60"/>
              <w:rPr>
                <w:rFonts w:ascii="Arial" w:hAnsi="Arial" w:cs="Arial"/>
                <w:b/>
                <w:bCs/>
                <w:sz w:val="16"/>
              </w:rPr>
            </w:pPr>
          </w:p>
        </w:tc>
        <w:tc>
          <w:tcPr>
            <w:tcW w:w="4159" w:type="dxa"/>
          </w:tcPr>
          <w:p w:rsidR="008F259A" w:rsidRPr="00FB5C72" w:rsidRDefault="008F259A" w:rsidP="00F13CB2">
            <w:pPr>
              <w:spacing w:before="60"/>
              <w:rPr>
                <w:rFonts w:ascii="Arial" w:hAnsi="Arial" w:cs="Arial"/>
                <w:sz w:val="16"/>
              </w:rPr>
            </w:pPr>
            <w:r w:rsidRPr="00FB5C72">
              <w:rPr>
                <w:rFonts w:ascii="Arial" w:hAnsi="Arial" w:cs="Arial"/>
                <w:sz w:val="16"/>
              </w:rPr>
              <w:t>PinionTrq_HwNm_T_</w:t>
            </w:r>
            <w:r w:rsidR="00F13CB2">
              <w:rPr>
                <w:rFonts w:ascii="Arial" w:hAnsi="Arial" w:cs="Arial"/>
                <w:sz w:val="16"/>
              </w:rPr>
              <w:t>f32</w:t>
            </w:r>
          </w:p>
        </w:tc>
        <w:tc>
          <w:tcPr>
            <w:tcW w:w="990" w:type="dxa"/>
          </w:tcPr>
          <w:p w:rsidR="008F259A" w:rsidRPr="00FB5C72" w:rsidRDefault="00F13CB2" w:rsidP="008F259A">
            <w:pPr>
              <w:spacing w:before="60"/>
              <w:rPr>
                <w:rFonts w:ascii="Arial" w:hAnsi="Arial" w:cs="Arial"/>
                <w:sz w:val="16"/>
              </w:rPr>
            </w:pPr>
            <w:r>
              <w:rPr>
                <w:rFonts w:ascii="Arial" w:hAnsi="Arial" w:cs="Arial"/>
                <w:sz w:val="16"/>
              </w:rPr>
              <w:t>float32</w:t>
            </w:r>
          </w:p>
        </w:tc>
        <w:tc>
          <w:tcPr>
            <w:tcW w:w="986" w:type="dxa"/>
          </w:tcPr>
          <w:p w:rsidR="008F259A" w:rsidRPr="00FB5C72" w:rsidRDefault="00DA1120" w:rsidP="008F259A">
            <w:pPr>
              <w:spacing w:before="60"/>
              <w:rPr>
                <w:rFonts w:ascii="Arial" w:hAnsi="Arial" w:cs="Arial"/>
                <w:sz w:val="16"/>
              </w:rPr>
            </w:pPr>
            <w:r w:rsidRPr="00FB5C72">
              <w:rPr>
                <w:rFonts w:ascii="Arial" w:hAnsi="Arial" w:cs="Arial"/>
                <w:sz w:val="16"/>
              </w:rPr>
              <w:t>-</w:t>
            </w:r>
            <w:r w:rsidR="00F55236" w:rsidRPr="00FB5C72">
              <w:rPr>
                <w:rFonts w:ascii="Arial" w:hAnsi="Arial" w:cs="Arial"/>
                <w:sz w:val="16"/>
              </w:rPr>
              <w:t>318</w:t>
            </w:r>
          </w:p>
        </w:tc>
        <w:tc>
          <w:tcPr>
            <w:tcW w:w="986" w:type="dxa"/>
          </w:tcPr>
          <w:p w:rsidR="008F259A" w:rsidRPr="00FB5C72" w:rsidRDefault="00F55236" w:rsidP="008F259A">
            <w:pPr>
              <w:spacing w:before="60"/>
              <w:rPr>
                <w:rFonts w:ascii="Arial" w:hAnsi="Arial" w:cs="Arial"/>
                <w:sz w:val="16"/>
              </w:rPr>
            </w:pPr>
            <w:r w:rsidRPr="00FB5C72">
              <w:rPr>
                <w:rFonts w:ascii="Arial" w:hAnsi="Arial" w:cs="Arial"/>
                <w:sz w:val="16"/>
              </w:rPr>
              <w:t>318</w:t>
            </w:r>
          </w:p>
        </w:tc>
      </w:tr>
      <w:tr w:rsidR="00F55236" w:rsidRPr="00FB5C72" w:rsidTr="008F259A">
        <w:trPr>
          <w:trHeight w:val="45"/>
        </w:trPr>
        <w:tc>
          <w:tcPr>
            <w:tcW w:w="1769" w:type="dxa"/>
          </w:tcPr>
          <w:p w:rsidR="00F55236" w:rsidRPr="00FB5C72" w:rsidRDefault="00F55236" w:rsidP="008F259A">
            <w:pPr>
              <w:spacing w:before="60"/>
              <w:rPr>
                <w:rFonts w:ascii="Arial" w:hAnsi="Arial" w:cs="Arial"/>
                <w:b/>
                <w:bCs/>
                <w:sz w:val="16"/>
              </w:rPr>
            </w:pPr>
          </w:p>
        </w:tc>
        <w:tc>
          <w:tcPr>
            <w:tcW w:w="4159" w:type="dxa"/>
          </w:tcPr>
          <w:p w:rsidR="00F55236" w:rsidRPr="00FB5C72" w:rsidRDefault="00F55236" w:rsidP="008F259A">
            <w:pPr>
              <w:spacing w:before="60"/>
              <w:rPr>
                <w:rFonts w:ascii="Arial" w:hAnsi="Arial" w:cs="Arial"/>
                <w:sz w:val="16"/>
              </w:rPr>
            </w:pPr>
            <w:r w:rsidRPr="00FB5C72">
              <w:rPr>
                <w:rFonts w:ascii="Arial" w:hAnsi="Arial" w:cs="Arial"/>
                <w:sz w:val="16"/>
              </w:rPr>
              <w:t>HwPFilter1En_Cnt_T_lgc</w:t>
            </w:r>
          </w:p>
        </w:tc>
        <w:tc>
          <w:tcPr>
            <w:tcW w:w="990" w:type="dxa"/>
          </w:tcPr>
          <w:p w:rsidR="00F55236" w:rsidRPr="00FB5C72" w:rsidRDefault="00F55236" w:rsidP="00072E43">
            <w:pPr>
              <w:spacing w:before="60"/>
              <w:rPr>
                <w:rFonts w:ascii="Arial" w:hAnsi="Arial" w:cs="Arial"/>
                <w:sz w:val="16"/>
              </w:rPr>
            </w:pPr>
            <w:proofErr w:type="spellStart"/>
            <w:r w:rsidRPr="00FB5C72">
              <w:rPr>
                <w:rFonts w:ascii="Arial" w:hAnsi="Arial" w:cs="Arial"/>
                <w:sz w:val="16"/>
              </w:rPr>
              <w:t>boolean</w:t>
            </w:r>
            <w:proofErr w:type="spellEnd"/>
          </w:p>
        </w:tc>
        <w:tc>
          <w:tcPr>
            <w:tcW w:w="986" w:type="dxa"/>
          </w:tcPr>
          <w:p w:rsidR="00F55236" w:rsidRPr="00FB5C72" w:rsidRDefault="00F55236" w:rsidP="00072E43">
            <w:pPr>
              <w:spacing w:before="60"/>
              <w:rPr>
                <w:rFonts w:ascii="Arial" w:hAnsi="Arial" w:cs="Arial"/>
                <w:sz w:val="16"/>
              </w:rPr>
            </w:pPr>
            <w:r w:rsidRPr="00FB5C72">
              <w:rPr>
                <w:rFonts w:ascii="Arial" w:hAnsi="Arial" w:cs="Arial"/>
                <w:sz w:val="16"/>
              </w:rPr>
              <w:t>FALSE</w:t>
            </w:r>
          </w:p>
        </w:tc>
        <w:tc>
          <w:tcPr>
            <w:tcW w:w="986" w:type="dxa"/>
          </w:tcPr>
          <w:p w:rsidR="00F55236" w:rsidRPr="00FB5C72" w:rsidRDefault="00F55236" w:rsidP="00072E43">
            <w:pPr>
              <w:spacing w:before="60"/>
              <w:rPr>
                <w:rFonts w:ascii="Arial" w:hAnsi="Arial" w:cs="Arial"/>
                <w:sz w:val="16"/>
              </w:rPr>
            </w:pPr>
            <w:r w:rsidRPr="00FB5C72">
              <w:rPr>
                <w:rFonts w:ascii="Arial" w:hAnsi="Arial" w:cs="Arial"/>
                <w:sz w:val="16"/>
              </w:rPr>
              <w:t>TRUE</w:t>
            </w:r>
          </w:p>
        </w:tc>
      </w:tr>
      <w:tr w:rsidR="00F55236" w:rsidRPr="00FB5C72" w:rsidTr="008F259A">
        <w:trPr>
          <w:trHeight w:val="45"/>
        </w:trPr>
        <w:tc>
          <w:tcPr>
            <w:tcW w:w="1769" w:type="dxa"/>
          </w:tcPr>
          <w:p w:rsidR="00F55236" w:rsidRPr="00FB5C72" w:rsidRDefault="00F55236" w:rsidP="008F259A">
            <w:pPr>
              <w:spacing w:before="60"/>
              <w:rPr>
                <w:rFonts w:ascii="Arial" w:hAnsi="Arial" w:cs="Arial"/>
                <w:b/>
                <w:bCs/>
                <w:sz w:val="16"/>
              </w:rPr>
            </w:pPr>
          </w:p>
        </w:tc>
        <w:tc>
          <w:tcPr>
            <w:tcW w:w="4159" w:type="dxa"/>
          </w:tcPr>
          <w:p w:rsidR="00F55236" w:rsidRPr="00FB5C72" w:rsidRDefault="00F55236" w:rsidP="008F259A">
            <w:pPr>
              <w:spacing w:before="60"/>
              <w:rPr>
                <w:rFonts w:ascii="Arial" w:hAnsi="Arial" w:cs="Arial"/>
                <w:sz w:val="16"/>
              </w:rPr>
            </w:pPr>
            <w:r w:rsidRPr="00FB5C72">
              <w:rPr>
                <w:rFonts w:ascii="Arial" w:hAnsi="Arial" w:cs="Arial"/>
                <w:sz w:val="16"/>
              </w:rPr>
              <w:t>HwPFilter2En_Cnt_T_lgc</w:t>
            </w:r>
          </w:p>
        </w:tc>
        <w:tc>
          <w:tcPr>
            <w:tcW w:w="990" w:type="dxa"/>
          </w:tcPr>
          <w:p w:rsidR="00F55236" w:rsidRPr="00FB5C72" w:rsidRDefault="00F55236" w:rsidP="00072E43">
            <w:pPr>
              <w:spacing w:before="60"/>
              <w:rPr>
                <w:rFonts w:ascii="Arial" w:hAnsi="Arial" w:cs="Arial"/>
                <w:sz w:val="16"/>
              </w:rPr>
            </w:pPr>
            <w:proofErr w:type="spellStart"/>
            <w:r w:rsidRPr="00FB5C72">
              <w:rPr>
                <w:rFonts w:ascii="Arial" w:hAnsi="Arial" w:cs="Arial"/>
                <w:sz w:val="16"/>
              </w:rPr>
              <w:t>boolean</w:t>
            </w:r>
            <w:proofErr w:type="spellEnd"/>
          </w:p>
        </w:tc>
        <w:tc>
          <w:tcPr>
            <w:tcW w:w="986" w:type="dxa"/>
          </w:tcPr>
          <w:p w:rsidR="00F55236" w:rsidRPr="00FB5C72" w:rsidRDefault="00F55236" w:rsidP="00072E43">
            <w:pPr>
              <w:spacing w:before="60"/>
              <w:rPr>
                <w:rFonts w:ascii="Arial" w:hAnsi="Arial" w:cs="Arial"/>
                <w:sz w:val="16"/>
              </w:rPr>
            </w:pPr>
            <w:r w:rsidRPr="00FB5C72">
              <w:rPr>
                <w:rFonts w:ascii="Arial" w:hAnsi="Arial" w:cs="Arial"/>
                <w:sz w:val="16"/>
              </w:rPr>
              <w:t>FALSE</w:t>
            </w:r>
          </w:p>
        </w:tc>
        <w:tc>
          <w:tcPr>
            <w:tcW w:w="986" w:type="dxa"/>
          </w:tcPr>
          <w:p w:rsidR="00F55236" w:rsidRPr="00FB5C72" w:rsidRDefault="00F55236" w:rsidP="00072E43">
            <w:pPr>
              <w:spacing w:before="60"/>
              <w:rPr>
                <w:rFonts w:ascii="Arial" w:hAnsi="Arial" w:cs="Arial"/>
                <w:sz w:val="16"/>
              </w:rPr>
            </w:pPr>
            <w:r w:rsidRPr="00FB5C72">
              <w:rPr>
                <w:rFonts w:ascii="Arial" w:hAnsi="Arial" w:cs="Arial"/>
                <w:sz w:val="16"/>
              </w:rPr>
              <w:t>TRUE</w:t>
            </w:r>
          </w:p>
        </w:tc>
      </w:tr>
      <w:tr w:rsidR="008F259A" w:rsidRPr="00FB5C72" w:rsidTr="008F259A">
        <w:trPr>
          <w:trHeight w:val="263"/>
        </w:trPr>
        <w:tc>
          <w:tcPr>
            <w:tcW w:w="1769" w:type="dxa"/>
          </w:tcPr>
          <w:p w:rsidR="008F259A" w:rsidRPr="00FB5C72" w:rsidRDefault="008F259A" w:rsidP="008F259A">
            <w:pPr>
              <w:spacing w:before="60"/>
              <w:rPr>
                <w:rFonts w:ascii="Arial" w:hAnsi="Arial" w:cs="Arial"/>
                <w:b/>
                <w:bCs/>
                <w:sz w:val="16"/>
              </w:rPr>
            </w:pPr>
            <w:r w:rsidRPr="00FB5C72">
              <w:rPr>
                <w:rFonts w:ascii="Arial" w:hAnsi="Arial" w:cs="Arial"/>
                <w:b/>
                <w:bCs/>
                <w:sz w:val="16"/>
              </w:rPr>
              <w:t>Return Value</w:t>
            </w:r>
          </w:p>
        </w:tc>
        <w:tc>
          <w:tcPr>
            <w:tcW w:w="4159" w:type="dxa"/>
          </w:tcPr>
          <w:p w:rsidR="008F259A" w:rsidRPr="00FB5C72" w:rsidRDefault="008F259A" w:rsidP="008F259A">
            <w:pPr>
              <w:spacing w:before="60"/>
              <w:rPr>
                <w:rFonts w:ascii="Arial" w:hAnsi="Arial" w:cs="Arial"/>
                <w:sz w:val="16"/>
              </w:rPr>
            </w:pPr>
            <w:r w:rsidRPr="00FB5C72">
              <w:rPr>
                <w:rFonts w:ascii="Arial" w:hAnsi="Arial" w:cs="Arial"/>
                <w:sz w:val="16"/>
              </w:rPr>
              <w:t>None</w:t>
            </w:r>
          </w:p>
        </w:tc>
        <w:tc>
          <w:tcPr>
            <w:tcW w:w="990" w:type="dxa"/>
          </w:tcPr>
          <w:p w:rsidR="008F259A" w:rsidRPr="00FB5C72" w:rsidRDefault="008F259A" w:rsidP="008F259A">
            <w:pPr>
              <w:spacing w:before="60"/>
              <w:rPr>
                <w:rFonts w:ascii="Arial" w:hAnsi="Arial" w:cs="Arial"/>
                <w:sz w:val="16"/>
              </w:rPr>
            </w:pPr>
          </w:p>
        </w:tc>
        <w:tc>
          <w:tcPr>
            <w:tcW w:w="986" w:type="dxa"/>
          </w:tcPr>
          <w:p w:rsidR="008F259A" w:rsidRPr="00FB5C72" w:rsidRDefault="008F259A" w:rsidP="008F259A">
            <w:pPr>
              <w:spacing w:before="60"/>
              <w:rPr>
                <w:rFonts w:ascii="Arial" w:hAnsi="Arial" w:cs="Arial"/>
                <w:sz w:val="16"/>
              </w:rPr>
            </w:pPr>
          </w:p>
        </w:tc>
        <w:tc>
          <w:tcPr>
            <w:tcW w:w="986" w:type="dxa"/>
          </w:tcPr>
          <w:p w:rsidR="008F259A" w:rsidRPr="00FB5C72" w:rsidRDefault="008F259A" w:rsidP="008F259A">
            <w:pPr>
              <w:spacing w:before="60"/>
              <w:rPr>
                <w:rFonts w:ascii="Arial" w:hAnsi="Arial" w:cs="Arial"/>
                <w:sz w:val="16"/>
              </w:rPr>
            </w:pPr>
          </w:p>
        </w:tc>
      </w:tr>
    </w:tbl>
    <w:p w:rsidR="008F259A" w:rsidRPr="00FB5C72" w:rsidRDefault="008F259A" w:rsidP="008F259A">
      <w:pPr>
        <w:pStyle w:val="Heading4"/>
      </w:pPr>
      <w:r w:rsidRPr="00FB5C72">
        <w:t>Description</w:t>
      </w:r>
    </w:p>
    <w:p w:rsidR="008F259A" w:rsidRPr="00FB5C72" w:rsidRDefault="008F259A" w:rsidP="008F259A">
      <w:r w:rsidRPr="00FB5C72">
        <w:t>(Place flowchart/design for local function)</w:t>
      </w:r>
    </w:p>
    <w:p w:rsidR="00D7797D" w:rsidRDefault="00517458" w:rsidP="008F259A">
      <w:r w:rsidRPr="00FB5C72">
        <w:object w:dxaOrig="10814" w:dyaOrig="14532">
          <v:shape id="_x0000_i1029" type="#_x0000_t75" style="width:459.1pt;height:533.45pt" o:ole="">
            <v:imagedata r:id="rId16" o:title=""/>
          </v:shape>
          <o:OLEObject Type="Embed" ProgID="Visio.Drawing.11" ShapeID="_x0000_i1029" DrawAspect="Content" ObjectID="_1412661751" r:id="rId17"/>
        </w:object>
      </w:r>
    </w:p>
    <w:p w:rsidR="00C70865" w:rsidRDefault="00C70865" w:rsidP="008F259A"/>
    <w:p w:rsidR="00C70865" w:rsidRPr="00FB5C72" w:rsidRDefault="00C70865" w:rsidP="00C70865">
      <w:pPr>
        <w:pStyle w:val="Heading3"/>
      </w:pPr>
      <w:r w:rsidRPr="00FB5C72">
        <w:t>Local Function #</w:t>
      </w:r>
      <w:r>
        <w:t>6</w:t>
      </w:r>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69"/>
        <w:gridCol w:w="4159"/>
        <w:gridCol w:w="990"/>
        <w:gridCol w:w="986"/>
        <w:gridCol w:w="986"/>
      </w:tblGrid>
      <w:tr w:rsidR="00C70865" w:rsidRPr="00FB5C72" w:rsidTr="002D4F49">
        <w:trPr>
          <w:trHeight w:val="254"/>
        </w:trPr>
        <w:tc>
          <w:tcPr>
            <w:tcW w:w="1769" w:type="dxa"/>
          </w:tcPr>
          <w:p w:rsidR="00C70865" w:rsidRPr="00FB5C72" w:rsidRDefault="00C70865" w:rsidP="002D4F49">
            <w:pPr>
              <w:spacing w:before="60"/>
              <w:rPr>
                <w:rFonts w:ascii="Arial" w:hAnsi="Arial" w:cs="Arial"/>
                <w:b/>
                <w:bCs/>
                <w:sz w:val="16"/>
              </w:rPr>
            </w:pPr>
            <w:r w:rsidRPr="00FB5C72">
              <w:rPr>
                <w:rFonts w:ascii="Arial" w:hAnsi="Arial" w:cs="Arial"/>
                <w:b/>
                <w:bCs/>
                <w:sz w:val="16"/>
              </w:rPr>
              <w:t>Function Name</w:t>
            </w:r>
          </w:p>
        </w:tc>
        <w:tc>
          <w:tcPr>
            <w:tcW w:w="4159" w:type="dxa"/>
          </w:tcPr>
          <w:p w:rsidR="00C70865" w:rsidRPr="00FB5C72" w:rsidRDefault="00C70865" w:rsidP="002D4F49">
            <w:pPr>
              <w:spacing w:before="60"/>
              <w:rPr>
                <w:rFonts w:ascii="Arial" w:hAnsi="Arial" w:cs="Arial"/>
                <w:sz w:val="16"/>
              </w:rPr>
            </w:pPr>
            <w:proofErr w:type="spellStart"/>
            <w:r w:rsidRPr="00C70865">
              <w:rPr>
                <w:rFonts w:ascii="Arial" w:hAnsi="Arial" w:cs="Arial"/>
                <w:sz w:val="16"/>
              </w:rPr>
              <w:t>ScomHwPosAuth</w:t>
            </w:r>
            <w:proofErr w:type="spellEnd"/>
          </w:p>
        </w:tc>
        <w:tc>
          <w:tcPr>
            <w:tcW w:w="990" w:type="dxa"/>
            <w:shd w:val="pct30" w:color="FFFF00" w:fill="auto"/>
          </w:tcPr>
          <w:p w:rsidR="00C70865" w:rsidRPr="00FB5C72" w:rsidRDefault="00C70865" w:rsidP="002D4F49">
            <w:pPr>
              <w:spacing w:before="60"/>
              <w:jc w:val="center"/>
              <w:rPr>
                <w:rFonts w:ascii="Arial" w:hAnsi="Arial" w:cs="Arial"/>
                <w:sz w:val="16"/>
              </w:rPr>
            </w:pPr>
            <w:r w:rsidRPr="00FB5C72">
              <w:rPr>
                <w:rFonts w:ascii="Arial" w:hAnsi="Arial" w:cs="Arial"/>
                <w:sz w:val="16"/>
              </w:rPr>
              <w:t>Type</w:t>
            </w:r>
          </w:p>
        </w:tc>
        <w:tc>
          <w:tcPr>
            <w:tcW w:w="986" w:type="dxa"/>
            <w:shd w:val="pct30" w:color="FFFF00" w:fill="auto"/>
          </w:tcPr>
          <w:p w:rsidR="00C70865" w:rsidRPr="00FB5C72" w:rsidRDefault="00C70865" w:rsidP="002D4F49">
            <w:pPr>
              <w:spacing w:before="60"/>
              <w:jc w:val="center"/>
              <w:rPr>
                <w:rFonts w:ascii="Arial" w:hAnsi="Arial" w:cs="Arial"/>
                <w:sz w:val="16"/>
              </w:rPr>
            </w:pPr>
            <w:r w:rsidRPr="00FB5C72">
              <w:rPr>
                <w:rFonts w:ascii="Arial" w:hAnsi="Arial" w:cs="Arial"/>
                <w:sz w:val="16"/>
              </w:rPr>
              <w:t>Min</w:t>
            </w:r>
          </w:p>
        </w:tc>
        <w:tc>
          <w:tcPr>
            <w:tcW w:w="986" w:type="dxa"/>
            <w:shd w:val="pct30" w:color="FFFF00" w:fill="auto"/>
          </w:tcPr>
          <w:p w:rsidR="00C70865" w:rsidRPr="00FB5C72" w:rsidRDefault="00C70865" w:rsidP="002D4F49">
            <w:pPr>
              <w:spacing w:before="60"/>
              <w:jc w:val="center"/>
              <w:rPr>
                <w:rFonts w:ascii="Arial" w:hAnsi="Arial" w:cs="Arial"/>
                <w:sz w:val="16"/>
              </w:rPr>
            </w:pPr>
            <w:r w:rsidRPr="00FB5C72">
              <w:rPr>
                <w:rFonts w:ascii="Arial" w:hAnsi="Arial" w:cs="Arial"/>
                <w:sz w:val="16"/>
              </w:rPr>
              <w:t>Max</w:t>
            </w:r>
          </w:p>
        </w:tc>
      </w:tr>
      <w:tr w:rsidR="00C70865" w:rsidRPr="00FB5C72" w:rsidTr="002D4F49">
        <w:trPr>
          <w:trHeight w:val="263"/>
        </w:trPr>
        <w:tc>
          <w:tcPr>
            <w:tcW w:w="1769" w:type="dxa"/>
          </w:tcPr>
          <w:p w:rsidR="00C70865" w:rsidRPr="00FB5C72" w:rsidRDefault="00C70865" w:rsidP="002D4F49">
            <w:pPr>
              <w:spacing w:before="60"/>
              <w:rPr>
                <w:rFonts w:ascii="Arial" w:hAnsi="Arial" w:cs="Arial"/>
                <w:b/>
                <w:bCs/>
                <w:sz w:val="16"/>
              </w:rPr>
            </w:pPr>
            <w:r w:rsidRPr="00FB5C72">
              <w:rPr>
                <w:rFonts w:ascii="Arial" w:hAnsi="Arial" w:cs="Arial"/>
                <w:b/>
                <w:bCs/>
                <w:sz w:val="16"/>
              </w:rPr>
              <w:t xml:space="preserve">Arguments Passed </w:t>
            </w:r>
          </w:p>
        </w:tc>
        <w:tc>
          <w:tcPr>
            <w:tcW w:w="4159" w:type="dxa"/>
          </w:tcPr>
          <w:p w:rsidR="00C70865" w:rsidRPr="00FB5C72" w:rsidRDefault="00C70865" w:rsidP="002D4F49">
            <w:pPr>
              <w:spacing w:before="60"/>
              <w:rPr>
                <w:rFonts w:ascii="Arial" w:hAnsi="Arial" w:cs="Arial"/>
                <w:sz w:val="16"/>
              </w:rPr>
            </w:pPr>
            <w:r>
              <w:rPr>
                <w:rFonts w:ascii="Arial" w:hAnsi="Arial" w:cs="Arial"/>
                <w:sz w:val="16"/>
              </w:rPr>
              <w:t>None</w:t>
            </w:r>
          </w:p>
        </w:tc>
        <w:tc>
          <w:tcPr>
            <w:tcW w:w="990" w:type="dxa"/>
          </w:tcPr>
          <w:p w:rsidR="00C70865" w:rsidRPr="00FB5C72" w:rsidRDefault="00C70865" w:rsidP="002D4F49">
            <w:pPr>
              <w:spacing w:before="60"/>
              <w:rPr>
                <w:rFonts w:ascii="Arial" w:hAnsi="Arial" w:cs="Arial"/>
                <w:sz w:val="16"/>
              </w:rPr>
            </w:pPr>
          </w:p>
        </w:tc>
        <w:tc>
          <w:tcPr>
            <w:tcW w:w="986" w:type="dxa"/>
          </w:tcPr>
          <w:p w:rsidR="00C70865" w:rsidRPr="00FB5C72" w:rsidRDefault="00C70865" w:rsidP="002D4F49">
            <w:pPr>
              <w:spacing w:before="60"/>
              <w:rPr>
                <w:rFonts w:ascii="Arial" w:hAnsi="Arial" w:cs="Arial"/>
                <w:sz w:val="16"/>
              </w:rPr>
            </w:pPr>
          </w:p>
        </w:tc>
        <w:tc>
          <w:tcPr>
            <w:tcW w:w="986" w:type="dxa"/>
          </w:tcPr>
          <w:p w:rsidR="00C70865" w:rsidRPr="00FB5C72" w:rsidRDefault="00C70865" w:rsidP="002D4F49">
            <w:pPr>
              <w:spacing w:before="60"/>
              <w:rPr>
                <w:rFonts w:ascii="Arial" w:hAnsi="Arial" w:cs="Arial"/>
                <w:sz w:val="16"/>
              </w:rPr>
            </w:pPr>
          </w:p>
        </w:tc>
      </w:tr>
      <w:tr w:rsidR="00C70865" w:rsidRPr="00FB5C72" w:rsidTr="002D4F49">
        <w:trPr>
          <w:trHeight w:val="263"/>
        </w:trPr>
        <w:tc>
          <w:tcPr>
            <w:tcW w:w="1769" w:type="dxa"/>
          </w:tcPr>
          <w:p w:rsidR="00C70865" w:rsidRPr="00FB5C72" w:rsidRDefault="00C70865" w:rsidP="002D4F49">
            <w:pPr>
              <w:spacing w:before="60"/>
              <w:rPr>
                <w:rFonts w:ascii="Arial" w:hAnsi="Arial" w:cs="Arial"/>
                <w:b/>
                <w:bCs/>
                <w:sz w:val="16"/>
              </w:rPr>
            </w:pPr>
            <w:r w:rsidRPr="00FB5C72">
              <w:rPr>
                <w:rFonts w:ascii="Arial" w:hAnsi="Arial" w:cs="Arial"/>
                <w:b/>
                <w:bCs/>
                <w:sz w:val="16"/>
              </w:rPr>
              <w:t>Return Value</w:t>
            </w:r>
          </w:p>
        </w:tc>
        <w:tc>
          <w:tcPr>
            <w:tcW w:w="4159" w:type="dxa"/>
          </w:tcPr>
          <w:p w:rsidR="00C70865" w:rsidRPr="00FB5C72" w:rsidRDefault="00C70865" w:rsidP="002D4F49">
            <w:pPr>
              <w:spacing w:before="60"/>
              <w:rPr>
                <w:rFonts w:ascii="Arial" w:hAnsi="Arial" w:cs="Arial"/>
                <w:sz w:val="16"/>
              </w:rPr>
            </w:pPr>
            <w:r w:rsidRPr="00FB5C72">
              <w:rPr>
                <w:rFonts w:ascii="Arial" w:hAnsi="Arial" w:cs="Arial"/>
                <w:sz w:val="16"/>
              </w:rPr>
              <w:t>None</w:t>
            </w:r>
          </w:p>
        </w:tc>
        <w:tc>
          <w:tcPr>
            <w:tcW w:w="990" w:type="dxa"/>
          </w:tcPr>
          <w:p w:rsidR="00C70865" w:rsidRPr="00FB5C72" w:rsidRDefault="00C70865" w:rsidP="002D4F49">
            <w:pPr>
              <w:spacing w:before="60"/>
              <w:rPr>
                <w:rFonts w:ascii="Arial" w:hAnsi="Arial" w:cs="Arial"/>
                <w:sz w:val="16"/>
              </w:rPr>
            </w:pPr>
          </w:p>
        </w:tc>
        <w:tc>
          <w:tcPr>
            <w:tcW w:w="986" w:type="dxa"/>
          </w:tcPr>
          <w:p w:rsidR="00C70865" w:rsidRPr="00FB5C72" w:rsidRDefault="00C70865" w:rsidP="002D4F49">
            <w:pPr>
              <w:spacing w:before="60"/>
              <w:rPr>
                <w:rFonts w:ascii="Arial" w:hAnsi="Arial" w:cs="Arial"/>
                <w:sz w:val="16"/>
              </w:rPr>
            </w:pPr>
          </w:p>
        </w:tc>
        <w:tc>
          <w:tcPr>
            <w:tcW w:w="986" w:type="dxa"/>
          </w:tcPr>
          <w:p w:rsidR="00C70865" w:rsidRPr="00FB5C72" w:rsidRDefault="00C70865" w:rsidP="002D4F49">
            <w:pPr>
              <w:spacing w:before="60"/>
              <w:rPr>
                <w:rFonts w:ascii="Arial" w:hAnsi="Arial" w:cs="Arial"/>
                <w:sz w:val="16"/>
              </w:rPr>
            </w:pPr>
          </w:p>
        </w:tc>
      </w:tr>
    </w:tbl>
    <w:p w:rsidR="00C70865" w:rsidRPr="00FB5C72" w:rsidRDefault="00C70865" w:rsidP="00C70865">
      <w:pPr>
        <w:pStyle w:val="Heading4"/>
      </w:pPr>
      <w:r w:rsidRPr="00FB5C72">
        <w:t>Description</w:t>
      </w:r>
    </w:p>
    <w:p w:rsidR="00C70865" w:rsidRDefault="00C70865" w:rsidP="008F259A"/>
    <w:p w:rsidR="00C70865" w:rsidRPr="00FB5C72" w:rsidRDefault="00F25B68" w:rsidP="008F259A">
      <w:r w:rsidRPr="00FB5C72">
        <w:object w:dxaOrig="10814" w:dyaOrig="11112">
          <v:shape id="_x0000_i1030" type="#_x0000_t75" style="width:459.1pt;height:407.7pt" o:ole="">
            <v:imagedata r:id="rId18" o:title=""/>
          </v:shape>
          <o:OLEObject Type="Embed" ProgID="Visio.Drawing.11" ShapeID="_x0000_i1030" DrawAspect="Content" ObjectID="_1412661752" r:id="rId19"/>
        </w:object>
      </w:r>
    </w:p>
    <w:p w:rsidR="008F259A" w:rsidRPr="00FB5C72" w:rsidRDefault="008F259A" w:rsidP="00926B5C"/>
    <w:p w:rsidR="00926B5C" w:rsidRPr="00FB5C72" w:rsidRDefault="00926B5C" w:rsidP="00926B5C"/>
    <w:p w:rsidR="00926B5C" w:rsidRPr="00FB5C72" w:rsidRDefault="00926B5C" w:rsidP="00926B5C"/>
    <w:p w:rsidR="00DD1FD3" w:rsidRPr="00FB5C72" w:rsidRDefault="00DD1FD3" w:rsidP="00DD1FD3">
      <w:pPr>
        <w:spacing w:after="0"/>
        <w:rPr>
          <w:rFonts w:ascii="Arial" w:hAnsi="Arial"/>
          <w:b/>
          <w:kern w:val="28"/>
          <w:sz w:val="28"/>
        </w:rPr>
      </w:pPr>
      <w:r w:rsidRPr="00FB5C72">
        <w:br w:type="page"/>
      </w:r>
    </w:p>
    <w:p w:rsidR="004A781C" w:rsidRPr="00FB5C72" w:rsidRDefault="004A781C">
      <w:pPr>
        <w:pStyle w:val="Heading1"/>
      </w:pPr>
      <w:r w:rsidRPr="00FB5C72">
        <w:lastRenderedPageBreak/>
        <w:t>Software Module Implementation</w:t>
      </w:r>
    </w:p>
    <w:p w:rsidR="002C03D8" w:rsidRPr="00FB5C72" w:rsidRDefault="002C03D8">
      <w:pPr>
        <w:pStyle w:val="Heading2"/>
      </w:pPr>
      <w:r w:rsidRPr="00FB5C72">
        <w:t>Runtime Environment (RTE) Initial Values</w:t>
      </w:r>
    </w:p>
    <w:p w:rsidR="002C03D8" w:rsidRPr="00FB5C72" w:rsidRDefault="002C03D8" w:rsidP="002C03D8">
      <w:r w:rsidRPr="00FB5C72">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55"/>
        <w:gridCol w:w="4455"/>
      </w:tblGrid>
      <w:tr w:rsidR="002C03D8" w:rsidRPr="00FB5C72" w:rsidTr="008F259A">
        <w:trPr>
          <w:trHeight w:val="341"/>
        </w:trPr>
        <w:tc>
          <w:tcPr>
            <w:tcW w:w="4455" w:type="dxa"/>
            <w:shd w:val="clear" w:color="auto" w:fill="FFFF99"/>
            <w:vAlign w:val="center"/>
          </w:tcPr>
          <w:p w:rsidR="002C03D8" w:rsidRPr="00FB5C72" w:rsidRDefault="002C03D8" w:rsidP="008F259A">
            <w:pPr>
              <w:spacing w:before="100" w:beforeAutospacing="1" w:after="100" w:afterAutospacing="1"/>
              <w:rPr>
                <w:rFonts w:ascii="Arial" w:hAnsi="Arial" w:cs="Arial"/>
              </w:rPr>
            </w:pPr>
            <w:r w:rsidRPr="00FB5C72">
              <w:rPr>
                <w:rFonts w:ascii="Arial" w:hAnsi="Arial" w:cs="Arial"/>
              </w:rPr>
              <w:t>Data</w:t>
            </w:r>
          </w:p>
        </w:tc>
        <w:tc>
          <w:tcPr>
            <w:tcW w:w="4455" w:type="dxa"/>
            <w:shd w:val="clear" w:color="auto" w:fill="FFFF99"/>
            <w:vAlign w:val="center"/>
          </w:tcPr>
          <w:p w:rsidR="002C03D8" w:rsidRPr="00FB5C72" w:rsidRDefault="002C03D8" w:rsidP="008F259A">
            <w:pPr>
              <w:spacing w:before="100" w:beforeAutospacing="1" w:after="100" w:afterAutospacing="1"/>
              <w:rPr>
                <w:rFonts w:ascii="Arial" w:hAnsi="Arial" w:cs="Arial"/>
              </w:rPr>
            </w:pPr>
            <w:r w:rsidRPr="00FB5C72">
              <w:rPr>
                <w:rFonts w:ascii="Arial" w:hAnsi="Arial" w:cs="Arial"/>
              </w:rPr>
              <w:t>Value</w:t>
            </w:r>
          </w:p>
        </w:tc>
      </w:tr>
      <w:tr w:rsidR="00D7797D" w:rsidRPr="00FB5C72" w:rsidTr="004F7452">
        <w:trPr>
          <w:trHeight w:val="341"/>
        </w:trPr>
        <w:tc>
          <w:tcPr>
            <w:tcW w:w="4455" w:type="dxa"/>
          </w:tcPr>
          <w:p w:rsidR="00D7797D" w:rsidRPr="00FB5C72" w:rsidRDefault="009A41A3" w:rsidP="004F7452">
            <w:pPr>
              <w:spacing w:before="60"/>
              <w:rPr>
                <w:rFonts w:ascii="Arial" w:hAnsi="Arial" w:cs="Arial"/>
                <w:sz w:val="16"/>
              </w:rPr>
            </w:pPr>
            <w:r w:rsidRPr="00FB5C72">
              <w:rPr>
                <w:rFonts w:ascii="Arial" w:hAnsi="Arial" w:cs="Arial"/>
                <w:sz w:val="16"/>
              </w:rPr>
              <w:t>CRFCumMtrPos_Deg_f32</w:t>
            </w:r>
          </w:p>
        </w:tc>
        <w:tc>
          <w:tcPr>
            <w:tcW w:w="4455" w:type="dxa"/>
            <w:vAlign w:val="center"/>
          </w:tcPr>
          <w:p w:rsidR="00D7797D" w:rsidRPr="00FB5C72" w:rsidRDefault="009A41A3" w:rsidP="008F259A">
            <w:pPr>
              <w:spacing w:before="100" w:beforeAutospacing="1" w:after="100" w:afterAutospacing="1"/>
              <w:rPr>
                <w:rFonts w:ascii="Arial" w:hAnsi="Arial" w:cs="Arial"/>
                <w:sz w:val="16"/>
                <w:szCs w:val="16"/>
              </w:rPr>
            </w:pPr>
            <w:r w:rsidRPr="00FB5C72">
              <w:rPr>
                <w:rFonts w:ascii="Arial" w:hAnsi="Arial" w:cs="Arial"/>
                <w:sz w:val="16"/>
                <w:szCs w:val="16"/>
              </w:rPr>
              <w:t>0</w:t>
            </w:r>
          </w:p>
        </w:tc>
      </w:tr>
      <w:tr w:rsidR="00D7797D" w:rsidRPr="00FB5C72" w:rsidTr="004F7452">
        <w:trPr>
          <w:trHeight w:val="341"/>
        </w:trPr>
        <w:tc>
          <w:tcPr>
            <w:tcW w:w="4455" w:type="dxa"/>
          </w:tcPr>
          <w:p w:rsidR="00D7797D" w:rsidRPr="00FB5C72" w:rsidRDefault="009A41A3" w:rsidP="004F7452">
            <w:pPr>
              <w:spacing w:before="60"/>
              <w:rPr>
                <w:rFonts w:ascii="Arial" w:hAnsi="Arial" w:cs="Arial"/>
                <w:sz w:val="16"/>
              </w:rPr>
            </w:pPr>
            <w:r w:rsidRPr="00FB5C72">
              <w:rPr>
                <w:rFonts w:ascii="Arial" w:hAnsi="Arial" w:cs="Arial"/>
                <w:sz w:val="16"/>
              </w:rPr>
              <w:t>CRFMtrTrqCmd_MtrNm_f32</w:t>
            </w:r>
          </w:p>
        </w:tc>
        <w:tc>
          <w:tcPr>
            <w:tcW w:w="4455" w:type="dxa"/>
            <w:vAlign w:val="center"/>
          </w:tcPr>
          <w:p w:rsidR="00D7797D" w:rsidRPr="00FB5C72" w:rsidRDefault="009A41A3" w:rsidP="008F259A">
            <w:pPr>
              <w:spacing w:before="100" w:beforeAutospacing="1" w:after="100" w:afterAutospacing="1"/>
              <w:rPr>
                <w:rFonts w:ascii="Arial" w:hAnsi="Arial" w:cs="Arial"/>
                <w:sz w:val="16"/>
                <w:szCs w:val="16"/>
              </w:rPr>
            </w:pPr>
            <w:r w:rsidRPr="00FB5C72">
              <w:rPr>
                <w:rFonts w:ascii="Arial" w:hAnsi="Arial" w:cs="Arial"/>
                <w:sz w:val="16"/>
                <w:szCs w:val="16"/>
              </w:rPr>
              <w:t>0</w:t>
            </w:r>
          </w:p>
        </w:tc>
      </w:tr>
      <w:tr w:rsidR="009A41A3" w:rsidRPr="00FB5C72" w:rsidTr="004F7452">
        <w:trPr>
          <w:trHeight w:val="341"/>
        </w:trPr>
        <w:tc>
          <w:tcPr>
            <w:tcW w:w="4455" w:type="dxa"/>
          </w:tcPr>
          <w:p w:rsidR="009A41A3" w:rsidRPr="00FB5C72" w:rsidRDefault="009A41A3" w:rsidP="004F7452">
            <w:pPr>
              <w:spacing w:before="60"/>
              <w:rPr>
                <w:rFonts w:ascii="Arial" w:hAnsi="Arial" w:cs="Arial"/>
                <w:sz w:val="16"/>
              </w:rPr>
            </w:pPr>
            <w:r w:rsidRPr="00FB5C72">
              <w:rPr>
                <w:rFonts w:ascii="Arial" w:hAnsi="Arial" w:cs="Arial"/>
                <w:sz w:val="16"/>
              </w:rPr>
              <w:t>CRFMtrVel_MtrRadpS_f32</w:t>
            </w:r>
          </w:p>
        </w:tc>
        <w:tc>
          <w:tcPr>
            <w:tcW w:w="4455" w:type="dxa"/>
            <w:vAlign w:val="center"/>
          </w:tcPr>
          <w:p w:rsidR="009A41A3" w:rsidRPr="00FB5C72" w:rsidRDefault="009A41A3" w:rsidP="008F259A">
            <w:pPr>
              <w:spacing w:before="100" w:beforeAutospacing="1" w:after="100" w:afterAutospacing="1"/>
              <w:rPr>
                <w:rFonts w:ascii="Arial" w:hAnsi="Arial" w:cs="Arial"/>
                <w:sz w:val="16"/>
                <w:szCs w:val="16"/>
              </w:rPr>
            </w:pPr>
            <w:r w:rsidRPr="00FB5C72">
              <w:rPr>
                <w:rFonts w:ascii="Arial" w:hAnsi="Arial" w:cs="Arial"/>
                <w:sz w:val="16"/>
                <w:szCs w:val="16"/>
              </w:rPr>
              <w:t>0</w:t>
            </w:r>
          </w:p>
        </w:tc>
      </w:tr>
      <w:tr w:rsidR="009A41A3" w:rsidRPr="00FB5C72" w:rsidTr="004F7452">
        <w:trPr>
          <w:trHeight w:val="341"/>
        </w:trPr>
        <w:tc>
          <w:tcPr>
            <w:tcW w:w="4455" w:type="dxa"/>
          </w:tcPr>
          <w:p w:rsidR="009A41A3" w:rsidRPr="00FB5C72" w:rsidRDefault="009A41A3" w:rsidP="004F7452">
            <w:pPr>
              <w:spacing w:before="60"/>
              <w:rPr>
                <w:rFonts w:ascii="Arial" w:hAnsi="Arial" w:cs="Arial"/>
                <w:sz w:val="16"/>
              </w:rPr>
            </w:pPr>
            <w:proofErr w:type="spellStart"/>
            <w:r w:rsidRPr="00FB5C72">
              <w:rPr>
                <w:rFonts w:ascii="Arial" w:hAnsi="Arial" w:cs="Arial"/>
                <w:sz w:val="16"/>
              </w:rPr>
              <w:t>DiagStsHwPosDis_Cnt_lgc</w:t>
            </w:r>
            <w:proofErr w:type="spellEnd"/>
          </w:p>
        </w:tc>
        <w:tc>
          <w:tcPr>
            <w:tcW w:w="4455" w:type="dxa"/>
            <w:vAlign w:val="center"/>
          </w:tcPr>
          <w:p w:rsidR="009A41A3" w:rsidRPr="00FB5C72" w:rsidRDefault="009A41A3" w:rsidP="008F259A">
            <w:pPr>
              <w:spacing w:before="100" w:beforeAutospacing="1" w:after="100" w:afterAutospacing="1"/>
              <w:rPr>
                <w:rFonts w:ascii="Arial" w:hAnsi="Arial" w:cs="Arial"/>
                <w:sz w:val="16"/>
                <w:szCs w:val="16"/>
              </w:rPr>
            </w:pPr>
            <w:r w:rsidRPr="00FB5C72">
              <w:rPr>
                <w:rFonts w:ascii="Arial" w:hAnsi="Arial" w:cs="Arial"/>
                <w:sz w:val="16"/>
                <w:szCs w:val="16"/>
              </w:rPr>
              <w:t>FALSE</w:t>
            </w:r>
          </w:p>
        </w:tc>
      </w:tr>
      <w:tr w:rsidR="009A41A3" w:rsidRPr="00FB5C72" w:rsidTr="004F7452">
        <w:trPr>
          <w:trHeight w:val="341"/>
        </w:trPr>
        <w:tc>
          <w:tcPr>
            <w:tcW w:w="4455" w:type="dxa"/>
          </w:tcPr>
          <w:p w:rsidR="009A41A3" w:rsidRPr="00FB5C72" w:rsidRDefault="009A41A3" w:rsidP="004F7452">
            <w:pPr>
              <w:spacing w:before="60"/>
              <w:rPr>
                <w:rFonts w:ascii="Arial" w:hAnsi="Arial" w:cs="Arial"/>
                <w:sz w:val="16"/>
              </w:rPr>
            </w:pPr>
            <w:r w:rsidRPr="00FB5C72">
              <w:rPr>
                <w:rFonts w:ascii="Arial" w:hAnsi="Arial" w:cs="Arial"/>
                <w:sz w:val="16"/>
              </w:rPr>
              <w:t>HwTrq_HwNm_f32</w:t>
            </w:r>
          </w:p>
        </w:tc>
        <w:tc>
          <w:tcPr>
            <w:tcW w:w="4455" w:type="dxa"/>
            <w:vAlign w:val="center"/>
          </w:tcPr>
          <w:p w:rsidR="009A41A3" w:rsidRPr="00FB5C72" w:rsidRDefault="009A41A3" w:rsidP="008F259A">
            <w:pPr>
              <w:spacing w:before="100" w:beforeAutospacing="1" w:after="100" w:afterAutospacing="1"/>
              <w:rPr>
                <w:rFonts w:ascii="Arial" w:hAnsi="Arial" w:cs="Arial"/>
                <w:sz w:val="16"/>
                <w:szCs w:val="16"/>
              </w:rPr>
            </w:pPr>
            <w:r w:rsidRPr="00FB5C72">
              <w:rPr>
                <w:rFonts w:ascii="Arial" w:hAnsi="Arial" w:cs="Arial"/>
                <w:sz w:val="16"/>
                <w:szCs w:val="16"/>
              </w:rPr>
              <w:t>0</w:t>
            </w:r>
          </w:p>
        </w:tc>
      </w:tr>
      <w:tr w:rsidR="009A41A3" w:rsidRPr="00FB5C72" w:rsidTr="004F7452">
        <w:trPr>
          <w:trHeight w:val="341"/>
        </w:trPr>
        <w:tc>
          <w:tcPr>
            <w:tcW w:w="4455" w:type="dxa"/>
          </w:tcPr>
          <w:p w:rsidR="009A41A3" w:rsidRPr="00FB5C72" w:rsidRDefault="000C465C" w:rsidP="004F7452">
            <w:pPr>
              <w:spacing w:before="60"/>
              <w:rPr>
                <w:rFonts w:ascii="Arial" w:hAnsi="Arial" w:cs="Arial"/>
                <w:sz w:val="16"/>
              </w:rPr>
            </w:pPr>
            <w:proofErr w:type="spellStart"/>
            <w:r w:rsidRPr="000C465C">
              <w:rPr>
                <w:rFonts w:ascii="Arial" w:hAnsi="Arial" w:cs="Arial"/>
                <w:sz w:val="16"/>
              </w:rPr>
              <w:t>SComInpHwAValid_Cnt_lgc</w:t>
            </w:r>
            <w:proofErr w:type="spellEnd"/>
          </w:p>
        </w:tc>
        <w:tc>
          <w:tcPr>
            <w:tcW w:w="4455" w:type="dxa"/>
            <w:vAlign w:val="center"/>
          </w:tcPr>
          <w:p w:rsidR="009A41A3" w:rsidRPr="00FB5C72" w:rsidRDefault="009A41A3" w:rsidP="008F259A">
            <w:pPr>
              <w:spacing w:before="100" w:beforeAutospacing="1" w:after="100" w:afterAutospacing="1"/>
              <w:rPr>
                <w:rFonts w:ascii="Arial" w:hAnsi="Arial" w:cs="Arial"/>
                <w:sz w:val="16"/>
                <w:szCs w:val="16"/>
              </w:rPr>
            </w:pPr>
            <w:r w:rsidRPr="00FB5C72">
              <w:rPr>
                <w:rFonts w:ascii="Arial" w:hAnsi="Arial" w:cs="Arial"/>
                <w:sz w:val="16"/>
                <w:szCs w:val="16"/>
              </w:rPr>
              <w:t>FALSE</w:t>
            </w:r>
          </w:p>
        </w:tc>
      </w:tr>
      <w:tr w:rsidR="009A41A3" w:rsidRPr="00FB5C72" w:rsidTr="004F7452">
        <w:trPr>
          <w:trHeight w:val="341"/>
        </w:trPr>
        <w:tc>
          <w:tcPr>
            <w:tcW w:w="4455" w:type="dxa"/>
          </w:tcPr>
          <w:p w:rsidR="009A41A3" w:rsidRPr="00FB5C72" w:rsidRDefault="000C465C" w:rsidP="004F7452">
            <w:pPr>
              <w:spacing w:before="60"/>
              <w:rPr>
                <w:rFonts w:ascii="Arial" w:hAnsi="Arial" w:cs="Arial"/>
                <w:sz w:val="16"/>
              </w:rPr>
            </w:pPr>
            <w:r w:rsidRPr="000C465C">
              <w:rPr>
                <w:rFonts w:ascii="Arial" w:hAnsi="Arial" w:cs="Arial"/>
                <w:sz w:val="16"/>
              </w:rPr>
              <w:t>SComInpHwA_HwDeg_f32</w:t>
            </w:r>
          </w:p>
        </w:tc>
        <w:tc>
          <w:tcPr>
            <w:tcW w:w="4455" w:type="dxa"/>
            <w:vAlign w:val="center"/>
          </w:tcPr>
          <w:p w:rsidR="009A41A3" w:rsidRPr="00FB5C72" w:rsidRDefault="009A41A3" w:rsidP="008F259A">
            <w:pPr>
              <w:spacing w:before="100" w:beforeAutospacing="1" w:after="100" w:afterAutospacing="1"/>
              <w:rPr>
                <w:rFonts w:ascii="Arial" w:hAnsi="Arial" w:cs="Arial"/>
                <w:sz w:val="16"/>
                <w:szCs w:val="16"/>
              </w:rPr>
            </w:pPr>
            <w:r w:rsidRPr="00FB5C72">
              <w:rPr>
                <w:rFonts w:ascii="Arial" w:hAnsi="Arial" w:cs="Arial"/>
                <w:sz w:val="16"/>
                <w:szCs w:val="16"/>
              </w:rPr>
              <w:t>0</w:t>
            </w:r>
          </w:p>
        </w:tc>
      </w:tr>
      <w:tr w:rsidR="009A41A3" w:rsidRPr="00FB5C72" w:rsidTr="004F7452">
        <w:trPr>
          <w:trHeight w:val="341"/>
        </w:trPr>
        <w:tc>
          <w:tcPr>
            <w:tcW w:w="4455" w:type="dxa"/>
          </w:tcPr>
          <w:p w:rsidR="009A41A3" w:rsidRPr="00FB5C72" w:rsidRDefault="000C465C" w:rsidP="004F7452">
            <w:pPr>
              <w:spacing w:before="60"/>
              <w:rPr>
                <w:rFonts w:ascii="Arial" w:hAnsi="Arial" w:cs="Arial"/>
                <w:sz w:val="16"/>
              </w:rPr>
            </w:pPr>
            <w:proofErr w:type="spellStart"/>
            <w:r w:rsidRPr="000C465C">
              <w:rPr>
                <w:rFonts w:ascii="Arial" w:hAnsi="Arial" w:cs="Arial"/>
                <w:sz w:val="16"/>
              </w:rPr>
              <w:t>VehicleSpeedValid_Cnt_lgc</w:t>
            </w:r>
            <w:proofErr w:type="spellEnd"/>
          </w:p>
        </w:tc>
        <w:tc>
          <w:tcPr>
            <w:tcW w:w="4455" w:type="dxa"/>
            <w:vAlign w:val="center"/>
          </w:tcPr>
          <w:p w:rsidR="009A41A3" w:rsidRPr="00FB5C72" w:rsidRDefault="009A41A3" w:rsidP="008F259A">
            <w:pPr>
              <w:spacing w:before="100" w:beforeAutospacing="1" w:after="100" w:afterAutospacing="1"/>
              <w:rPr>
                <w:rFonts w:ascii="Arial" w:hAnsi="Arial" w:cs="Arial"/>
                <w:sz w:val="16"/>
                <w:szCs w:val="16"/>
              </w:rPr>
            </w:pPr>
            <w:r w:rsidRPr="00FB5C72">
              <w:rPr>
                <w:rFonts w:ascii="Arial" w:hAnsi="Arial" w:cs="Arial"/>
                <w:sz w:val="16"/>
                <w:szCs w:val="16"/>
              </w:rPr>
              <w:t>FALSE</w:t>
            </w:r>
          </w:p>
        </w:tc>
      </w:tr>
      <w:tr w:rsidR="009A41A3" w:rsidRPr="00FB5C72" w:rsidTr="004F7452">
        <w:trPr>
          <w:trHeight w:val="341"/>
        </w:trPr>
        <w:tc>
          <w:tcPr>
            <w:tcW w:w="4455" w:type="dxa"/>
          </w:tcPr>
          <w:p w:rsidR="009A41A3" w:rsidRPr="00FB5C72" w:rsidRDefault="000C465C" w:rsidP="004F7452">
            <w:pPr>
              <w:spacing w:before="60"/>
              <w:rPr>
                <w:rFonts w:ascii="Arial" w:hAnsi="Arial" w:cs="Arial"/>
                <w:sz w:val="16"/>
              </w:rPr>
            </w:pPr>
            <w:r w:rsidRPr="000C465C">
              <w:rPr>
                <w:rFonts w:ascii="Arial" w:hAnsi="Arial" w:cs="Arial"/>
                <w:sz w:val="16"/>
              </w:rPr>
              <w:t>VehicleSpeed_Kph_f32</w:t>
            </w:r>
          </w:p>
        </w:tc>
        <w:tc>
          <w:tcPr>
            <w:tcW w:w="4455" w:type="dxa"/>
            <w:vAlign w:val="center"/>
          </w:tcPr>
          <w:p w:rsidR="009A41A3" w:rsidRPr="00FB5C72" w:rsidRDefault="009A41A3" w:rsidP="008F259A">
            <w:pPr>
              <w:spacing w:before="100" w:beforeAutospacing="1" w:after="100" w:afterAutospacing="1"/>
              <w:rPr>
                <w:rFonts w:ascii="Arial" w:hAnsi="Arial" w:cs="Arial"/>
                <w:sz w:val="16"/>
                <w:szCs w:val="16"/>
              </w:rPr>
            </w:pPr>
            <w:r w:rsidRPr="00FB5C72">
              <w:rPr>
                <w:rFonts w:ascii="Arial" w:hAnsi="Arial" w:cs="Arial"/>
                <w:sz w:val="16"/>
                <w:szCs w:val="16"/>
              </w:rPr>
              <w:t>0</w:t>
            </w:r>
          </w:p>
        </w:tc>
      </w:tr>
      <w:tr w:rsidR="009A41A3" w:rsidRPr="00FB5C72" w:rsidTr="004F7452">
        <w:trPr>
          <w:trHeight w:val="341"/>
        </w:trPr>
        <w:tc>
          <w:tcPr>
            <w:tcW w:w="4455" w:type="dxa"/>
          </w:tcPr>
          <w:p w:rsidR="009A41A3" w:rsidRPr="00FB5C72" w:rsidRDefault="009A41A3" w:rsidP="004F7452">
            <w:pPr>
              <w:spacing w:before="60"/>
              <w:rPr>
                <w:rFonts w:ascii="Arial" w:hAnsi="Arial" w:cs="Arial"/>
                <w:sz w:val="16"/>
              </w:rPr>
            </w:pPr>
            <w:proofErr w:type="spellStart"/>
            <w:r w:rsidRPr="00FB5C72">
              <w:rPr>
                <w:rFonts w:ascii="Arial" w:hAnsi="Arial" w:cs="Arial"/>
                <w:sz w:val="16"/>
              </w:rPr>
              <w:t>KinIntDiagSrlComSvcDft_Cnt_lgc</w:t>
            </w:r>
            <w:proofErr w:type="spellEnd"/>
          </w:p>
        </w:tc>
        <w:tc>
          <w:tcPr>
            <w:tcW w:w="4455" w:type="dxa"/>
            <w:vAlign w:val="center"/>
          </w:tcPr>
          <w:p w:rsidR="009A41A3" w:rsidRPr="00FB5C72" w:rsidRDefault="009A41A3" w:rsidP="008F259A">
            <w:pPr>
              <w:spacing w:before="100" w:beforeAutospacing="1" w:after="100" w:afterAutospacing="1"/>
              <w:rPr>
                <w:rFonts w:ascii="Arial" w:hAnsi="Arial" w:cs="Arial"/>
                <w:sz w:val="16"/>
                <w:szCs w:val="16"/>
              </w:rPr>
            </w:pPr>
            <w:r w:rsidRPr="00FB5C72">
              <w:rPr>
                <w:rFonts w:ascii="Arial" w:hAnsi="Arial" w:cs="Arial"/>
                <w:sz w:val="16"/>
                <w:szCs w:val="16"/>
              </w:rPr>
              <w:t>FALSE</w:t>
            </w:r>
          </w:p>
        </w:tc>
      </w:tr>
      <w:tr w:rsidR="00411FC9" w:rsidRPr="00FB5C72" w:rsidTr="004F7452">
        <w:trPr>
          <w:trHeight w:val="341"/>
        </w:trPr>
        <w:tc>
          <w:tcPr>
            <w:tcW w:w="4455" w:type="dxa"/>
          </w:tcPr>
          <w:p w:rsidR="00411FC9" w:rsidRPr="00FB5C72" w:rsidRDefault="00411FC9" w:rsidP="004F7452">
            <w:pPr>
              <w:spacing w:before="60"/>
              <w:rPr>
                <w:rFonts w:ascii="Arial" w:hAnsi="Arial" w:cs="Arial"/>
                <w:sz w:val="16"/>
              </w:rPr>
            </w:pPr>
            <w:r w:rsidRPr="00FB5C72">
              <w:rPr>
                <w:rFonts w:ascii="Arial" w:hAnsi="Arial" w:cs="Arial"/>
                <w:sz w:val="16"/>
              </w:rPr>
              <w:t>HwPosAuthority_Uls_f32</w:t>
            </w:r>
          </w:p>
        </w:tc>
        <w:tc>
          <w:tcPr>
            <w:tcW w:w="4455" w:type="dxa"/>
            <w:vAlign w:val="center"/>
          </w:tcPr>
          <w:p w:rsidR="00411FC9" w:rsidRPr="00FB5C72" w:rsidRDefault="00987CB8" w:rsidP="008F259A">
            <w:pPr>
              <w:spacing w:before="100" w:beforeAutospacing="1" w:after="100" w:afterAutospacing="1"/>
              <w:rPr>
                <w:rFonts w:ascii="Arial" w:hAnsi="Arial" w:cs="Arial"/>
                <w:sz w:val="16"/>
                <w:szCs w:val="16"/>
              </w:rPr>
            </w:pPr>
            <w:r w:rsidRPr="00FB5C72">
              <w:rPr>
                <w:rFonts w:ascii="Arial" w:hAnsi="Arial" w:cs="Arial"/>
                <w:sz w:val="16"/>
                <w:szCs w:val="16"/>
              </w:rPr>
              <w:t>0</w:t>
            </w:r>
          </w:p>
        </w:tc>
      </w:tr>
      <w:tr w:rsidR="00411FC9" w:rsidRPr="00FB5C72" w:rsidTr="004F7452">
        <w:trPr>
          <w:trHeight w:val="341"/>
        </w:trPr>
        <w:tc>
          <w:tcPr>
            <w:tcW w:w="4455" w:type="dxa"/>
          </w:tcPr>
          <w:p w:rsidR="00411FC9" w:rsidRPr="00FB5C72" w:rsidRDefault="00987CB8" w:rsidP="004F7452">
            <w:pPr>
              <w:spacing w:before="60"/>
              <w:rPr>
                <w:rFonts w:ascii="Arial" w:hAnsi="Arial" w:cs="Arial"/>
                <w:sz w:val="16"/>
              </w:rPr>
            </w:pPr>
            <w:r w:rsidRPr="00FB5C72">
              <w:rPr>
                <w:rFonts w:ascii="Arial" w:hAnsi="Arial" w:cs="Arial"/>
                <w:sz w:val="16"/>
              </w:rPr>
              <w:t>HwPos_HwDeg_f32</w:t>
            </w:r>
          </w:p>
        </w:tc>
        <w:tc>
          <w:tcPr>
            <w:tcW w:w="4455" w:type="dxa"/>
            <w:vAlign w:val="center"/>
          </w:tcPr>
          <w:p w:rsidR="00411FC9" w:rsidRPr="00FB5C72" w:rsidRDefault="00987CB8" w:rsidP="008F259A">
            <w:pPr>
              <w:spacing w:before="100" w:beforeAutospacing="1" w:after="100" w:afterAutospacing="1"/>
              <w:rPr>
                <w:rFonts w:ascii="Arial" w:hAnsi="Arial" w:cs="Arial"/>
                <w:sz w:val="16"/>
                <w:szCs w:val="16"/>
              </w:rPr>
            </w:pPr>
            <w:r w:rsidRPr="00FB5C72">
              <w:rPr>
                <w:rFonts w:ascii="Arial" w:hAnsi="Arial" w:cs="Arial"/>
                <w:sz w:val="16"/>
                <w:szCs w:val="16"/>
              </w:rPr>
              <w:t>0</w:t>
            </w:r>
          </w:p>
        </w:tc>
      </w:tr>
    </w:tbl>
    <w:p w:rsidR="002C03D8" w:rsidRPr="00FB5C72" w:rsidRDefault="002C03D8" w:rsidP="002C03D8"/>
    <w:p w:rsidR="004A781C" w:rsidRPr="00FB5C72" w:rsidRDefault="004A781C">
      <w:pPr>
        <w:pStyle w:val="Heading2"/>
      </w:pPr>
      <w:r w:rsidRPr="00FB5C72">
        <w:t>Initialization Functions</w:t>
      </w:r>
    </w:p>
    <w:p w:rsidR="004A781C" w:rsidRPr="00FB5C72" w:rsidRDefault="004A781C">
      <w:r w:rsidRPr="00FB5C72">
        <w:t>(Note: For multiple init functions, insert new headers at the “Header 2” level – subset of “5.1 Initialization Functions” and follow the same sub-section design shown below)</w:t>
      </w:r>
    </w:p>
    <w:p w:rsidR="0075708C" w:rsidRPr="00FB5C72" w:rsidRDefault="004A781C" w:rsidP="0075708C">
      <w:pPr>
        <w:pStyle w:val="Heading3"/>
      </w:pPr>
      <w:proofErr w:type="spellStart"/>
      <w:r w:rsidRPr="00FB5C72">
        <w:t>Init</w:t>
      </w:r>
      <w:proofErr w:type="spellEnd"/>
      <w:r w:rsidRPr="00FB5C72">
        <w:t xml:space="preserve">: </w:t>
      </w:r>
      <w:r w:rsidR="0075708C" w:rsidRPr="00FB5C72">
        <w:t>AbsHwPosScom_Init1</w:t>
      </w:r>
    </w:p>
    <w:p w:rsidR="004A781C" w:rsidRPr="00FB5C72" w:rsidRDefault="004A781C" w:rsidP="0075708C">
      <w:pPr>
        <w:pStyle w:val="Heading3"/>
      </w:pPr>
      <w:r w:rsidRPr="00FB5C72">
        <w:t>Design Rationale</w:t>
      </w:r>
    </w:p>
    <w:p w:rsidR="004A781C" w:rsidRPr="00FB5C72" w:rsidRDefault="004A781C">
      <w:r w:rsidRPr="00FB5C72">
        <w:t>(Add design rationale specifically related to this FUNCTION.  If none required, place the text “None”)</w:t>
      </w:r>
    </w:p>
    <w:p w:rsidR="004A781C" w:rsidRPr="00FB5C72" w:rsidRDefault="004A781C">
      <w:pPr>
        <w:pStyle w:val="Heading4"/>
      </w:pPr>
      <w:r w:rsidRPr="00FB5C72">
        <w:t>Module Outputs</w:t>
      </w:r>
    </w:p>
    <w:p w:rsidR="004A781C" w:rsidRPr="00FB5C72" w:rsidRDefault="004A781C">
      <w:r w:rsidRPr="00FB5C72">
        <w:t>(Initialize all module outputs in this section)</w:t>
      </w:r>
    </w:p>
    <w:p w:rsidR="00ED3166" w:rsidRPr="00FB5C72" w:rsidRDefault="00ED3166"/>
    <w:p w:rsidR="003F3CF0" w:rsidRPr="00FB5C72" w:rsidRDefault="00697A1D">
      <w:r w:rsidRPr="00FB5C72">
        <w:object w:dxaOrig="5887" w:dyaOrig="15468">
          <v:shape id="_x0000_i1031" type="#_x0000_t75" style="width:245pt;height:483.45pt" o:ole="">
            <v:imagedata r:id="rId20" o:title=""/>
          </v:shape>
          <o:OLEObject Type="Embed" ProgID="Visio.Drawing.11" ShapeID="_x0000_i1031" DrawAspect="Content" ObjectID="_1412661753" r:id="rId21"/>
        </w:object>
      </w:r>
    </w:p>
    <w:p w:rsidR="00ED3166" w:rsidRPr="00FB5C72" w:rsidRDefault="00ED3166"/>
    <w:p w:rsidR="004A781C" w:rsidRPr="00FB5C72" w:rsidRDefault="004A781C">
      <w:pPr>
        <w:pStyle w:val="Heading2"/>
      </w:pPr>
      <w:r w:rsidRPr="00FB5C72">
        <w:br w:type="page"/>
      </w:r>
      <w:r w:rsidRPr="00FB5C72">
        <w:lastRenderedPageBreak/>
        <w:t>Periodic Functions</w:t>
      </w:r>
    </w:p>
    <w:p w:rsidR="004A781C" w:rsidRPr="00FB5C72" w:rsidRDefault="004A781C">
      <w:pPr>
        <w:pStyle w:val="Heading3"/>
      </w:pPr>
      <w:r w:rsidRPr="00FB5C72">
        <w:t xml:space="preserve">Per: </w:t>
      </w:r>
      <w:r w:rsidR="0075708C" w:rsidRPr="00FB5C72">
        <w:t>AbsHwPosScom_Per1</w:t>
      </w:r>
    </w:p>
    <w:p w:rsidR="004A781C" w:rsidRPr="00FB5C72" w:rsidRDefault="004A781C">
      <w:pPr>
        <w:pStyle w:val="Heading4"/>
      </w:pPr>
      <w:r w:rsidRPr="00FB5C72">
        <w:t>Design Rationale</w:t>
      </w:r>
    </w:p>
    <w:p w:rsidR="004A781C" w:rsidRPr="00FB5C72" w:rsidRDefault="004A781C">
      <w:pPr>
        <w:pStyle w:val="Heading4"/>
      </w:pPr>
      <w:r w:rsidRPr="00FB5C72">
        <w:t>Program Flow Start</w:t>
      </w:r>
    </w:p>
    <w:p w:rsidR="004A781C" w:rsidRPr="00FB5C72" w:rsidRDefault="00F35224">
      <w:pPr>
        <w:pStyle w:val="Heading4"/>
      </w:pPr>
      <w:r w:rsidRPr="00F35224">
        <w:t xml:space="preserve"> Rte_Call_AbsHwPosScom</w:t>
      </w:r>
      <w:r>
        <w:t>_Per1_CP0_</w:t>
      </w:r>
      <w:proofErr w:type="gramStart"/>
      <w:r>
        <w:t>CheckpointReached(</w:t>
      </w:r>
      <w:proofErr w:type="gramEnd"/>
      <w:r w:rsidRPr="00F35224">
        <w:t>)</w:t>
      </w:r>
      <w:r w:rsidR="004A781C" w:rsidRPr="00FB5C72">
        <w:t>Store Module Inputs to Local copies</w:t>
      </w:r>
    </w:p>
    <w:p w:rsidR="008923FD" w:rsidRPr="00FB5C72" w:rsidRDefault="001F6F3B" w:rsidP="008923FD">
      <w:r w:rsidRPr="00FB5C72">
        <w:object w:dxaOrig="7425" w:dyaOrig="9481">
          <v:shape id="_x0000_i1032" type="#_x0000_t75" style="width:383.85pt;height:428.25pt" o:ole="">
            <v:imagedata r:id="rId22" o:title=""/>
          </v:shape>
          <o:OLEObject Type="Embed" ProgID="Visio.Drawing.11" ShapeID="_x0000_i1032" DrawAspect="Content" ObjectID="_1412661754" r:id="rId23"/>
        </w:object>
      </w:r>
    </w:p>
    <w:p w:rsidR="004A781C" w:rsidRPr="00FB5C72" w:rsidRDefault="008923FD">
      <w:pPr>
        <w:pStyle w:val="Heading4"/>
      </w:pPr>
      <w:r w:rsidRPr="00FB5C72">
        <w:lastRenderedPageBreak/>
        <w:t xml:space="preserve"> Processing</w:t>
      </w:r>
    </w:p>
    <w:p w:rsidR="008923FD" w:rsidRPr="00FB5C72" w:rsidRDefault="00517458" w:rsidP="008923FD">
      <w:r w:rsidRPr="00FB5C72">
        <w:object w:dxaOrig="5951" w:dyaOrig="8788">
          <v:shape id="_x0000_i1033" type="#_x0000_t75" style="width:308.55pt;height:397.4pt" o:ole="">
            <v:imagedata r:id="rId24" o:title=""/>
          </v:shape>
          <o:OLEObject Type="Embed" ProgID="Visio.Drawing.11" ShapeID="_x0000_i1033" DrawAspect="Content" ObjectID="_1412661755" r:id="rId25"/>
        </w:object>
      </w:r>
    </w:p>
    <w:p w:rsidR="008923FD" w:rsidRPr="00FB5C72" w:rsidRDefault="008923FD" w:rsidP="008923FD"/>
    <w:p w:rsidR="008923FD" w:rsidRDefault="00177826" w:rsidP="008923FD">
      <w:r w:rsidRPr="00FB5C72">
        <w:object w:dxaOrig="12290" w:dyaOrig="12879">
          <v:shape id="_x0000_i1039" type="#_x0000_t75" style="width:428.75pt;height:449.3pt" o:ole="">
            <v:imagedata r:id="rId26" o:title=""/>
          </v:shape>
          <o:OLEObject Type="Embed" ProgID="Visio.Drawing.11" ShapeID="_x0000_i1039" DrawAspect="Content" ObjectID="_1412661756" r:id="rId27"/>
        </w:object>
      </w:r>
    </w:p>
    <w:p w:rsidR="00B26458" w:rsidRDefault="00B26458" w:rsidP="008923FD"/>
    <w:p w:rsidR="00B26458" w:rsidRDefault="001B2484" w:rsidP="008923FD">
      <w:r w:rsidRPr="00FB5C72">
        <w:object w:dxaOrig="11289" w:dyaOrig="8838">
          <v:shape id="_x0000_i1034" type="#_x0000_t75" style="width:394.15pt;height:308.1pt" o:ole="">
            <v:imagedata r:id="rId28" o:title=""/>
          </v:shape>
          <o:OLEObject Type="Embed" ProgID="Visio.Drawing.11" ShapeID="_x0000_i1034" DrawAspect="Content" ObjectID="_1412661757" r:id="rId29"/>
        </w:object>
      </w:r>
    </w:p>
    <w:p w:rsidR="00B26458" w:rsidRPr="00FB5C72" w:rsidRDefault="00B26458" w:rsidP="008923FD"/>
    <w:p w:rsidR="008923FD" w:rsidRPr="00FB5C72" w:rsidRDefault="008923FD" w:rsidP="008923FD"/>
    <w:p w:rsidR="008923FD" w:rsidRPr="00FB5C72" w:rsidRDefault="008923FD" w:rsidP="008923FD"/>
    <w:p w:rsidR="004A781C" w:rsidRPr="00FB5C72" w:rsidRDefault="004A781C">
      <w:pPr>
        <w:pStyle w:val="Heading4"/>
      </w:pPr>
      <w:r w:rsidRPr="00FB5C72">
        <w:lastRenderedPageBreak/>
        <w:t>Store Local copy of outputs into Module Outputs</w:t>
      </w:r>
    </w:p>
    <w:p w:rsidR="004A781C" w:rsidRPr="00FB5C72" w:rsidRDefault="00611A24">
      <w:r w:rsidRPr="00FB5C72">
        <w:object w:dxaOrig="7544" w:dyaOrig="8872">
          <v:shape id="_x0000_i1035" type="#_x0000_t75" style="width:390.4pt;height:377.3pt" o:ole="">
            <v:imagedata r:id="rId30" o:title=""/>
          </v:shape>
          <o:OLEObject Type="Embed" ProgID="Visio.Drawing.11" ShapeID="_x0000_i1035" DrawAspect="Content" ObjectID="_1412661758" r:id="rId31"/>
        </w:object>
      </w:r>
    </w:p>
    <w:p w:rsidR="00FB31F3" w:rsidRPr="00FB5C72" w:rsidRDefault="00FB31F3"/>
    <w:p w:rsidR="00FB31F3" w:rsidRPr="00FB5C72" w:rsidRDefault="00611A24">
      <w:r w:rsidRPr="00FB5C72">
        <w:object w:dxaOrig="7544" w:dyaOrig="6246">
          <v:shape id="_x0000_i1036" type="#_x0000_t75" style="width:390.4pt;height:266.05pt" o:ole="">
            <v:imagedata r:id="rId32" o:title=""/>
          </v:shape>
          <o:OLEObject Type="Embed" ProgID="Visio.Drawing.11" ShapeID="_x0000_i1036" DrawAspect="Content" ObjectID="_1412661759" r:id="rId33"/>
        </w:object>
      </w:r>
    </w:p>
    <w:p w:rsidR="008923FD" w:rsidRPr="00FB5C72" w:rsidRDefault="008923FD"/>
    <w:p w:rsidR="004A781C" w:rsidRPr="00FB5C72" w:rsidRDefault="004A781C">
      <w:pPr>
        <w:pStyle w:val="Heading4"/>
      </w:pPr>
      <w:r w:rsidRPr="00FB5C72">
        <w:t>Program Flow End</w:t>
      </w:r>
    </w:p>
    <w:p w:rsidR="008923FD" w:rsidRPr="00FB5C72" w:rsidRDefault="00F35224">
      <w:r w:rsidRPr="00F35224">
        <w:t>Rte_Call_AbsHwPosScom</w:t>
      </w:r>
      <w:r>
        <w:t>_Per1_CP1_</w:t>
      </w:r>
      <w:proofErr w:type="gramStart"/>
      <w:r>
        <w:t>CheckpointReached(</w:t>
      </w:r>
      <w:r w:rsidRPr="00F35224">
        <w:t>)</w:t>
      </w:r>
      <w:proofErr w:type="gramEnd"/>
    </w:p>
    <w:p w:rsidR="008923FD" w:rsidRPr="00FB5C72" w:rsidRDefault="008923FD" w:rsidP="008923FD">
      <w:pPr>
        <w:pStyle w:val="Heading3"/>
      </w:pPr>
      <w:r w:rsidRPr="00FB5C72">
        <w:t xml:space="preserve">Per: </w:t>
      </w:r>
      <w:fldSimple w:instr=" DOCPROPERTY &quot;Module Name&quot;  \* MERGEFORMAT ">
        <w:r w:rsidR="00FB31F3" w:rsidRPr="00FB5C72">
          <w:t>AbsHwPosScom</w:t>
        </w:r>
      </w:fldSimple>
      <w:r w:rsidRPr="00FB5C72">
        <w:t>_Per2</w:t>
      </w:r>
    </w:p>
    <w:p w:rsidR="008923FD" w:rsidRPr="00FB5C72" w:rsidRDefault="008923FD" w:rsidP="008923FD">
      <w:pPr>
        <w:pStyle w:val="Heading4"/>
      </w:pPr>
      <w:r w:rsidRPr="00FB5C72">
        <w:t>Design Rationale</w:t>
      </w:r>
    </w:p>
    <w:p w:rsidR="008923FD" w:rsidRPr="00FB5C72" w:rsidRDefault="008923FD" w:rsidP="008923FD">
      <w:r w:rsidRPr="00FB5C72">
        <w:t>(Add design rationale specifically related to this FUNCTION.  If none required, place the text “None”)</w:t>
      </w:r>
    </w:p>
    <w:p w:rsidR="008923FD" w:rsidRPr="00FB5C72" w:rsidRDefault="008923FD" w:rsidP="008923FD">
      <w:pPr>
        <w:pStyle w:val="Heading4"/>
      </w:pPr>
      <w:r w:rsidRPr="00FB5C72">
        <w:lastRenderedPageBreak/>
        <w:t>Program Flow Start</w:t>
      </w:r>
    </w:p>
    <w:p w:rsidR="008923FD" w:rsidRPr="00FB5C72" w:rsidRDefault="00F35224" w:rsidP="008923FD">
      <w:pPr>
        <w:pStyle w:val="Heading4"/>
      </w:pPr>
      <w:r w:rsidRPr="00F35224">
        <w:t>Rte_Call_AbsHwPosScom</w:t>
      </w:r>
      <w:r>
        <w:t>_Per2_CP0_</w:t>
      </w:r>
      <w:proofErr w:type="gramStart"/>
      <w:r>
        <w:t>CheckpointReached(</w:t>
      </w:r>
      <w:proofErr w:type="gramEnd"/>
      <w:r w:rsidRPr="00F35224">
        <w:t>)</w:t>
      </w:r>
      <w:r w:rsidR="008923FD" w:rsidRPr="00FB5C72">
        <w:t>Store Module Inputs to Local copies</w:t>
      </w:r>
    </w:p>
    <w:p w:rsidR="008923FD" w:rsidRPr="00FB5C72" w:rsidRDefault="000C465C" w:rsidP="008923FD">
      <w:r w:rsidRPr="00FB5C72">
        <w:object w:dxaOrig="7538" w:dyaOrig="6589">
          <v:shape id="_x0000_i1037" type="#_x0000_t75" style="width:391.8pt;height:278.2pt" o:ole="">
            <v:imagedata r:id="rId34" o:title=""/>
          </v:shape>
          <o:OLEObject Type="Embed" ProgID="Visio.Drawing.11" ShapeID="_x0000_i1037" DrawAspect="Content" ObjectID="_1412661760" r:id="rId35"/>
        </w:object>
      </w:r>
    </w:p>
    <w:p w:rsidR="008923FD" w:rsidRPr="00FB5C72" w:rsidRDefault="008923FD" w:rsidP="008923FD"/>
    <w:p w:rsidR="008923FD" w:rsidRPr="00FB5C72" w:rsidRDefault="008923FD" w:rsidP="008923FD">
      <w:pPr>
        <w:pStyle w:val="Heading4"/>
      </w:pPr>
      <w:r w:rsidRPr="00FB5C72">
        <w:t>Program Flow End</w:t>
      </w:r>
    </w:p>
    <w:p w:rsidR="00E7232E" w:rsidRPr="00FB5C72" w:rsidRDefault="00F35224" w:rsidP="008923FD">
      <w:r w:rsidRPr="00F35224">
        <w:t>Rte_Call_AbsHwPosScom</w:t>
      </w:r>
      <w:r>
        <w:t>_Per2_CP1_</w:t>
      </w:r>
      <w:proofErr w:type="gramStart"/>
      <w:r>
        <w:t>CheckpointReached(</w:t>
      </w:r>
      <w:r w:rsidRPr="00F35224">
        <w:t>)</w:t>
      </w:r>
      <w:proofErr w:type="gramEnd"/>
    </w:p>
    <w:p w:rsidR="00E7232E" w:rsidRPr="00FB5C72" w:rsidRDefault="00E7232E" w:rsidP="008923FD"/>
    <w:p w:rsidR="00FB31F3" w:rsidRPr="00FB5C72" w:rsidRDefault="00FB31F3" w:rsidP="00FB31F3">
      <w:pPr>
        <w:pStyle w:val="Heading3"/>
      </w:pPr>
      <w:r w:rsidRPr="00FB5C72">
        <w:t xml:space="preserve">Per: </w:t>
      </w:r>
      <w:fldSimple w:instr=" DOCPROPERTY &quot;Module Name&quot;  \* MERGEFORMAT ">
        <w:r w:rsidRPr="00FB5C72">
          <w:t>AbsHwPosScom</w:t>
        </w:r>
      </w:fldSimple>
      <w:r w:rsidR="00672681" w:rsidRPr="00FB5C72">
        <w:t>_Per3</w:t>
      </w:r>
    </w:p>
    <w:p w:rsidR="00FB31F3" w:rsidRPr="00FB5C72" w:rsidRDefault="00FB31F3" w:rsidP="00FB31F3">
      <w:pPr>
        <w:pStyle w:val="Heading4"/>
      </w:pPr>
      <w:r w:rsidRPr="00FB5C72">
        <w:t>Design Rationale</w:t>
      </w:r>
    </w:p>
    <w:p w:rsidR="00FB31F3" w:rsidRPr="00FB5C72" w:rsidRDefault="00FB31F3" w:rsidP="00FB31F3">
      <w:r w:rsidRPr="00FB5C72">
        <w:t>(Add design rationale specifically related to this FUNCTION.  If none required, place the text “None”)</w:t>
      </w:r>
    </w:p>
    <w:p w:rsidR="00FB31F3" w:rsidRPr="00FB5C72" w:rsidRDefault="00FB31F3" w:rsidP="00FB31F3">
      <w:pPr>
        <w:pStyle w:val="Heading4"/>
      </w:pPr>
      <w:r w:rsidRPr="00FB5C72">
        <w:lastRenderedPageBreak/>
        <w:t>Program Flow Start</w:t>
      </w:r>
    </w:p>
    <w:p w:rsidR="00672681" w:rsidRPr="00FB5C72" w:rsidRDefault="00F35224" w:rsidP="00672681">
      <w:pPr>
        <w:pStyle w:val="Heading4"/>
      </w:pPr>
      <w:r w:rsidRPr="00F35224">
        <w:t>Rte_Call_AbsHwPosScom</w:t>
      </w:r>
      <w:r>
        <w:t>_Per3_CP0_</w:t>
      </w:r>
      <w:proofErr w:type="gramStart"/>
      <w:r>
        <w:t>CheckpointReached(</w:t>
      </w:r>
      <w:proofErr w:type="gramEnd"/>
      <w:r w:rsidRPr="00F35224">
        <w:t>)</w:t>
      </w:r>
      <w:r w:rsidR="00672681" w:rsidRPr="00FB5C72">
        <w:t>Store Module Inputs to Local copies</w:t>
      </w:r>
    </w:p>
    <w:p w:rsidR="00672681" w:rsidRPr="00FB5C72" w:rsidRDefault="00611A24" w:rsidP="00672681">
      <w:r w:rsidRPr="00FB5C72">
        <w:object w:dxaOrig="7218" w:dyaOrig="6693">
          <v:shape id="_x0000_i1038" type="#_x0000_t75" style="width:375.45pt;height:284.25pt" o:ole="">
            <v:imagedata r:id="rId36" o:title=""/>
          </v:shape>
          <o:OLEObject Type="Embed" ProgID="Visio.Drawing.11" ShapeID="_x0000_i1038" DrawAspect="Content" ObjectID="_1412661761" r:id="rId37"/>
        </w:object>
      </w:r>
    </w:p>
    <w:p w:rsidR="00672681" w:rsidRPr="00FB5C72" w:rsidRDefault="00672681" w:rsidP="00672681"/>
    <w:p w:rsidR="00672681" w:rsidRPr="00FB5C72" w:rsidRDefault="00672681" w:rsidP="00672681">
      <w:pPr>
        <w:pStyle w:val="Heading4"/>
      </w:pPr>
      <w:r w:rsidRPr="00FB5C72">
        <w:t>Program Flow End</w:t>
      </w:r>
    </w:p>
    <w:p w:rsidR="00672681" w:rsidRPr="00FB5C72" w:rsidRDefault="00F35224" w:rsidP="00672681">
      <w:r w:rsidRPr="00F35224">
        <w:t>Rte_Call_AbsHwPosScom</w:t>
      </w:r>
      <w:r>
        <w:t>_Per3_CP1_</w:t>
      </w:r>
      <w:proofErr w:type="gramStart"/>
      <w:r>
        <w:t>CheckpointReached(</w:t>
      </w:r>
      <w:r w:rsidRPr="00F35224">
        <w:t>)</w:t>
      </w:r>
      <w:proofErr w:type="gramEnd"/>
    </w:p>
    <w:p w:rsidR="00E7232E" w:rsidRPr="00FB5C72" w:rsidRDefault="00E7232E" w:rsidP="008923FD"/>
    <w:p w:rsidR="008923FD" w:rsidRPr="00FB5C72" w:rsidRDefault="008923FD" w:rsidP="008923FD"/>
    <w:p w:rsidR="008923FD" w:rsidRPr="00FB5C72" w:rsidRDefault="008923FD"/>
    <w:p w:rsidR="004A781C" w:rsidRPr="00FB5C72" w:rsidRDefault="004A781C"/>
    <w:p w:rsidR="004A781C" w:rsidRPr="00FB5C72" w:rsidRDefault="004A781C"/>
    <w:p w:rsidR="004A781C" w:rsidRPr="00FB5C72" w:rsidRDefault="004A781C">
      <w:pPr>
        <w:pStyle w:val="Heading2"/>
      </w:pPr>
      <w:r w:rsidRPr="00FB5C72">
        <w:br w:type="page"/>
      </w:r>
      <w:r w:rsidRPr="00FB5C72">
        <w:lastRenderedPageBreak/>
        <w:t>Fault Recovery Functions</w:t>
      </w:r>
    </w:p>
    <w:p w:rsidR="004A781C" w:rsidRPr="00FB5C72" w:rsidRDefault="004A781C">
      <w:pPr>
        <w:pStyle w:val="Heading2"/>
      </w:pPr>
      <w:r w:rsidRPr="00FB5C72">
        <w:t>Shutdown Functions</w:t>
      </w:r>
    </w:p>
    <w:p w:rsidR="004A781C" w:rsidRPr="00FB5C72" w:rsidRDefault="004A781C">
      <w:pPr>
        <w:pStyle w:val="Heading2"/>
      </w:pPr>
      <w:r w:rsidRPr="00FB5C72">
        <w:t>Interrupt Functions</w:t>
      </w:r>
    </w:p>
    <w:p w:rsidR="004A781C" w:rsidRDefault="004A781C">
      <w:pPr>
        <w:pStyle w:val="Heading2"/>
      </w:pPr>
      <w:r w:rsidRPr="00FB5C72">
        <w:t>Serial Communication Functions</w:t>
      </w:r>
    </w:p>
    <w:p w:rsidR="000F4F8B" w:rsidRDefault="001D2D63" w:rsidP="000F4F8B">
      <w:pPr>
        <w:pStyle w:val="Heading3"/>
      </w:pPr>
      <w:proofErr w:type="spellStart"/>
      <w:r w:rsidRPr="001D2D63">
        <w:t>AbsHwPosScom_Scom_HwPosSrvSetToZero</w:t>
      </w:r>
      <w:proofErr w:type="spellEnd"/>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49"/>
        <w:gridCol w:w="5418"/>
        <w:gridCol w:w="853"/>
        <w:gridCol w:w="708"/>
        <w:gridCol w:w="662"/>
      </w:tblGrid>
      <w:tr w:rsidR="001859CD" w:rsidRPr="00FB5C72" w:rsidTr="001349E6">
        <w:trPr>
          <w:trHeight w:val="254"/>
        </w:trPr>
        <w:tc>
          <w:tcPr>
            <w:tcW w:w="1769" w:type="dxa"/>
          </w:tcPr>
          <w:p w:rsidR="001859CD" w:rsidRPr="00FB5C72" w:rsidRDefault="001859CD" w:rsidP="001349E6">
            <w:pPr>
              <w:spacing w:before="60"/>
              <w:rPr>
                <w:rFonts w:ascii="Arial" w:hAnsi="Arial" w:cs="Arial"/>
                <w:b/>
                <w:bCs/>
                <w:sz w:val="16"/>
              </w:rPr>
            </w:pPr>
            <w:r w:rsidRPr="00FB5C72">
              <w:rPr>
                <w:rFonts w:ascii="Arial" w:hAnsi="Arial" w:cs="Arial"/>
                <w:b/>
                <w:bCs/>
                <w:sz w:val="16"/>
              </w:rPr>
              <w:t>Function Name</w:t>
            </w:r>
          </w:p>
        </w:tc>
        <w:tc>
          <w:tcPr>
            <w:tcW w:w="4159" w:type="dxa"/>
          </w:tcPr>
          <w:p w:rsidR="000F4F8B" w:rsidRDefault="001859CD" w:rsidP="000F4F8B">
            <w:pPr>
              <w:pStyle w:val="Heading3"/>
              <w:numPr>
                <w:ilvl w:val="0"/>
                <w:numId w:val="0"/>
              </w:numPr>
              <w:ind w:left="720" w:hanging="720"/>
            </w:pPr>
            <w:proofErr w:type="spellStart"/>
            <w:r w:rsidRPr="001D2D63">
              <w:t>AbsHwPosScom_Scom_HwPosSrvSetToZero</w:t>
            </w:r>
            <w:proofErr w:type="spellEnd"/>
          </w:p>
          <w:p w:rsidR="001859CD" w:rsidRPr="00FB5C72" w:rsidRDefault="001859CD" w:rsidP="001349E6">
            <w:pPr>
              <w:spacing w:before="60"/>
              <w:rPr>
                <w:rFonts w:ascii="Arial" w:hAnsi="Arial" w:cs="Arial"/>
                <w:sz w:val="16"/>
              </w:rPr>
            </w:pPr>
          </w:p>
        </w:tc>
        <w:tc>
          <w:tcPr>
            <w:tcW w:w="990" w:type="dxa"/>
            <w:shd w:val="pct30" w:color="FFFF00" w:fill="auto"/>
          </w:tcPr>
          <w:p w:rsidR="001859CD" w:rsidRPr="00FB5C72" w:rsidRDefault="001859CD" w:rsidP="001349E6">
            <w:pPr>
              <w:spacing w:before="60"/>
              <w:jc w:val="center"/>
              <w:rPr>
                <w:rFonts w:ascii="Arial" w:hAnsi="Arial" w:cs="Arial"/>
                <w:sz w:val="16"/>
              </w:rPr>
            </w:pPr>
            <w:r w:rsidRPr="00FB5C72">
              <w:rPr>
                <w:rFonts w:ascii="Arial" w:hAnsi="Arial" w:cs="Arial"/>
                <w:sz w:val="16"/>
              </w:rPr>
              <w:t>Type</w:t>
            </w:r>
          </w:p>
        </w:tc>
        <w:tc>
          <w:tcPr>
            <w:tcW w:w="986" w:type="dxa"/>
            <w:shd w:val="pct30" w:color="FFFF00" w:fill="auto"/>
          </w:tcPr>
          <w:p w:rsidR="001859CD" w:rsidRPr="00FB5C72" w:rsidRDefault="001859CD" w:rsidP="001349E6">
            <w:pPr>
              <w:spacing w:before="60"/>
              <w:jc w:val="center"/>
              <w:rPr>
                <w:rFonts w:ascii="Arial" w:hAnsi="Arial" w:cs="Arial"/>
                <w:sz w:val="16"/>
              </w:rPr>
            </w:pPr>
            <w:r w:rsidRPr="00FB5C72">
              <w:rPr>
                <w:rFonts w:ascii="Arial" w:hAnsi="Arial" w:cs="Arial"/>
                <w:sz w:val="16"/>
              </w:rPr>
              <w:t>Min</w:t>
            </w:r>
          </w:p>
        </w:tc>
        <w:tc>
          <w:tcPr>
            <w:tcW w:w="986" w:type="dxa"/>
            <w:shd w:val="pct30" w:color="FFFF00" w:fill="auto"/>
          </w:tcPr>
          <w:p w:rsidR="001859CD" w:rsidRPr="00FB5C72" w:rsidRDefault="001859CD" w:rsidP="001349E6">
            <w:pPr>
              <w:spacing w:before="60"/>
              <w:jc w:val="center"/>
              <w:rPr>
                <w:rFonts w:ascii="Arial" w:hAnsi="Arial" w:cs="Arial"/>
                <w:sz w:val="16"/>
              </w:rPr>
            </w:pPr>
            <w:r w:rsidRPr="00FB5C72">
              <w:rPr>
                <w:rFonts w:ascii="Arial" w:hAnsi="Arial" w:cs="Arial"/>
                <w:sz w:val="16"/>
              </w:rPr>
              <w:t>Max</w:t>
            </w:r>
          </w:p>
        </w:tc>
      </w:tr>
      <w:tr w:rsidR="001859CD" w:rsidRPr="00FB5C72" w:rsidTr="001349E6">
        <w:trPr>
          <w:trHeight w:val="263"/>
        </w:trPr>
        <w:tc>
          <w:tcPr>
            <w:tcW w:w="1769" w:type="dxa"/>
          </w:tcPr>
          <w:p w:rsidR="001859CD" w:rsidRPr="00FB5C72" w:rsidRDefault="001859CD" w:rsidP="001349E6">
            <w:pPr>
              <w:spacing w:before="60"/>
              <w:rPr>
                <w:rFonts w:ascii="Arial" w:hAnsi="Arial" w:cs="Arial"/>
                <w:b/>
                <w:bCs/>
                <w:sz w:val="16"/>
              </w:rPr>
            </w:pPr>
            <w:r w:rsidRPr="00FB5C72">
              <w:rPr>
                <w:rFonts w:ascii="Arial" w:hAnsi="Arial" w:cs="Arial"/>
                <w:b/>
                <w:bCs/>
                <w:sz w:val="16"/>
              </w:rPr>
              <w:t xml:space="preserve">Arguments Passed </w:t>
            </w:r>
          </w:p>
        </w:tc>
        <w:tc>
          <w:tcPr>
            <w:tcW w:w="4159" w:type="dxa"/>
          </w:tcPr>
          <w:p w:rsidR="001859CD" w:rsidRPr="00FB5C72" w:rsidRDefault="001859CD" w:rsidP="001349E6">
            <w:pPr>
              <w:spacing w:before="60"/>
              <w:rPr>
                <w:rFonts w:ascii="Arial" w:hAnsi="Arial" w:cs="Arial"/>
                <w:sz w:val="16"/>
              </w:rPr>
            </w:pPr>
            <w:r>
              <w:rPr>
                <w:rFonts w:ascii="Arial" w:hAnsi="Arial" w:cs="Arial"/>
                <w:sz w:val="16"/>
              </w:rPr>
              <w:t>Par</w:t>
            </w:r>
          </w:p>
        </w:tc>
        <w:tc>
          <w:tcPr>
            <w:tcW w:w="990" w:type="dxa"/>
          </w:tcPr>
          <w:p w:rsidR="001859CD" w:rsidRPr="00FB5C72" w:rsidRDefault="001859CD" w:rsidP="001349E6">
            <w:pPr>
              <w:spacing w:before="60"/>
              <w:rPr>
                <w:rFonts w:ascii="Arial" w:hAnsi="Arial" w:cs="Arial"/>
                <w:sz w:val="16"/>
              </w:rPr>
            </w:pPr>
            <w:r>
              <w:rPr>
                <w:rFonts w:ascii="Arial" w:hAnsi="Arial" w:cs="Arial"/>
                <w:sz w:val="16"/>
              </w:rPr>
              <w:t>Boolean</w:t>
            </w:r>
          </w:p>
        </w:tc>
        <w:tc>
          <w:tcPr>
            <w:tcW w:w="986" w:type="dxa"/>
          </w:tcPr>
          <w:p w:rsidR="001859CD" w:rsidRPr="00FB5C72" w:rsidRDefault="001859CD" w:rsidP="001349E6">
            <w:pPr>
              <w:spacing w:before="60"/>
              <w:rPr>
                <w:rFonts w:ascii="Arial" w:hAnsi="Arial" w:cs="Arial"/>
                <w:sz w:val="16"/>
              </w:rPr>
            </w:pPr>
            <w:r>
              <w:rPr>
                <w:rFonts w:ascii="Arial" w:hAnsi="Arial" w:cs="Arial"/>
                <w:sz w:val="16"/>
              </w:rPr>
              <w:t>False</w:t>
            </w:r>
          </w:p>
        </w:tc>
        <w:tc>
          <w:tcPr>
            <w:tcW w:w="986" w:type="dxa"/>
          </w:tcPr>
          <w:p w:rsidR="001859CD" w:rsidRPr="00FB5C72" w:rsidRDefault="001859CD" w:rsidP="001349E6">
            <w:pPr>
              <w:spacing w:before="60"/>
              <w:rPr>
                <w:rFonts w:ascii="Arial" w:hAnsi="Arial" w:cs="Arial"/>
                <w:sz w:val="16"/>
              </w:rPr>
            </w:pPr>
            <w:r>
              <w:rPr>
                <w:rFonts w:ascii="Arial" w:hAnsi="Arial" w:cs="Arial"/>
                <w:sz w:val="16"/>
              </w:rPr>
              <w:t>True</w:t>
            </w:r>
          </w:p>
        </w:tc>
      </w:tr>
      <w:tr w:rsidR="001859CD" w:rsidRPr="00FB5C72" w:rsidTr="001349E6">
        <w:trPr>
          <w:trHeight w:val="263"/>
        </w:trPr>
        <w:tc>
          <w:tcPr>
            <w:tcW w:w="1769" w:type="dxa"/>
          </w:tcPr>
          <w:p w:rsidR="001859CD" w:rsidRPr="00FB5C72" w:rsidRDefault="001859CD" w:rsidP="001349E6">
            <w:pPr>
              <w:spacing w:before="60"/>
              <w:rPr>
                <w:rFonts w:ascii="Arial" w:hAnsi="Arial" w:cs="Arial"/>
                <w:b/>
                <w:bCs/>
                <w:sz w:val="16"/>
              </w:rPr>
            </w:pPr>
            <w:r w:rsidRPr="00FB5C72">
              <w:rPr>
                <w:rFonts w:ascii="Arial" w:hAnsi="Arial" w:cs="Arial"/>
                <w:b/>
                <w:bCs/>
                <w:sz w:val="16"/>
              </w:rPr>
              <w:t>Return Value</w:t>
            </w:r>
          </w:p>
        </w:tc>
        <w:tc>
          <w:tcPr>
            <w:tcW w:w="4159" w:type="dxa"/>
          </w:tcPr>
          <w:p w:rsidR="001859CD" w:rsidRPr="00FB5C72" w:rsidRDefault="001859CD" w:rsidP="001349E6">
            <w:pPr>
              <w:spacing w:before="60"/>
              <w:rPr>
                <w:rFonts w:ascii="Arial" w:hAnsi="Arial" w:cs="Arial"/>
                <w:sz w:val="16"/>
              </w:rPr>
            </w:pPr>
            <w:r w:rsidRPr="00FB5C72">
              <w:rPr>
                <w:rFonts w:ascii="Arial" w:hAnsi="Arial" w:cs="Arial"/>
                <w:sz w:val="16"/>
              </w:rPr>
              <w:t>None</w:t>
            </w:r>
          </w:p>
        </w:tc>
        <w:tc>
          <w:tcPr>
            <w:tcW w:w="990" w:type="dxa"/>
          </w:tcPr>
          <w:p w:rsidR="001859CD" w:rsidRPr="00FB5C72" w:rsidRDefault="001859CD" w:rsidP="001349E6">
            <w:pPr>
              <w:spacing w:before="60"/>
              <w:rPr>
                <w:rFonts w:ascii="Arial" w:hAnsi="Arial" w:cs="Arial"/>
                <w:sz w:val="16"/>
              </w:rPr>
            </w:pPr>
          </w:p>
        </w:tc>
        <w:tc>
          <w:tcPr>
            <w:tcW w:w="986" w:type="dxa"/>
          </w:tcPr>
          <w:p w:rsidR="001859CD" w:rsidRPr="00FB5C72" w:rsidRDefault="001859CD" w:rsidP="001349E6">
            <w:pPr>
              <w:spacing w:before="60"/>
              <w:rPr>
                <w:rFonts w:ascii="Arial" w:hAnsi="Arial" w:cs="Arial"/>
                <w:sz w:val="16"/>
              </w:rPr>
            </w:pPr>
          </w:p>
        </w:tc>
        <w:tc>
          <w:tcPr>
            <w:tcW w:w="986" w:type="dxa"/>
          </w:tcPr>
          <w:p w:rsidR="001859CD" w:rsidRPr="00FB5C72" w:rsidRDefault="001859CD" w:rsidP="001349E6">
            <w:pPr>
              <w:spacing w:before="60"/>
              <w:rPr>
                <w:rFonts w:ascii="Arial" w:hAnsi="Arial" w:cs="Arial"/>
                <w:sz w:val="16"/>
              </w:rPr>
            </w:pPr>
          </w:p>
        </w:tc>
      </w:tr>
    </w:tbl>
    <w:p w:rsidR="000F4F8B" w:rsidRDefault="000F4F8B" w:rsidP="000F4F8B"/>
    <w:p w:rsidR="000F4F8B" w:rsidRDefault="001D2D63" w:rsidP="000F4F8B">
      <w:pPr>
        <w:pStyle w:val="Heading4"/>
      </w:pPr>
      <w:r>
        <w:t>Design Rationale</w:t>
      </w:r>
    </w:p>
    <w:p w:rsidR="000F4F8B" w:rsidRDefault="001D2D63" w:rsidP="000F4F8B">
      <w:pPr>
        <w:pStyle w:val="Heading4"/>
      </w:pPr>
      <w:r>
        <w:t>Program Flow Start</w:t>
      </w:r>
    </w:p>
    <w:p w:rsidR="000F4F8B" w:rsidRDefault="001D2D63" w:rsidP="000F4F8B">
      <w:pPr>
        <w:pStyle w:val="Heading4"/>
      </w:pPr>
      <w:r>
        <w:t>Store Module Inputs to Local copies</w:t>
      </w:r>
    </w:p>
    <w:p w:rsidR="000F4F8B" w:rsidRDefault="001D2D63" w:rsidP="000F4F8B">
      <w:r>
        <w:t>N/A</w:t>
      </w:r>
    </w:p>
    <w:p w:rsidR="000F4F8B" w:rsidRDefault="001D2D63" w:rsidP="000F4F8B">
      <w:pPr>
        <w:pStyle w:val="Heading4"/>
      </w:pPr>
      <w:r>
        <w:t>Processing</w:t>
      </w:r>
    </w:p>
    <w:p w:rsidR="000F4F8B" w:rsidRDefault="001D2D63" w:rsidP="000F4F8B">
      <w:proofErr w:type="spellStart"/>
      <w:r w:rsidRPr="001D2D63">
        <w:t>HwPosSrvSetToZero_Cnt_M_lgc</w:t>
      </w:r>
      <w:proofErr w:type="spellEnd"/>
      <w:r w:rsidRPr="001D2D63">
        <w:t xml:space="preserve"> = Par</w:t>
      </w:r>
    </w:p>
    <w:p w:rsidR="000F4F8B" w:rsidRDefault="001D2D63" w:rsidP="000F4F8B">
      <w:pPr>
        <w:pStyle w:val="Heading4"/>
      </w:pPr>
      <w:r>
        <w:t xml:space="preserve">Store Local Copy </w:t>
      </w:r>
      <w:proofErr w:type="gramStart"/>
      <w:r>
        <w:t>Of</w:t>
      </w:r>
      <w:proofErr w:type="gramEnd"/>
      <w:r>
        <w:t xml:space="preserve"> Outputs into Module Outputs</w:t>
      </w:r>
    </w:p>
    <w:p w:rsidR="00EF3AF1" w:rsidRDefault="001D2D63" w:rsidP="00EF3AF1">
      <w:r>
        <w:t>N/A</w:t>
      </w:r>
    </w:p>
    <w:p w:rsidR="000F4F8B" w:rsidRDefault="00A05B97" w:rsidP="000F4F8B">
      <w:pPr>
        <w:pStyle w:val="Heading4"/>
      </w:pPr>
      <w:r>
        <w:t>Program Flow End</w:t>
      </w:r>
    </w:p>
    <w:p w:rsidR="009B1CB8" w:rsidRDefault="009B1CB8" w:rsidP="00EF3AF1">
      <w:r>
        <w:t>N/A</w:t>
      </w:r>
    </w:p>
    <w:p w:rsidR="00247E23" w:rsidRPr="00FB5C72" w:rsidRDefault="00247E23" w:rsidP="00EF3AF1"/>
    <w:p w:rsidR="000F4F8B" w:rsidRDefault="00247E23" w:rsidP="000F4F8B">
      <w:pPr>
        <w:pStyle w:val="Heading3"/>
      </w:pPr>
      <w:proofErr w:type="spellStart"/>
      <w:r w:rsidRPr="001D2D63">
        <w:t>AbsHwPosScom_Scom_HwPosSrv</w:t>
      </w:r>
      <w:r>
        <w:t>Read</w:t>
      </w:r>
      <w:proofErr w:type="spellEnd"/>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69"/>
        <w:gridCol w:w="4159"/>
        <w:gridCol w:w="990"/>
        <w:gridCol w:w="986"/>
        <w:gridCol w:w="986"/>
      </w:tblGrid>
      <w:tr w:rsidR="001859CD" w:rsidRPr="00FB5C72" w:rsidTr="001349E6">
        <w:trPr>
          <w:trHeight w:val="254"/>
        </w:trPr>
        <w:tc>
          <w:tcPr>
            <w:tcW w:w="1769" w:type="dxa"/>
          </w:tcPr>
          <w:p w:rsidR="001859CD" w:rsidRPr="00FB5C72" w:rsidRDefault="001859CD" w:rsidP="001349E6">
            <w:pPr>
              <w:spacing w:before="60"/>
              <w:rPr>
                <w:rFonts w:ascii="Arial" w:hAnsi="Arial" w:cs="Arial"/>
                <w:b/>
                <w:bCs/>
                <w:sz w:val="16"/>
              </w:rPr>
            </w:pPr>
            <w:r w:rsidRPr="00FB5C72">
              <w:rPr>
                <w:rFonts w:ascii="Arial" w:hAnsi="Arial" w:cs="Arial"/>
                <w:b/>
                <w:bCs/>
                <w:sz w:val="16"/>
              </w:rPr>
              <w:t>Function Name</w:t>
            </w:r>
          </w:p>
        </w:tc>
        <w:tc>
          <w:tcPr>
            <w:tcW w:w="4159" w:type="dxa"/>
          </w:tcPr>
          <w:p w:rsidR="001859CD" w:rsidRPr="001859CD" w:rsidRDefault="000F4F8B" w:rsidP="001349E6">
            <w:pPr>
              <w:pStyle w:val="Heading3"/>
              <w:numPr>
                <w:ilvl w:val="0"/>
                <w:numId w:val="0"/>
              </w:numPr>
              <w:ind w:left="720" w:hanging="720"/>
              <w:rPr>
                <w:sz w:val="20"/>
              </w:rPr>
            </w:pPr>
            <w:proofErr w:type="spellStart"/>
            <w:r w:rsidRPr="000F4F8B">
              <w:rPr>
                <w:sz w:val="20"/>
              </w:rPr>
              <w:t>AbsHwPosScom_Scom</w:t>
            </w:r>
            <w:proofErr w:type="spellEnd"/>
            <w:r w:rsidRPr="000F4F8B">
              <w:rPr>
                <w:sz w:val="20"/>
              </w:rPr>
              <w:t xml:space="preserve">_ </w:t>
            </w:r>
            <w:proofErr w:type="spellStart"/>
            <w:r w:rsidRPr="000F4F8B">
              <w:rPr>
                <w:sz w:val="20"/>
              </w:rPr>
              <w:t>HwPosSrvRead</w:t>
            </w:r>
            <w:proofErr w:type="spellEnd"/>
          </w:p>
          <w:p w:rsidR="001859CD" w:rsidRPr="00FB5C72" w:rsidRDefault="001859CD" w:rsidP="001349E6">
            <w:pPr>
              <w:spacing w:before="60"/>
              <w:rPr>
                <w:rFonts w:ascii="Arial" w:hAnsi="Arial" w:cs="Arial"/>
                <w:sz w:val="16"/>
              </w:rPr>
            </w:pPr>
          </w:p>
        </w:tc>
        <w:tc>
          <w:tcPr>
            <w:tcW w:w="990" w:type="dxa"/>
            <w:shd w:val="pct30" w:color="FFFF00" w:fill="auto"/>
          </w:tcPr>
          <w:p w:rsidR="001859CD" w:rsidRPr="00FB5C72" w:rsidRDefault="001859CD" w:rsidP="001349E6">
            <w:pPr>
              <w:spacing w:before="60"/>
              <w:jc w:val="center"/>
              <w:rPr>
                <w:rFonts w:ascii="Arial" w:hAnsi="Arial" w:cs="Arial"/>
                <w:sz w:val="16"/>
              </w:rPr>
            </w:pPr>
            <w:r w:rsidRPr="00FB5C72">
              <w:rPr>
                <w:rFonts w:ascii="Arial" w:hAnsi="Arial" w:cs="Arial"/>
                <w:sz w:val="16"/>
              </w:rPr>
              <w:t>Type</w:t>
            </w:r>
          </w:p>
        </w:tc>
        <w:tc>
          <w:tcPr>
            <w:tcW w:w="986" w:type="dxa"/>
            <w:shd w:val="pct30" w:color="FFFF00" w:fill="auto"/>
          </w:tcPr>
          <w:p w:rsidR="001859CD" w:rsidRPr="00FB5C72" w:rsidRDefault="001859CD" w:rsidP="001349E6">
            <w:pPr>
              <w:spacing w:before="60"/>
              <w:jc w:val="center"/>
              <w:rPr>
                <w:rFonts w:ascii="Arial" w:hAnsi="Arial" w:cs="Arial"/>
                <w:sz w:val="16"/>
              </w:rPr>
            </w:pPr>
            <w:r w:rsidRPr="00FB5C72">
              <w:rPr>
                <w:rFonts w:ascii="Arial" w:hAnsi="Arial" w:cs="Arial"/>
                <w:sz w:val="16"/>
              </w:rPr>
              <w:t>Min</w:t>
            </w:r>
          </w:p>
        </w:tc>
        <w:tc>
          <w:tcPr>
            <w:tcW w:w="986" w:type="dxa"/>
            <w:shd w:val="pct30" w:color="FFFF00" w:fill="auto"/>
          </w:tcPr>
          <w:p w:rsidR="001859CD" w:rsidRPr="00FB5C72" w:rsidRDefault="001859CD" w:rsidP="001349E6">
            <w:pPr>
              <w:spacing w:before="60"/>
              <w:jc w:val="center"/>
              <w:rPr>
                <w:rFonts w:ascii="Arial" w:hAnsi="Arial" w:cs="Arial"/>
                <w:sz w:val="16"/>
              </w:rPr>
            </w:pPr>
            <w:r w:rsidRPr="00FB5C72">
              <w:rPr>
                <w:rFonts w:ascii="Arial" w:hAnsi="Arial" w:cs="Arial"/>
                <w:sz w:val="16"/>
              </w:rPr>
              <w:t>Max</w:t>
            </w:r>
          </w:p>
        </w:tc>
      </w:tr>
      <w:tr w:rsidR="001859CD" w:rsidRPr="00FB5C72" w:rsidTr="001349E6">
        <w:trPr>
          <w:trHeight w:val="263"/>
        </w:trPr>
        <w:tc>
          <w:tcPr>
            <w:tcW w:w="1769" w:type="dxa"/>
          </w:tcPr>
          <w:p w:rsidR="001859CD" w:rsidRPr="00FB5C72" w:rsidRDefault="001859CD" w:rsidP="001349E6">
            <w:pPr>
              <w:spacing w:before="60"/>
              <w:rPr>
                <w:rFonts w:ascii="Arial" w:hAnsi="Arial" w:cs="Arial"/>
                <w:b/>
                <w:bCs/>
                <w:sz w:val="16"/>
              </w:rPr>
            </w:pPr>
            <w:r w:rsidRPr="00FB5C72">
              <w:rPr>
                <w:rFonts w:ascii="Arial" w:hAnsi="Arial" w:cs="Arial"/>
                <w:b/>
                <w:bCs/>
                <w:sz w:val="16"/>
              </w:rPr>
              <w:t xml:space="preserve">Arguments Passed </w:t>
            </w:r>
          </w:p>
        </w:tc>
        <w:tc>
          <w:tcPr>
            <w:tcW w:w="4159" w:type="dxa"/>
          </w:tcPr>
          <w:p w:rsidR="001859CD" w:rsidRPr="00FB5C72" w:rsidRDefault="001859CD" w:rsidP="001349E6">
            <w:pPr>
              <w:spacing w:before="60"/>
              <w:rPr>
                <w:rFonts w:ascii="Arial" w:hAnsi="Arial" w:cs="Arial"/>
                <w:sz w:val="16"/>
              </w:rPr>
            </w:pPr>
            <w:r>
              <w:rPr>
                <w:rFonts w:ascii="Arial" w:hAnsi="Arial" w:cs="Arial"/>
                <w:sz w:val="16"/>
              </w:rPr>
              <w:t>Par</w:t>
            </w:r>
          </w:p>
        </w:tc>
        <w:tc>
          <w:tcPr>
            <w:tcW w:w="990" w:type="dxa"/>
          </w:tcPr>
          <w:p w:rsidR="001859CD" w:rsidRPr="00FB5C72" w:rsidRDefault="001859CD" w:rsidP="001349E6">
            <w:pPr>
              <w:spacing w:before="60"/>
              <w:rPr>
                <w:rFonts w:ascii="Arial" w:hAnsi="Arial" w:cs="Arial"/>
                <w:sz w:val="16"/>
              </w:rPr>
            </w:pPr>
            <w:proofErr w:type="spellStart"/>
            <w:r>
              <w:rPr>
                <w:rFonts w:ascii="Arial" w:hAnsi="Arial" w:cs="Arial"/>
                <w:sz w:val="16"/>
              </w:rPr>
              <w:t>Ptr</w:t>
            </w:r>
            <w:proofErr w:type="spellEnd"/>
            <w:r>
              <w:rPr>
                <w:rFonts w:ascii="Arial" w:hAnsi="Arial" w:cs="Arial"/>
                <w:sz w:val="16"/>
              </w:rPr>
              <w:t xml:space="preserve"> to Boolean</w:t>
            </w:r>
          </w:p>
        </w:tc>
        <w:tc>
          <w:tcPr>
            <w:tcW w:w="986" w:type="dxa"/>
          </w:tcPr>
          <w:p w:rsidR="001859CD" w:rsidRPr="00FB5C72" w:rsidRDefault="001859CD" w:rsidP="001349E6">
            <w:pPr>
              <w:spacing w:before="60"/>
              <w:rPr>
                <w:rFonts w:ascii="Arial" w:hAnsi="Arial" w:cs="Arial"/>
                <w:sz w:val="16"/>
              </w:rPr>
            </w:pPr>
            <w:r>
              <w:rPr>
                <w:rFonts w:ascii="Arial" w:hAnsi="Arial" w:cs="Arial"/>
                <w:sz w:val="16"/>
              </w:rPr>
              <w:t>False</w:t>
            </w:r>
          </w:p>
        </w:tc>
        <w:tc>
          <w:tcPr>
            <w:tcW w:w="986" w:type="dxa"/>
          </w:tcPr>
          <w:p w:rsidR="001859CD" w:rsidRPr="00FB5C72" w:rsidRDefault="001859CD" w:rsidP="001349E6">
            <w:pPr>
              <w:spacing w:before="60"/>
              <w:rPr>
                <w:rFonts w:ascii="Arial" w:hAnsi="Arial" w:cs="Arial"/>
                <w:sz w:val="16"/>
              </w:rPr>
            </w:pPr>
            <w:r>
              <w:rPr>
                <w:rFonts w:ascii="Arial" w:hAnsi="Arial" w:cs="Arial"/>
                <w:sz w:val="16"/>
              </w:rPr>
              <w:t>True</w:t>
            </w:r>
          </w:p>
        </w:tc>
      </w:tr>
      <w:tr w:rsidR="001859CD" w:rsidRPr="00FB5C72" w:rsidTr="001349E6">
        <w:trPr>
          <w:trHeight w:val="263"/>
        </w:trPr>
        <w:tc>
          <w:tcPr>
            <w:tcW w:w="1769" w:type="dxa"/>
          </w:tcPr>
          <w:p w:rsidR="001859CD" w:rsidRPr="00FB5C72" w:rsidRDefault="001859CD" w:rsidP="001349E6">
            <w:pPr>
              <w:spacing w:before="60"/>
              <w:rPr>
                <w:rFonts w:ascii="Arial" w:hAnsi="Arial" w:cs="Arial"/>
                <w:b/>
                <w:bCs/>
                <w:sz w:val="16"/>
              </w:rPr>
            </w:pPr>
            <w:r w:rsidRPr="00FB5C72">
              <w:rPr>
                <w:rFonts w:ascii="Arial" w:hAnsi="Arial" w:cs="Arial"/>
                <w:b/>
                <w:bCs/>
                <w:sz w:val="16"/>
              </w:rPr>
              <w:t>Return Value</w:t>
            </w:r>
          </w:p>
        </w:tc>
        <w:tc>
          <w:tcPr>
            <w:tcW w:w="4159" w:type="dxa"/>
          </w:tcPr>
          <w:p w:rsidR="001859CD" w:rsidRPr="00FB5C72" w:rsidRDefault="001859CD" w:rsidP="001349E6">
            <w:pPr>
              <w:spacing w:before="60"/>
              <w:rPr>
                <w:rFonts w:ascii="Arial" w:hAnsi="Arial" w:cs="Arial"/>
                <w:sz w:val="16"/>
              </w:rPr>
            </w:pPr>
            <w:r w:rsidRPr="00FB5C72">
              <w:rPr>
                <w:rFonts w:ascii="Arial" w:hAnsi="Arial" w:cs="Arial"/>
                <w:sz w:val="16"/>
              </w:rPr>
              <w:t>None</w:t>
            </w:r>
          </w:p>
        </w:tc>
        <w:tc>
          <w:tcPr>
            <w:tcW w:w="990" w:type="dxa"/>
          </w:tcPr>
          <w:p w:rsidR="001859CD" w:rsidRPr="00FB5C72" w:rsidRDefault="001859CD" w:rsidP="001349E6">
            <w:pPr>
              <w:spacing w:before="60"/>
              <w:rPr>
                <w:rFonts w:ascii="Arial" w:hAnsi="Arial" w:cs="Arial"/>
                <w:sz w:val="16"/>
              </w:rPr>
            </w:pPr>
          </w:p>
        </w:tc>
        <w:tc>
          <w:tcPr>
            <w:tcW w:w="986" w:type="dxa"/>
          </w:tcPr>
          <w:p w:rsidR="001859CD" w:rsidRPr="00FB5C72" w:rsidRDefault="001859CD" w:rsidP="001349E6">
            <w:pPr>
              <w:spacing w:before="60"/>
              <w:rPr>
                <w:rFonts w:ascii="Arial" w:hAnsi="Arial" w:cs="Arial"/>
                <w:sz w:val="16"/>
              </w:rPr>
            </w:pPr>
          </w:p>
        </w:tc>
        <w:tc>
          <w:tcPr>
            <w:tcW w:w="986" w:type="dxa"/>
          </w:tcPr>
          <w:p w:rsidR="001859CD" w:rsidRPr="00FB5C72" w:rsidRDefault="001859CD" w:rsidP="001349E6">
            <w:pPr>
              <w:spacing w:before="60"/>
              <w:rPr>
                <w:rFonts w:ascii="Arial" w:hAnsi="Arial" w:cs="Arial"/>
                <w:sz w:val="16"/>
              </w:rPr>
            </w:pPr>
          </w:p>
        </w:tc>
      </w:tr>
    </w:tbl>
    <w:p w:rsidR="001859CD" w:rsidRPr="001859CD" w:rsidRDefault="001859CD" w:rsidP="001859CD"/>
    <w:p w:rsidR="00247E23" w:rsidRDefault="00247E23" w:rsidP="00247E23">
      <w:pPr>
        <w:pStyle w:val="Heading4"/>
      </w:pPr>
      <w:r>
        <w:lastRenderedPageBreak/>
        <w:t>Design Rationale</w:t>
      </w:r>
    </w:p>
    <w:p w:rsidR="00247E23" w:rsidRDefault="00247E23" w:rsidP="00247E23">
      <w:pPr>
        <w:pStyle w:val="Heading4"/>
      </w:pPr>
      <w:r>
        <w:t>Program Flow Start</w:t>
      </w:r>
    </w:p>
    <w:p w:rsidR="00247E23" w:rsidRDefault="00247E23" w:rsidP="00247E23">
      <w:pPr>
        <w:pStyle w:val="Heading4"/>
      </w:pPr>
      <w:r>
        <w:t>Store Module Inputs to Local copies</w:t>
      </w:r>
    </w:p>
    <w:p w:rsidR="00247E23" w:rsidRDefault="00247E23" w:rsidP="00247E23">
      <w:r>
        <w:t>N/A</w:t>
      </w:r>
    </w:p>
    <w:p w:rsidR="00247E23" w:rsidRDefault="00247E23" w:rsidP="00247E23">
      <w:pPr>
        <w:pStyle w:val="Heading4"/>
      </w:pPr>
      <w:r>
        <w:t>Processing</w:t>
      </w:r>
    </w:p>
    <w:p w:rsidR="00247E23" w:rsidRDefault="00247E23" w:rsidP="00247E23">
      <w:r w:rsidRPr="00247E23">
        <w:t xml:space="preserve">*Par = </w:t>
      </w:r>
      <w:proofErr w:type="spellStart"/>
      <w:r w:rsidRPr="00247E23">
        <w:t>HwPosSrvSetToZero_Cnt_M_lgc</w:t>
      </w:r>
      <w:proofErr w:type="spellEnd"/>
    </w:p>
    <w:p w:rsidR="00247E23" w:rsidRDefault="00247E23" w:rsidP="00247E23">
      <w:pPr>
        <w:pStyle w:val="Heading4"/>
      </w:pPr>
      <w:r>
        <w:t xml:space="preserve">Store Local Copy </w:t>
      </w:r>
      <w:proofErr w:type="gramStart"/>
      <w:r>
        <w:t>Of</w:t>
      </w:r>
      <w:proofErr w:type="gramEnd"/>
      <w:r>
        <w:t xml:space="preserve"> Outputs into Module Outputs</w:t>
      </w:r>
    </w:p>
    <w:p w:rsidR="00247E23" w:rsidRDefault="00247E23" w:rsidP="00247E23">
      <w:r>
        <w:t>N/A</w:t>
      </w:r>
    </w:p>
    <w:p w:rsidR="00247E23" w:rsidRDefault="00247E23" w:rsidP="00247E23">
      <w:pPr>
        <w:pStyle w:val="Heading4"/>
      </w:pPr>
      <w:r>
        <w:t>Program Flow End</w:t>
      </w:r>
    </w:p>
    <w:p w:rsidR="00247E23" w:rsidRDefault="00247E23" w:rsidP="00247E23">
      <w:r>
        <w:t>N/A</w:t>
      </w:r>
    </w:p>
    <w:p w:rsidR="00247E23" w:rsidRPr="00247E23" w:rsidRDefault="00247E23" w:rsidP="00247E23"/>
    <w:p w:rsidR="00247E23" w:rsidRDefault="00247E23" w:rsidP="00C63373"/>
    <w:p w:rsidR="00247E23" w:rsidRDefault="00247E23" w:rsidP="00C63373"/>
    <w:p w:rsidR="00247E23" w:rsidRPr="00FB5C72" w:rsidRDefault="00247E23" w:rsidP="00C63373"/>
    <w:p w:rsidR="004A781C" w:rsidRPr="00FB5C72" w:rsidRDefault="004A781C">
      <w:pPr>
        <w:pStyle w:val="Heading1"/>
      </w:pPr>
      <w:r w:rsidRPr="00FB5C72">
        <w:t>Execution Requirements</w:t>
      </w:r>
    </w:p>
    <w:p w:rsidR="004A781C" w:rsidRPr="00FB5C72" w:rsidRDefault="004A781C">
      <w:pPr>
        <w:pStyle w:val="Heading2"/>
      </w:pPr>
      <w:r w:rsidRPr="00FB5C72">
        <w:t>Execution Sequence of the Module</w:t>
      </w:r>
    </w:p>
    <w:p w:rsidR="004A781C" w:rsidRPr="00FB5C72" w:rsidRDefault="004A781C">
      <w:r w:rsidRPr="00FB5C72">
        <w:t>(Describe in words relevant details about the execution sequence of the different sub modules.)</w:t>
      </w:r>
    </w:p>
    <w:p w:rsidR="004A781C" w:rsidRPr="00FB5C72" w:rsidRDefault="004A781C">
      <w:pPr>
        <w:pStyle w:val="Heading2"/>
      </w:pPr>
      <w:r w:rsidRPr="00FB5C72">
        <w:t>Execution Rates for sub-modules called by the Scheduler</w:t>
      </w:r>
    </w:p>
    <w:p w:rsidR="004A781C" w:rsidRPr="00FB5C72" w:rsidRDefault="004A781C">
      <w:r w:rsidRPr="00FB5C72">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168"/>
        <w:gridCol w:w="2070"/>
        <w:gridCol w:w="3690"/>
      </w:tblGrid>
      <w:tr w:rsidR="007A69AC" w:rsidRPr="00FB5C72"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Pr="00FB5C72" w:rsidRDefault="007A69AC" w:rsidP="008F259A">
            <w:pPr>
              <w:spacing w:before="60"/>
              <w:jc w:val="center"/>
              <w:rPr>
                <w:rFonts w:ascii="Arial" w:hAnsi="Arial" w:cs="Arial"/>
                <w:sz w:val="16"/>
              </w:rPr>
            </w:pPr>
            <w:r w:rsidRPr="00FB5C72">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Pr="00FB5C72" w:rsidRDefault="007A69AC" w:rsidP="008F259A">
            <w:pPr>
              <w:spacing w:before="60"/>
              <w:jc w:val="center"/>
              <w:rPr>
                <w:rFonts w:ascii="Arial" w:hAnsi="Arial" w:cs="Arial"/>
                <w:sz w:val="16"/>
              </w:rPr>
            </w:pPr>
            <w:r w:rsidRPr="00FB5C72">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Pr="00FB5C72" w:rsidRDefault="007A69AC" w:rsidP="008F259A">
            <w:pPr>
              <w:spacing w:before="60"/>
              <w:jc w:val="center"/>
              <w:rPr>
                <w:rFonts w:ascii="Arial" w:hAnsi="Arial" w:cs="Arial"/>
                <w:sz w:val="16"/>
              </w:rPr>
            </w:pPr>
            <w:r w:rsidRPr="00FB5C72">
              <w:rPr>
                <w:rFonts w:ascii="Arial" w:hAnsi="Arial" w:cs="Arial"/>
                <w:sz w:val="16"/>
              </w:rPr>
              <w:t>System State(s) in which the function is called</w:t>
            </w:r>
          </w:p>
        </w:tc>
      </w:tr>
      <w:tr w:rsidR="007A69AC" w:rsidRPr="00FB5C72" w:rsidTr="00B54697">
        <w:tc>
          <w:tcPr>
            <w:tcW w:w="3168" w:type="dxa"/>
            <w:tcBorders>
              <w:top w:val="single" w:sz="6" w:space="0" w:color="auto"/>
              <w:left w:val="single" w:sz="6" w:space="0" w:color="auto"/>
              <w:bottom w:val="single" w:sz="6" w:space="0" w:color="auto"/>
              <w:right w:val="single" w:sz="6" w:space="0" w:color="auto"/>
            </w:tcBorders>
          </w:tcPr>
          <w:p w:rsidR="007A69AC" w:rsidRPr="00FB5C72" w:rsidRDefault="0075708C" w:rsidP="008F259A">
            <w:pPr>
              <w:spacing w:before="60"/>
              <w:rPr>
                <w:rFonts w:ascii="Arial" w:hAnsi="Arial" w:cs="Arial"/>
                <w:sz w:val="16"/>
                <w:szCs w:val="16"/>
              </w:rPr>
            </w:pPr>
            <w:r w:rsidRPr="00FB5C72">
              <w:rPr>
                <w:rFonts w:ascii="Arial" w:hAnsi="Arial" w:cs="Arial"/>
                <w:sz w:val="16"/>
                <w:szCs w:val="16"/>
              </w:rPr>
              <w:t>AbsHwPosScom_Init1</w:t>
            </w:r>
          </w:p>
        </w:tc>
        <w:tc>
          <w:tcPr>
            <w:tcW w:w="2070" w:type="dxa"/>
            <w:tcBorders>
              <w:top w:val="single" w:sz="6" w:space="0" w:color="auto"/>
              <w:left w:val="single" w:sz="6" w:space="0" w:color="auto"/>
              <w:bottom w:val="single" w:sz="6" w:space="0" w:color="auto"/>
              <w:right w:val="single" w:sz="6" w:space="0" w:color="auto"/>
            </w:tcBorders>
          </w:tcPr>
          <w:p w:rsidR="007A69AC" w:rsidRPr="00FB5C72" w:rsidRDefault="00AF50D0" w:rsidP="008F259A">
            <w:pPr>
              <w:spacing w:before="60"/>
              <w:rPr>
                <w:rFonts w:ascii="Arial" w:hAnsi="Arial" w:cs="Arial"/>
                <w:sz w:val="16"/>
                <w:szCs w:val="16"/>
              </w:rPr>
            </w:pPr>
            <w:r w:rsidRPr="00FB5C72">
              <w:rPr>
                <w:rFonts w:ascii="Arial" w:hAnsi="Arial" w:cs="Arial"/>
                <w:sz w:val="16"/>
                <w:szCs w:val="16"/>
              </w:rPr>
              <w:t>Once at startup</w:t>
            </w:r>
          </w:p>
        </w:tc>
        <w:tc>
          <w:tcPr>
            <w:tcW w:w="3690" w:type="dxa"/>
            <w:tcBorders>
              <w:top w:val="single" w:sz="6" w:space="0" w:color="auto"/>
              <w:left w:val="single" w:sz="6" w:space="0" w:color="auto"/>
              <w:bottom w:val="single" w:sz="6" w:space="0" w:color="auto"/>
              <w:right w:val="single" w:sz="6" w:space="0" w:color="auto"/>
            </w:tcBorders>
          </w:tcPr>
          <w:p w:rsidR="007A69AC" w:rsidRPr="00FB5C72" w:rsidRDefault="00464B86" w:rsidP="008F259A">
            <w:pPr>
              <w:spacing w:before="60"/>
              <w:rPr>
                <w:rFonts w:ascii="Arial" w:hAnsi="Arial" w:cs="Arial"/>
                <w:sz w:val="16"/>
                <w:szCs w:val="16"/>
              </w:rPr>
            </w:pPr>
            <w:proofErr w:type="spellStart"/>
            <w:r w:rsidRPr="00FB5C72">
              <w:rPr>
                <w:rFonts w:ascii="Arial" w:hAnsi="Arial" w:cs="Arial"/>
                <w:sz w:val="16"/>
                <w:szCs w:val="16"/>
              </w:rPr>
              <w:t>ColdInit</w:t>
            </w:r>
            <w:proofErr w:type="spellEnd"/>
          </w:p>
        </w:tc>
      </w:tr>
      <w:tr w:rsidR="008B7BCC" w:rsidRPr="00FB5C72" w:rsidTr="00B54697">
        <w:tc>
          <w:tcPr>
            <w:tcW w:w="3168" w:type="dxa"/>
            <w:tcBorders>
              <w:top w:val="single" w:sz="6" w:space="0" w:color="auto"/>
              <w:left w:val="single" w:sz="6" w:space="0" w:color="auto"/>
              <w:bottom w:val="single" w:sz="6" w:space="0" w:color="auto"/>
              <w:right w:val="single" w:sz="6" w:space="0" w:color="auto"/>
            </w:tcBorders>
          </w:tcPr>
          <w:p w:rsidR="008B7BCC" w:rsidRPr="00FB5C72" w:rsidRDefault="0075708C" w:rsidP="0075708C">
            <w:pPr>
              <w:spacing w:before="60"/>
              <w:rPr>
                <w:rFonts w:ascii="Arial" w:hAnsi="Arial" w:cs="Arial"/>
                <w:sz w:val="16"/>
                <w:szCs w:val="16"/>
              </w:rPr>
            </w:pPr>
            <w:r w:rsidRPr="00FB5C72">
              <w:rPr>
                <w:rFonts w:ascii="Arial" w:hAnsi="Arial" w:cs="Arial"/>
                <w:sz w:val="16"/>
                <w:szCs w:val="16"/>
              </w:rPr>
              <w:t>AbsHwPosScom_Per1</w:t>
            </w:r>
          </w:p>
        </w:tc>
        <w:tc>
          <w:tcPr>
            <w:tcW w:w="2070" w:type="dxa"/>
            <w:tcBorders>
              <w:top w:val="single" w:sz="6" w:space="0" w:color="auto"/>
              <w:left w:val="single" w:sz="6" w:space="0" w:color="auto"/>
              <w:bottom w:val="single" w:sz="6" w:space="0" w:color="auto"/>
              <w:right w:val="single" w:sz="6" w:space="0" w:color="auto"/>
            </w:tcBorders>
          </w:tcPr>
          <w:p w:rsidR="008B7BCC" w:rsidRPr="00FB5C72" w:rsidRDefault="008B7BCC" w:rsidP="008F259A">
            <w:pPr>
              <w:spacing w:before="60"/>
              <w:rPr>
                <w:rFonts w:ascii="Arial" w:hAnsi="Arial" w:cs="Arial"/>
                <w:sz w:val="16"/>
                <w:szCs w:val="16"/>
              </w:rPr>
            </w:pPr>
            <w:r w:rsidRPr="00FB5C72">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8B7BCC" w:rsidRPr="00FB5C72" w:rsidRDefault="00464B86" w:rsidP="0075708C">
            <w:pPr>
              <w:spacing w:before="60"/>
              <w:rPr>
                <w:rFonts w:ascii="Arial" w:hAnsi="Arial" w:cs="Arial"/>
                <w:sz w:val="16"/>
                <w:szCs w:val="16"/>
              </w:rPr>
            </w:pPr>
            <w:r w:rsidRPr="00FB5C72">
              <w:rPr>
                <w:rFonts w:ascii="Arial" w:hAnsi="Arial" w:cs="Arial"/>
                <w:sz w:val="16"/>
                <w:szCs w:val="16"/>
              </w:rPr>
              <w:t xml:space="preserve">All states except </w:t>
            </w:r>
            <w:proofErr w:type="spellStart"/>
            <w:r w:rsidR="0075708C" w:rsidRPr="00FB5C72">
              <w:rPr>
                <w:rFonts w:ascii="Arial" w:hAnsi="Arial" w:cs="Arial"/>
                <w:sz w:val="16"/>
                <w:szCs w:val="16"/>
              </w:rPr>
              <w:t>ColdInit</w:t>
            </w:r>
            <w:proofErr w:type="spellEnd"/>
          </w:p>
        </w:tc>
      </w:tr>
      <w:tr w:rsidR="008B7BCC" w:rsidRPr="00FB5C72" w:rsidTr="00B54697">
        <w:tc>
          <w:tcPr>
            <w:tcW w:w="3168" w:type="dxa"/>
            <w:tcBorders>
              <w:top w:val="single" w:sz="6" w:space="0" w:color="auto"/>
              <w:left w:val="single" w:sz="6" w:space="0" w:color="auto"/>
              <w:bottom w:val="single" w:sz="6" w:space="0" w:color="auto"/>
              <w:right w:val="single" w:sz="6" w:space="0" w:color="auto"/>
            </w:tcBorders>
          </w:tcPr>
          <w:p w:rsidR="008B7BCC" w:rsidRPr="00FB5C72" w:rsidRDefault="0075708C" w:rsidP="008F259A">
            <w:pPr>
              <w:spacing w:before="60"/>
              <w:rPr>
                <w:rFonts w:ascii="Arial" w:hAnsi="Arial" w:cs="Arial"/>
                <w:sz w:val="16"/>
                <w:szCs w:val="16"/>
              </w:rPr>
            </w:pPr>
            <w:r w:rsidRPr="00FB5C72">
              <w:rPr>
                <w:rFonts w:ascii="Arial" w:hAnsi="Arial" w:cs="Arial"/>
                <w:sz w:val="16"/>
                <w:szCs w:val="16"/>
              </w:rPr>
              <w:t>AbsHwPosScom_Per2</w:t>
            </w:r>
          </w:p>
        </w:tc>
        <w:tc>
          <w:tcPr>
            <w:tcW w:w="2070" w:type="dxa"/>
            <w:tcBorders>
              <w:top w:val="single" w:sz="6" w:space="0" w:color="auto"/>
              <w:left w:val="single" w:sz="6" w:space="0" w:color="auto"/>
              <w:bottom w:val="single" w:sz="6" w:space="0" w:color="auto"/>
              <w:right w:val="single" w:sz="6" w:space="0" w:color="auto"/>
            </w:tcBorders>
          </w:tcPr>
          <w:p w:rsidR="008B7BCC" w:rsidRPr="00FB5C72" w:rsidRDefault="008C1228" w:rsidP="008F259A">
            <w:pPr>
              <w:spacing w:before="60"/>
              <w:rPr>
                <w:rFonts w:ascii="Arial" w:hAnsi="Arial" w:cs="Arial"/>
                <w:sz w:val="16"/>
                <w:szCs w:val="16"/>
              </w:rPr>
            </w:pPr>
            <w:ins w:id="4" w:author="Blake Latchford" w:date="2012-10-24T15:41:00Z">
              <w:r>
                <w:rPr>
                  <w:rFonts w:ascii="Arial" w:hAnsi="Arial" w:cs="Arial"/>
                  <w:sz w:val="16"/>
                  <w:szCs w:val="16"/>
                </w:rPr>
                <w:t>10</w:t>
              </w:r>
            </w:ins>
            <w:del w:id="5" w:author="Blake Latchford" w:date="2012-10-24T15:41:00Z">
              <w:r w:rsidR="0075708C" w:rsidRPr="00FB5C72" w:rsidDel="008C1228">
                <w:rPr>
                  <w:rFonts w:ascii="Arial" w:hAnsi="Arial" w:cs="Arial"/>
                  <w:sz w:val="16"/>
                  <w:szCs w:val="16"/>
                </w:rPr>
                <w:delText>16</w:delText>
              </w:r>
            </w:del>
            <w:r w:rsidR="008B7BCC" w:rsidRPr="00FB5C72">
              <w:rPr>
                <w:rFonts w:ascii="Arial" w:hAnsi="Arial" w:cs="Arial"/>
                <w:sz w:val="16"/>
                <w:szCs w:val="16"/>
              </w:rPr>
              <w:t>ms</w:t>
            </w:r>
          </w:p>
        </w:tc>
        <w:tc>
          <w:tcPr>
            <w:tcW w:w="3690" w:type="dxa"/>
            <w:tcBorders>
              <w:top w:val="single" w:sz="6" w:space="0" w:color="auto"/>
              <w:left w:val="single" w:sz="6" w:space="0" w:color="auto"/>
              <w:bottom w:val="single" w:sz="6" w:space="0" w:color="auto"/>
              <w:right w:val="single" w:sz="6" w:space="0" w:color="auto"/>
            </w:tcBorders>
          </w:tcPr>
          <w:p w:rsidR="008B7BCC" w:rsidRPr="00FB5C72" w:rsidRDefault="00464B86" w:rsidP="0075708C">
            <w:pPr>
              <w:spacing w:before="60"/>
              <w:rPr>
                <w:rFonts w:ascii="Arial" w:hAnsi="Arial" w:cs="Arial"/>
                <w:sz w:val="16"/>
                <w:szCs w:val="16"/>
              </w:rPr>
            </w:pPr>
            <w:r w:rsidRPr="00FB5C72">
              <w:rPr>
                <w:rFonts w:ascii="Arial" w:hAnsi="Arial" w:cs="Arial"/>
                <w:sz w:val="16"/>
                <w:szCs w:val="16"/>
              </w:rPr>
              <w:t xml:space="preserve">All states except </w:t>
            </w:r>
            <w:r w:rsidR="0075708C" w:rsidRPr="00FB5C72">
              <w:rPr>
                <w:rFonts w:ascii="Arial" w:hAnsi="Arial" w:cs="Arial"/>
                <w:sz w:val="16"/>
                <w:szCs w:val="16"/>
              </w:rPr>
              <w:t>Cold Init</w:t>
            </w:r>
          </w:p>
        </w:tc>
      </w:tr>
      <w:tr w:rsidR="0075708C" w:rsidRPr="00FB5C72" w:rsidTr="00B54697">
        <w:tc>
          <w:tcPr>
            <w:tcW w:w="3168" w:type="dxa"/>
            <w:tcBorders>
              <w:top w:val="single" w:sz="6" w:space="0" w:color="auto"/>
              <w:left w:val="single" w:sz="6" w:space="0" w:color="auto"/>
              <w:bottom w:val="single" w:sz="6" w:space="0" w:color="auto"/>
              <w:right w:val="single" w:sz="6" w:space="0" w:color="auto"/>
            </w:tcBorders>
          </w:tcPr>
          <w:p w:rsidR="0075708C" w:rsidRPr="00FB5C72" w:rsidRDefault="0075708C" w:rsidP="008F259A">
            <w:pPr>
              <w:spacing w:before="60"/>
              <w:rPr>
                <w:rFonts w:ascii="Arial" w:hAnsi="Arial" w:cs="Arial"/>
                <w:sz w:val="16"/>
                <w:szCs w:val="16"/>
              </w:rPr>
            </w:pPr>
            <w:r w:rsidRPr="00FB5C72">
              <w:rPr>
                <w:rFonts w:ascii="Arial" w:hAnsi="Arial" w:cs="Arial"/>
                <w:sz w:val="16"/>
                <w:szCs w:val="16"/>
              </w:rPr>
              <w:t>AbsHwPosScom_Per3</w:t>
            </w:r>
          </w:p>
        </w:tc>
        <w:tc>
          <w:tcPr>
            <w:tcW w:w="2070" w:type="dxa"/>
            <w:tcBorders>
              <w:top w:val="single" w:sz="6" w:space="0" w:color="auto"/>
              <w:left w:val="single" w:sz="6" w:space="0" w:color="auto"/>
              <w:bottom w:val="single" w:sz="6" w:space="0" w:color="auto"/>
              <w:right w:val="single" w:sz="6" w:space="0" w:color="auto"/>
            </w:tcBorders>
          </w:tcPr>
          <w:p w:rsidR="0075708C" w:rsidRPr="00FB5C72" w:rsidRDefault="008C1228" w:rsidP="008F259A">
            <w:pPr>
              <w:spacing w:before="60"/>
              <w:rPr>
                <w:rFonts w:ascii="Arial" w:hAnsi="Arial" w:cs="Arial"/>
                <w:sz w:val="16"/>
                <w:szCs w:val="16"/>
              </w:rPr>
            </w:pPr>
            <w:ins w:id="6" w:author="Blake Latchford" w:date="2012-10-24T15:41:00Z">
              <w:r>
                <w:rPr>
                  <w:rFonts w:ascii="Arial" w:hAnsi="Arial" w:cs="Arial"/>
                  <w:sz w:val="16"/>
                  <w:szCs w:val="16"/>
                </w:rPr>
                <w:t>10</w:t>
              </w:r>
            </w:ins>
            <w:del w:id="7" w:author="Blake Latchford" w:date="2012-10-24T15:41:00Z">
              <w:r w:rsidR="0075708C" w:rsidRPr="00FB5C72" w:rsidDel="008C1228">
                <w:rPr>
                  <w:rFonts w:ascii="Arial" w:hAnsi="Arial" w:cs="Arial"/>
                  <w:sz w:val="16"/>
                  <w:szCs w:val="16"/>
                </w:rPr>
                <w:delText>64</w:delText>
              </w:r>
            </w:del>
            <w:r w:rsidR="0075708C" w:rsidRPr="00FB5C72">
              <w:rPr>
                <w:rFonts w:ascii="Arial" w:hAnsi="Arial" w:cs="Arial"/>
                <w:sz w:val="16"/>
                <w:szCs w:val="16"/>
              </w:rPr>
              <w:t>ms</w:t>
            </w:r>
          </w:p>
        </w:tc>
        <w:tc>
          <w:tcPr>
            <w:tcW w:w="3690" w:type="dxa"/>
            <w:tcBorders>
              <w:top w:val="single" w:sz="6" w:space="0" w:color="auto"/>
              <w:left w:val="single" w:sz="6" w:space="0" w:color="auto"/>
              <w:bottom w:val="single" w:sz="6" w:space="0" w:color="auto"/>
              <w:right w:val="single" w:sz="6" w:space="0" w:color="auto"/>
            </w:tcBorders>
          </w:tcPr>
          <w:p w:rsidR="0075708C" w:rsidRPr="00FB5C72" w:rsidRDefault="0075708C" w:rsidP="008F259A">
            <w:pPr>
              <w:spacing w:before="60"/>
              <w:rPr>
                <w:rFonts w:ascii="Arial" w:hAnsi="Arial" w:cs="Arial"/>
                <w:sz w:val="16"/>
                <w:szCs w:val="16"/>
              </w:rPr>
            </w:pPr>
            <w:r w:rsidRPr="00FB5C72">
              <w:rPr>
                <w:rFonts w:ascii="Arial" w:hAnsi="Arial" w:cs="Arial"/>
                <w:sz w:val="16"/>
                <w:szCs w:val="16"/>
              </w:rPr>
              <w:t>All states except Cold Init</w:t>
            </w:r>
          </w:p>
        </w:tc>
      </w:tr>
    </w:tbl>
    <w:p w:rsidR="007A69AC" w:rsidRPr="00FB5C72" w:rsidRDefault="007A69AC"/>
    <w:p w:rsidR="004A781C" w:rsidRPr="00FB5C72" w:rsidRDefault="004A781C">
      <w:pPr>
        <w:pStyle w:val="Heading2"/>
      </w:pPr>
      <w:r w:rsidRPr="00FB5C72">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618"/>
        <w:gridCol w:w="5310"/>
      </w:tblGrid>
      <w:tr w:rsidR="007A69AC" w:rsidRPr="00FB5C72" w:rsidTr="008F259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Pr="00FB5C72" w:rsidRDefault="007A69AC" w:rsidP="008F259A">
            <w:pPr>
              <w:spacing w:before="60"/>
              <w:jc w:val="center"/>
              <w:rPr>
                <w:rFonts w:ascii="Arial" w:hAnsi="Arial" w:cs="Arial"/>
                <w:sz w:val="16"/>
              </w:rPr>
            </w:pPr>
            <w:r w:rsidRPr="00FB5C72">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Pr="00FB5C72" w:rsidRDefault="007A69AC" w:rsidP="008F259A">
            <w:pPr>
              <w:spacing w:before="60"/>
              <w:jc w:val="center"/>
              <w:rPr>
                <w:rFonts w:ascii="Arial" w:hAnsi="Arial" w:cs="Arial"/>
                <w:sz w:val="16"/>
              </w:rPr>
            </w:pPr>
            <w:r w:rsidRPr="00FB5C72">
              <w:rPr>
                <w:rFonts w:ascii="Arial" w:hAnsi="Arial" w:cs="Arial"/>
                <w:sz w:val="16"/>
              </w:rPr>
              <w:t xml:space="preserve">Sub-Module called by (Serial </w:t>
            </w:r>
            <w:proofErr w:type="spellStart"/>
            <w:r w:rsidRPr="00FB5C72">
              <w:rPr>
                <w:rFonts w:ascii="Arial" w:hAnsi="Arial" w:cs="Arial"/>
                <w:sz w:val="16"/>
              </w:rPr>
              <w:t>Comm</w:t>
            </w:r>
            <w:proofErr w:type="spellEnd"/>
            <w:r w:rsidRPr="00FB5C72">
              <w:rPr>
                <w:rFonts w:ascii="Arial" w:hAnsi="Arial" w:cs="Arial"/>
                <w:sz w:val="16"/>
              </w:rPr>
              <w:t xml:space="preserve"> Function Name)</w:t>
            </w:r>
          </w:p>
        </w:tc>
      </w:tr>
      <w:tr w:rsidR="007A69AC" w:rsidRPr="00FB5C72" w:rsidTr="008F259A">
        <w:tc>
          <w:tcPr>
            <w:tcW w:w="3618" w:type="dxa"/>
            <w:tcBorders>
              <w:top w:val="single" w:sz="6" w:space="0" w:color="auto"/>
              <w:left w:val="single" w:sz="6" w:space="0" w:color="auto"/>
              <w:bottom w:val="single" w:sz="6" w:space="0" w:color="auto"/>
              <w:right w:val="single" w:sz="6" w:space="0" w:color="auto"/>
            </w:tcBorders>
          </w:tcPr>
          <w:p w:rsidR="007A69AC" w:rsidRPr="00FB5C72" w:rsidRDefault="00116C15" w:rsidP="008F259A">
            <w:pPr>
              <w:spacing w:before="60"/>
              <w:rPr>
                <w:rFonts w:ascii="Arial" w:hAnsi="Arial" w:cs="Arial"/>
                <w:sz w:val="16"/>
              </w:rPr>
            </w:pPr>
            <w:proofErr w:type="spellStart"/>
            <w:r w:rsidRPr="00116C15">
              <w:rPr>
                <w:rFonts w:ascii="Arial" w:hAnsi="Arial" w:cs="Arial"/>
                <w:sz w:val="16"/>
              </w:rPr>
              <w:t>AbsHwPosScom_Scom_HwPosSrvRead</w:t>
            </w:r>
            <w:proofErr w:type="spellEnd"/>
          </w:p>
        </w:tc>
        <w:tc>
          <w:tcPr>
            <w:tcW w:w="5310" w:type="dxa"/>
            <w:tcBorders>
              <w:top w:val="single" w:sz="6" w:space="0" w:color="auto"/>
              <w:left w:val="single" w:sz="6" w:space="0" w:color="auto"/>
              <w:bottom w:val="single" w:sz="6" w:space="0" w:color="auto"/>
              <w:right w:val="single" w:sz="6" w:space="0" w:color="auto"/>
            </w:tcBorders>
          </w:tcPr>
          <w:p w:rsidR="007A69AC" w:rsidRPr="00FB5C72" w:rsidRDefault="007A69AC" w:rsidP="008F259A">
            <w:pPr>
              <w:spacing w:before="60"/>
              <w:rPr>
                <w:rFonts w:ascii="Arial" w:hAnsi="Arial" w:cs="Arial"/>
                <w:sz w:val="16"/>
              </w:rPr>
            </w:pPr>
          </w:p>
        </w:tc>
      </w:tr>
      <w:tr w:rsidR="00116C15" w:rsidRPr="00FB5C72" w:rsidTr="008F259A">
        <w:tc>
          <w:tcPr>
            <w:tcW w:w="3618" w:type="dxa"/>
            <w:tcBorders>
              <w:top w:val="single" w:sz="6" w:space="0" w:color="auto"/>
              <w:left w:val="single" w:sz="6" w:space="0" w:color="auto"/>
              <w:bottom w:val="single" w:sz="6" w:space="0" w:color="auto"/>
              <w:right w:val="single" w:sz="6" w:space="0" w:color="auto"/>
            </w:tcBorders>
          </w:tcPr>
          <w:p w:rsidR="00116C15" w:rsidRPr="00116C15" w:rsidRDefault="00116C15" w:rsidP="008F259A">
            <w:pPr>
              <w:spacing w:before="60"/>
              <w:rPr>
                <w:rFonts w:ascii="Arial" w:hAnsi="Arial" w:cs="Arial"/>
                <w:sz w:val="16"/>
              </w:rPr>
            </w:pPr>
            <w:proofErr w:type="spellStart"/>
            <w:r w:rsidRPr="00116C15">
              <w:rPr>
                <w:rFonts w:ascii="Arial" w:hAnsi="Arial" w:cs="Arial"/>
                <w:sz w:val="16"/>
              </w:rPr>
              <w:lastRenderedPageBreak/>
              <w:t>AbsHwPosScom_Scom_HwPosSrvSetToZero</w:t>
            </w:r>
            <w:proofErr w:type="spellEnd"/>
          </w:p>
        </w:tc>
        <w:tc>
          <w:tcPr>
            <w:tcW w:w="5310" w:type="dxa"/>
            <w:tcBorders>
              <w:top w:val="single" w:sz="6" w:space="0" w:color="auto"/>
              <w:left w:val="single" w:sz="6" w:space="0" w:color="auto"/>
              <w:bottom w:val="single" w:sz="6" w:space="0" w:color="auto"/>
              <w:right w:val="single" w:sz="6" w:space="0" w:color="auto"/>
            </w:tcBorders>
          </w:tcPr>
          <w:p w:rsidR="00116C15" w:rsidRPr="00FB5C72" w:rsidRDefault="00116C15" w:rsidP="008F259A">
            <w:pPr>
              <w:spacing w:before="60"/>
              <w:rPr>
                <w:rFonts w:ascii="Arial" w:hAnsi="Arial" w:cs="Arial"/>
                <w:sz w:val="16"/>
              </w:rPr>
            </w:pPr>
          </w:p>
        </w:tc>
      </w:tr>
    </w:tbl>
    <w:p w:rsidR="004A781C" w:rsidRPr="00FB5C72" w:rsidRDefault="004A781C">
      <w:pPr>
        <w:pStyle w:val="Heading1"/>
        <w:numPr>
          <w:ilvl w:val="0"/>
          <w:numId w:val="0"/>
        </w:numPr>
      </w:pPr>
    </w:p>
    <w:p w:rsidR="004A781C" w:rsidRPr="00FB5C72" w:rsidRDefault="004A781C">
      <w:pPr>
        <w:pStyle w:val="Heading1"/>
      </w:pPr>
      <w:r w:rsidRPr="00FB5C72">
        <w:br w:type="page"/>
      </w:r>
      <w:r w:rsidRPr="00FB5C72">
        <w:lastRenderedPageBreak/>
        <w:t>Memory Map Definition Requirements</w:t>
      </w:r>
    </w:p>
    <w:p w:rsidR="004A781C" w:rsidRPr="00FB5C72" w:rsidRDefault="004A781C">
      <w:pPr>
        <w:pStyle w:val="Heading2"/>
      </w:pPr>
      <w:r w:rsidRPr="00FB5C72">
        <w:t>Sub Modules (Functions)</w:t>
      </w:r>
    </w:p>
    <w:p w:rsidR="004A781C" w:rsidRPr="00FB5C72" w:rsidRDefault="004A781C">
      <w:r w:rsidRPr="00FB5C72">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RPr="00FB5C72"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Pr="00FB5C72" w:rsidRDefault="004A781C">
            <w:pPr>
              <w:spacing w:before="60"/>
              <w:jc w:val="center"/>
              <w:rPr>
                <w:rFonts w:ascii="Arial" w:hAnsi="Arial" w:cs="Arial"/>
                <w:sz w:val="16"/>
              </w:rPr>
            </w:pPr>
            <w:r w:rsidRPr="00FB5C72">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Pr="00FB5C72" w:rsidRDefault="004A781C">
            <w:pPr>
              <w:spacing w:before="60"/>
              <w:jc w:val="center"/>
              <w:rPr>
                <w:rFonts w:ascii="Arial" w:hAnsi="Arial" w:cs="Arial"/>
                <w:sz w:val="16"/>
              </w:rPr>
            </w:pPr>
            <w:r w:rsidRPr="00FB5C72">
              <w:rPr>
                <w:rFonts w:ascii="Arial" w:hAnsi="Arial" w:cs="Arial"/>
                <w:sz w:val="16"/>
              </w:rPr>
              <w:t>Software Segment</w:t>
            </w:r>
          </w:p>
        </w:tc>
      </w:tr>
      <w:tr w:rsidR="004A781C" w:rsidRPr="00B33C3A" w:rsidTr="00BF364D">
        <w:tc>
          <w:tcPr>
            <w:tcW w:w="4464" w:type="dxa"/>
            <w:tcBorders>
              <w:top w:val="single" w:sz="6" w:space="0" w:color="auto"/>
              <w:left w:val="single" w:sz="6" w:space="0" w:color="auto"/>
              <w:bottom w:val="single" w:sz="6" w:space="0" w:color="auto"/>
              <w:right w:val="single" w:sz="6" w:space="0" w:color="auto"/>
            </w:tcBorders>
          </w:tcPr>
          <w:p w:rsidR="004A781C" w:rsidRPr="00FB5C72" w:rsidRDefault="0075708C">
            <w:pPr>
              <w:spacing w:before="60"/>
              <w:rPr>
                <w:rFonts w:ascii="Arial" w:hAnsi="Arial" w:cs="Arial"/>
                <w:sz w:val="16"/>
              </w:rPr>
            </w:pPr>
            <w:r w:rsidRPr="00FB5C72">
              <w:rPr>
                <w:rFonts w:ascii="Arial" w:hAnsi="Arial" w:cs="Arial"/>
                <w:sz w:val="16"/>
                <w:szCs w:val="16"/>
              </w:rPr>
              <w:t>AbsHwPosScom_Init1</w:t>
            </w:r>
          </w:p>
        </w:tc>
        <w:tc>
          <w:tcPr>
            <w:tcW w:w="4464" w:type="dxa"/>
            <w:tcBorders>
              <w:top w:val="single" w:sz="6" w:space="0" w:color="auto"/>
              <w:left w:val="single" w:sz="6" w:space="0" w:color="auto"/>
              <w:bottom w:val="single" w:sz="6" w:space="0" w:color="auto"/>
              <w:right w:val="single" w:sz="6" w:space="0" w:color="auto"/>
            </w:tcBorders>
          </w:tcPr>
          <w:p w:rsidR="004A781C" w:rsidRPr="00FB5C72" w:rsidRDefault="0075708C" w:rsidP="00006763">
            <w:pPr>
              <w:spacing w:before="60"/>
              <w:rPr>
                <w:rFonts w:ascii="Arial" w:hAnsi="Arial" w:cs="Arial"/>
                <w:sz w:val="16"/>
                <w:lang w:val="fr-FR"/>
              </w:rPr>
            </w:pPr>
            <w:r w:rsidRPr="00FB5C72">
              <w:rPr>
                <w:rFonts w:ascii="Arial" w:hAnsi="Arial" w:cs="Arial"/>
                <w:sz w:val="16"/>
                <w:lang w:val="fr-FR"/>
              </w:rPr>
              <w:t>RTE_AP_ABSHWPOSSCOM_APPL_CODE</w:t>
            </w:r>
          </w:p>
        </w:tc>
      </w:tr>
      <w:tr w:rsidR="00660315" w:rsidRPr="00B33C3A" w:rsidTr="00BF364D">
        <w:tc>
          <w:tcPr>
            <w:tcW w:w="4464" w:type="dxa"/>
            <w:tcBorders>
              <w:top w:val="single" w:sz="6" w:space="0" w:color="auto"/>
              <w:left w:val="single" w:sz="6" w:space="0" w:color="auto"/>
              <w:bottom w:val="single" w:sz="6" w:space="0" w:color="auto"/>
              <w:right w:val="single" w:sz="6" w:space="0" w:color="auto"/>
            </w:tcBorders>
          </w:tcPr>
          <w:p w:rsidR="00660315" w:rsidRPr="00FB5C72" w:rsidRDefault="0075708C">
            <w:pPr>
              <w:spacing w:before="60"/>
              <w:rPr>
                <w:rFonts w:ascii="Arial" w:hAnsi="Arial" w:cs="Arial"/>
                <w:sz w:val="16"/>
              </w:rPr>
            </w:pPr>
            <w:r w:rsidRPr="00FB5C72">
              <w:rPr>
                <w:rFonts w:ascii="Arial" w:hAnsi="Arial" w:cs="Arial"/>
                <w:sz w:val="16"/>
                <w:szCs w:val="16"/>
              </w:rPr>
              <w:t>AbsHwPosScom_Per1</w:t>
            </w:r>
          </w:p>
        </w:tc>
        <w:tc>
          <w:tcPr>
            <w:tcW w:w="4464" w:type="dxa"/>
            <w:tcBorders>
              <w:top w:val="single" w:sz="6" w:space="0" w:color="auto"/>
              <w:left w:val="single" w:sz="6" w:space="0" w:color="auto"/>
              <w:bottom w:val="single" w:sz="6" w:space="0" w:color="auto"/>
              <w:right w:val="single" w:sz="6" w:space="0" w:color="auto"/>
            </w:tcBorders>
          </w:tcPr>
          <w:p w:rsidR="00660315" w:rsidRPr="00FB5C72" w:rsidRDefault="0075708C">
            <w:pPr>
              <w:spacing w:before="60"/>
              <w:rPr>
                <w:rFonts w:ascii="Arial" w:hAnsi="Arial" w:cs="Arial"/>
                <w:sz w:val="16"/>
                <w:lang w:val="fr-FR"/>
              </w:rPr>
            </w:pPr>
            <w:r w:rsidRPr="00FB5C72">
              <w:rPr>
                <w:rFonts w:ascii="Arial" w:hAnsi="Arial" w:cs="Arial"/>
                <w:sz w:val="16"/>
                <w:lang w:val="fr-FR"/>
              </w:rPr>
              <w:t>RTE_AP_ABSHWPOSSCOM_APPL_CODE</w:t>
            </w:r>
          </w:p>
        </w:tc>
      </w:tr>
      <w:tr w:rsidR="00660315" w:rsidRPr="00B33C3A" w:rsidTr="00BF364D">
        <w:tc>
          <w:tcPr>
            <w:tcW w:w="4464" w:type="dxa"/>
            <w:tcBorders>
              <w:top w:val="single" w:sz="6" w:space="0" w:color="auto"/>
              <w:left w:val="single" w:sz="6" w:space="0" w:color="auto"/>
              <w:bottom w:val="single" w:sz="6" w:space="0" w:color="auto"/>
              <w:right w:val="single" w:sz="6" w:space="0" w:color="auto"/>
            </w:tcBorders>
          </w:tcPr>
          <w:p w:rsidR="00660315" w:rsidRPr="00FB5C72" w:rsidRDefault="0075708C">
            <w:pPr>
              <w:spacing w:before="60"/>
              <w:rPr>
                <w:rFonts w:ascii="Arial" w:hAnsi="Arial" w:cs="Arial"/>
                <w:sz w:val="16"/>
                <w:lang w:val="fr-FR"/>
              </w:rPr>
            </w:pPr>
            <w:r w:rsidRPr="00FB5C72">
              <w:rPr>
                <w:rFonts w:ascii="Arial" w:hAnsi="Arial" w:cs="Arial"/>
                <w:sz w:val="16"/>
                <w:szCs w:val="16"/>
              </w:rPr>
              <w:t>AbsHwPosScom_Per2</w:t>
            </w:r>
          </w:p>
        </w:tc>
        <w:tc>
          <w:tcPr>
            <w:tcW w:w="4464" w:type="dxa"/>
            <w:tcBorders>
              <w:top w:val="single" w:sz="6" w:space="0" w:color="auto"/>
              <w:left w:val="single" w:sz="6" w:space="0" w:color="auto"/>
              <w:bottom w:val="single" w:sz="6" w:space="0" w:color="auto"/>
              <w:right w:val="single" w:sz="6" w:space="0" w:color="auto"/>
            </w:tcBorders>
          </w:tcPr>
          <w:p w:rsidR="00660315" w:rsidRPr="00FB5C72" w:rsidRDefault="0075708C">
            <w:pPr>
              <w:spacing w:before="60"/>
              <w:rPr>
                <w:rFonts w:ascii="Arial" w:hAnsi="Arial" w:cs="Arial"/>
                <w:sz w:val="16"/>
                <w:lang w:val="fr-FR"/>
              </w:rPr>
            </w:pPr>
            <w:r w:rsidRPr="00FB5C72">
              <w:rPr>
                <w:rFonts w:ascii="Arial" w:hAnsi="Arial" w:cs="Arial"/>
                <w:sz w:val="16"/>
                <w:lang w:val="fr-FR"/>
              </w:rPr>
              <w:t>RTE_AP_ABSHWPOSSCOM_APPL_CODE</w:t>
            </w:r>
          </w:p>
        </w:tc>
      </w:tr>
      <w:tr w:rsidR="0075708C" w:rsidRPr="00B33C3A" w:rsidTr="00BF364D">
        <w:tc>
          <w:tcPr>
            <w:tcW w:w="4464" w:type="dxa"/>
            <w:tcBorders>
              <w:top w:val="single" w:sz="6" w:space="0" w:color="auto"/>
              <w:left w:val="single" w:sz="6" w:space="0" w:color="auto"/>
              <w:bottom w:val="single" w:sz="6" w:space="0" w:color="auto"/>
              <w:right w:val="single" w:sz="6" w:space="0" w:color="auto"/>
            </w:tcBorders>
          </w:tcPr>
          <w:p w:rsidR="0075708C" w:rsidRPr="00FB5C72" w:rsidRDefault="0075708C">
            <w:pPr>
              <w:spacing w:before="60"/>
              <w:rPr>
                <w:rFonts w:ascii="Arial" w:hAnsi="Arial" w:cs="Arial"/>
                <w:sz w:val="16"/>
                <w:szCs w:val="16"/>
              </w:rPr>
            </w:pPr>
            <w:r w:rsidRPr="00FB5C72">
              <w:rPr>
                <w:rFonts w:ascii="Arial" w:hAnsi="Arial" w:cs="Arial"/>
                <w:sz w:val="16"/>
                <w:szCs w:val="16"/>
              </w:rPr>
              <w:t>AbsHwPosScom_Per3</w:t>
            </w:r>
          </w:p>
        </w:tc>
        <w:tc>
          <w:tcPr>
            <w:tcW w:w="4464" w:type="dxa"/>
            <w:tcBorders>
              <w:top w:val="single" w:sz="6" w:space="0" w:color="auto"/>
              <w:left w:val="single" w:sz="6" w:space="0" w:color="auto"/>
              <w:bottom w:val="single" w:sz="6" w:space="0" w:color="auto"/>
              <w:right w:val="single" w:sz="6" w:space="0" w:color="auto"/>
            </w:tcBorders>
          </w:tcPr>
          <w:p w:rsidR="0075708C" w:rsidRPr="00FB5C72" w:rsidRDefault="0075708C">
            <w:pPr>
              <w:spacing w:before="60"/>
              <w:rPr>
                <w:rFonts w:ascii="Arial" w:hAnsi="Arial" w:cs="Arial"/>
                <w:sz w:val="16"/>
                <w:lang w:val="fr-FR"/>
              </w:rPr>
            </w:pPr>
            <w:r w:rsidRPr="00FB5C72">
              <w:rPr>
                <w:rFonts w:ascii="Arial" w:hAnsi="Arial" w:cs="Arial"/>
                <w:sz w:val="16"/>
                <w:lang w:val="fr-FR"/>
              </w:rPr>
              <w:t>RTE_AP_ABSHWPOSSCOM_APPL_CODE</w:t>
            </w:r>
          </w:p>
        </w:tc>
      </w:tr>
    </w:tbl>
    <w:p w:rsidR="00BF364D" w:rsidRPr="00FB5C72" w:rsidRDefault="00BF364D" w:rsidP="00BF364D">
      <w:pPr>
        <w:pStyle w:val="Heading2"/>
        <w:numPr>
          <w:ilvl w:val="0"/>
          <w:numId w:val="0"/>
        </w:numPr>
        <w:ind w:left="576"/>
        <w:rPr>
          <w:lang w:val="fr-FR"/>
        </w:rPr>
      </w:pPr>
    </w:p>
    <w:p w:rsidR="004A781C" w:rsidRPr="00FB5C72" w:rsidRDefault="004A781C">
      <w:pPr>
        <w:pStyle w:val="Heading2"/>
      </w:pPr>
      <w:r w:rsidRPr="00FB5C72">
        <w:t>Local Functions</w:t>
      </w:r>
    </w:p>
    <w:p w:rsidR="004A781C" w:rsidRPr="00FB5C72" w:rsidRDefault="004A781C">
      <w:r w:rsidRPr="00FB5C72">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RPr="00FB5C72"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Pr="00FB5C72" w:rsidRDefault="004A781C">
            <w:pPr>
              <w:spacing w:before="60"/>
              <w:jc w:val="center"/>
              <w:rPr>
                <w:rFonts w:ascii="Arial" w:hAnsi="Arial" w:cs="Arial"/>
                <w:sz w:val="16"/>
              </w:rPr>
            </w:pPr>
            <w:r w:rsidRPr="00FB5C72">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Pr="00FB5C72" w:rsidRDefault="004A781C">
            <w:pPr>
              <w:spacing w:before="60"/>
              <w:jc w:val="center"/>
              <w:rPr>
                <w:rFonts w:ascii="Arial" w:hAnsi="Arial" w:cs="Arial"/>
                <w:sz w:val="16"/>
              </w:rPr>
            </w:pPr>
            <w:r w:rsidRPr="00FB5C72">
              <w:rPr>
                <w:rFonts w:ascii="Arial" w:hAnsi="Arial" w:cs="Arial"/>
                <w:sz w:val="16"/>
              </w:rPr>
              <w:t>Software Segment</w:t>
            </w:r>
          </w:p>
        </w:tc>
      </w:tr>
      <w:tr w:rsidR="00660315" w:rsidRPr="00FB5C72" w:rsidTr="00BF364D">
        <w:tc>
          <w:tcPr>
            <w:tcW w:w="4464" w:type="dxa"/>
            <w:tcBorders>
              <w:top w:val="single" w:sz="6" w:space="0" w:color="auto"/>
              <w:left w:val="single" w:sz="6" w:space="0" w:color="auto"/>
              <w:bottom w:val="single" w:sz="6" w:space="0" w:color="auto"/>
              <w:right w:val="single" w:sz="6" w:space="0" w:color="auto"/>
            </w:tcBorders>
          </w:tcPr>
          <w:p w:rsidR="00660315" w:rsidRPr="00FB5C72" w:rsidRDefault="00660315">
            <w:pPr>
              <w:spacing w:before="60"/>
              <w:rPr>
                <w:rFonts w:ascii="Arial" w:hAnsi="Arial" w:cs="Arial"/>
                <w:sz w:val="16"/>
              </w:rPr>
            </w:pPr>
            <w:r w:rsidRPr="00FB5C72">
              <w:rPr>
                <w:rFonts w:ascii="Arial" w:hAnsi="Arial" w:cs="Arial"/>
                <w:sz w:val="16"/>
              </w:rPr>
              <w:t>HwPosSLFilter1</w:t>
            </w:r>
          </w:p>
        </w:tc>
        <w:tc>
          <w:tcPr>
            <w:tcW w:w="4464" w:type="dxa"/>
            <w:tcBorders>
              <w:top w:val="single" w:sz="6" w:space="0" w:color="auto"/>
              <w:left w:val="single" w:sz="6" w:space="0" w:color="auto"/>
              <w:bottom w:val="single" w:sz="6" w:space="0" w:color="auto"/>
              <w:right w:val="single" w:sz="6" w:space="0" w:color="auto"/>
            </w:tcBorders>
          </w:tcPr>
          <w:p w:rsidR="00660315" w:rsidRPr="00FB5C72" w:rsidRDefault="00660315">
            <w:pPr>
              <w:spacing w:before="60"/>
              <w:rPr>
                <w:rFonts w:ascii="Arial" w:hAnsi="Arial" w:cs="Arial"/>
                <w:sz w:val="16"/>
              </w:rPr>
            </w:pPr>
            <w:r w:rsidRPr="00FB5C72">
              <w:rPr>
                <w:rFonts w:ascii="Arial" w:hAnsi="Arial" w:cs="Arial"/>
                <w:sz w:val="16"/>
              </w:rPr>
              <w:t>AP_</w:t>
            </w:r>
            <w:r w:rsidR="0075708C" w:rsidRPr="00FB5C72">
              <w:t xml:space="preserve"> </w:t>
            </w:r>
            <w:r w:rsidR="0075708C" w:rsidRPr="00FB5C72">
              <w:rPr>
                <w:rFonts w:ascii="Arial" w:hAnsi="Arial" w:cs="Arial"/>
                <w:sz w:val="16"/>
                <w:szCs w:val="16"/>
              </w:rPr>
              <w:t>ABSHWPOSSCOM</w:t>
            </w:r>
            <w:r w:rsidRPr="00FB5C72">
              <w:rPr>
                <w:rFonts w:ascii="Arial" w:hAnsi="Arial" w:cs="Arial"/>
                <w:sz w:val="16"/>
              </w:rPr>
              <w:t>_CODE</w:t>
            </w:r>
          </w:p>
        </w:tc>
      </w:tr>
      <w:tr w:rsidR="00660315" w:rsidRPr="00FB5C72" w:rsidTr="00BF364D">
        <w:tc>
          <w:tcPr>
            <w:tcW w:w="4464" w:type="dxa"/>
            <w:tcBorders>
              <w:top w:val="single" w:sz="6" w:space="0" w:color="auto"/>
              <w:left w:val="single" w:sz="6" w:space="0" w:color="auto"/>
              <w:bottom w:val="single" w:sz="6" w:space="0" w:color="auto"/>
              <w:right w:val="single" w:sz="6" w:space="0" w:color="auto"/>
            </w:tcBorders>
          </w:tcPr>
          <w:p w:rsidR="00660315" w:rsidRPr="00FB5C72" w:rsidRDefault="00660315">
            <w:pPr>
              <w:spacing w:before="60"/>
              <w:rPr>
                <w:rFonts w:ascii="Arial" w:hAnsi="Arial" w:cs="Arial"/>
                <w:sz w:val="16"/>
              </w:rPr>
            </w:pPr>
            <w:r w:rsidRPr="00FB5C72">
              <w:rPr>
                <w:rFonts w:ascii="Arial" w:hAnsi="Arial" w:cs="Arial"/>
                <w:sz w:val="16"/>
              </w:rPr>
              <w:t>HwPosSLFilter2</w:t>
            </w:r>
          </w:p>
        </w:tc>
        <w:tc>
          <w:tcPr>
            <w:tcW w:w="4464" w:type="dxa"/>
            <w:tcBorders>
              <w:top w:val="single" w:sz="6" w:space="0" w:color="auto"/>
              <w:left w:val="single" w:sz="6" w:space="0" w:color="auto"/>
              <w:bottom w:val="single" w:sz="6" w:space="0" w:color="auto"/>
              <w:right w:val="single" w:sz="6" w:space="0" w:color="auto"/>
            </w:tcBorders>
          </w:tcPr>
          <w:p w:rsidR="00660315" w:rsidRPr="00FB5C72" w:rsidRDefault="00660315">
            <w:pPr>
              <w:spacing w:before="60"/>
              <w:rPr>
                <w:rFonts w:ascii="Arial" w:hAnsi="Arial" w:cs="Arial"/>
                <w:sz w:val="16"/>
              </w:rPr>
            </w:pPr>
            <w:r w:rsidRPr="00FB5C72">
              <w:rPr>
                <w:rFonts w:ascii="Arial" w:hAnsi="Arial" w:cs="Arial"/>
                <w:sz w:val="16"/>
              </w:rPr>
              <w:t>AP_</w:t>
            </w:r>
            <w:r w:rsidR="0075708C" w:rsidRPr="00FB5C72">
              <w:t xml:space="preserve"> </w:t>
            </w:r>
            <w:r w:rsidR="0075708C" w:rsidRPr="00FB5C72">
              <w:rPr>
                <w:rFonts w:ascii="Arial" w:hAnsi="Arial" w:cs="Arial"/>
                <w:sz w:val="16"/>
                <w:szCs w:val="16"/>
              </w:rPr>
              <w:t>ABSHWPOSSCOM</w:t>
            </w:r>
            <w:r w:rsidRPr="00FB5C72">
              <w:rPr>
                <w:rFonts w:ascii="Arial" w:hAnsi="Arial" w:cs="Arial"/>
                <w:sz w:val="16"/>
              </w:rPr>
              <w:t>_CODE</w:t>
            </w:r>
          </w:p>
        </w:tc>
      </w:tr>
      <w:tr w:rsidR="00660315" w:rsidRPr="00FB5C72" w:rsidTr="00BF364D">
        <w:tc>
          <w:tcPr>
            <w:tcW w:w="4464" w:type="dxa"/>
            <w:tcBorders>
              <w:top w:val="single" w:sz="6" w:space="0" w:color="auto"/>
              <w:left w:val="single" w:sz="6" w:space="0" w:color="auto"/>
              <w:bottom w:val="single" w:sz="6" w:space="0" w:color="auto"/>
              <w:right w:val="single" w:sz="6" w:space="0" w:color="auto"/>
            </w:tcBorders>
          </w:tcPr>
          <w:p w:rsidR="00660315" w:rsidRPr="00FB5C72" w:rsidRDefault="007825F9">
            <w:pPr>
              <w:spacing w:before="60"/>
              <w:rPr>
                <w:rFonts w:ascii="Arial" w:hAnsi="Arial" w:cs="Arial"/>
                <w:sz w:val="16"/>
              </w:rPr>
            </w:pPr>
            <w:r w:rsidRPr="00FB5C72">
              <w:rPr>
                <w:rFonts w:ascii="Arial" w:hAnsi="Arial" w:cs="Arial"/>
                <w:sz w:val="16"/>
              </w:rPr>
              <w:t>Filter1Enable</w:t>
            </w:r>
          </w:p>
        </w:tc>
        <w:tc>
          <w:tcPr>
            <w:tcW w:w="4464" w:type="dxa"/>
            <w:tcBorders>
              <w:top w:val="single" w:sz="6" w:space="0" w:color="auto"/>
              <w:left w:val="single" w:sz="6" w:space="0" w:color="auto"/>
              <w:bottom w:val="single" w:sz="6" w:space="0" w:color="auto"/>
              <w:right w:val="single" w:sz="6" w:space="0" w:color="auto"/>
            </w:tcBorders>
          </w:tcPr>
          <w:p w:rsidR="00660315" w:rsidRPr="00FB5C72" w:rsidRDefault="00660315">
            <w:pPr>
              <w:spacing w:before="60"/>
              <w:rPr>
                <w:rFonts w:ascii="Arial" w:hAnsi="Arial" w:cs="Arial"/>
                <w:sz w:val="16"/>
              </w:rPr>
            </w:pPr>
            <w:r w:rsidRPr="00FB5C72">
              <w:rPr>
                <w:rFonts w:ascii="Arial" w:hAnsi="Arial" w:cs="Arial"/>
                <w:sz w:val="16"/>
              </w:rPr>
              <w:t>AP_</w:t>
            </w:r>
            <w:r w:rsidR="0075708C" w:rsidRPr="00FB5C72">
              <w:t xml:space="preserve"> </w:t>
            </w:r>
            <w:r w:rsidR="0075708C" w:rsidRPr="00FB5C72">
              <w:rPr>
                <w:rFonts w:ascii="Arial" w:hAnsi="Arial" w:cs="Arial"/>
                <w:sz w:val="16"/>
                <w:szCs w:val="16"/>
              </w:rPr>
              <w:t>ABSHWPOSSCOM</w:t>
            </w:r>
            <w:r w:rsidRPr="00FB5C72">
              <w:rPr>
                <w:rFonts w:ascii="Arial" w:hAnsi="Arial" w:cs="Arial"/>
                <w:sz w:val="16"/>
              </w:rPr>
              <w:t>_CODE</w:t>
            </w:r>
          </w:p>
        </w:tc>
      </w:tr>
      <w:tr w:rsidR="00660315" w:rsidRPr="00FB5C72" w:rsidTr="00BF364D">
        <w:tc>
          <w:tcPr>
            <w:tcW w:w="4464" w:type="dxa"/>
            <w:tcBorders>
              <w:top w:val="single" w:sz="6" w:space="0" w:color="auto"/>
              <w:left w:val="single" w:sz="6" w:space="0" w:color="auto"/>
              <w:bottom w:val="single" w:sz="6" w:space="0" w:color="auto"/>
              <w:right w:val="single" w:sz="6" w:space="0" w:color="auto"/>
            </w:tcBorders>
          </w:tcPr>
          <w:p w:rsidR="00660315" w:rsidRPr="00FB5C72" w:rsidRDefault="007825F9">
            <w:pPr>
              <w:spacing w:before="60"/>
              <w:rPr>
                <w:rFonts w:ascii="Arial" w:hAnsi="Arial" w:cs="Arial"/>
                <w:sz w:val="16"/>
              </w:rPr>
            </w:pPr>
            <w:r w:rsidRPr="00FB5C72">
              <w:rPr>
                <w:rFonts w:ascii="Arial" w:hAnsi="Arial" w:cs="Arial"/>
                <w:sz w:val="16"/>
              </w:rPr>
              <w:t>Filter2Enable</w:t>
            </w:r>
          </w:p>
        </w:tc>
        <w:tc>
          <w:tcPr>
            <w:tcW w:w="4464" w:type="dxa"/>
            <w:tcBorders>
              <w:top w:val="single" w:sz="6" w:space="0" w:color="auto"/>
              <w:left w:val="single" w:sz="6" w:space="0" w:color="auto"/>
              <w:bottom w:val="single" w:sz="6" w:space="0" w:color="auto"/>
              <w:right w:val="single" w:sz="6" w:space="0" w:color="auto"/>
            </w:tcBorders>
          </w:tcPr>
          <w:p w:rsidR="00660315" w:rsidRPr="00FB5C72" w:rsidRDefault="00660315">
            <w:pPr>
              <w:spacing w:before="60"/>
              <w:rPr>
                <w:rFonts w:ascii="Arial" w:hAnsi="Arial" w:cs="Arial"/>
                <w:sz w:val="16"/>
              </w:rPr>
            </w:pPr>
            <w:r w:rsidRPr="00FB5C72">
              <w:rPr>
                <w:rFonts w:ascii="Arial" w:hAnsi="Arial" w:cs="Arial"/>
                <w:sz w:val="16"/>
              </w:rPr>
              <w:t>AP_</w:t>
            </w:r>
            <w:r w:rsidR="0075708C" w:rsidRPr="00FB5C72">
              <w:t xml:space="preserve"> </w:t>
            </w:r>
            <w:r w:rsidR="0075708C" w:rsidRPr="00FB5C72">
              <w:rPr>
                <w:rFonts w:ascii="Arial" w:hAnsi="Arial" w:cs="Arial"/>
                <w:sz w:val="16"/>
                <w:szCs w:val="16"/>
              </w:rPr>
              <w:t>ABSHWPOSSCOM</w:t>
            </w:r>
            <w:r w:rsidRPr="00FB5C72">
              <w:rPr>
                <w:rFonts w:ascii="Arial" w:hAnsi="Arial" w:cs="Arial"/>
                <w:sz w:val="16"/>
              </w:rPr>
              <w:t>_CODE</w:t>
            </w:r>
          </w:p>
        </w:tc>
      </w:tr>
      <w:tr w:rsidR="00660315" w:rsidRPr="00FB5C72" w:rsidTr="00BF364D">
        <w:tc>
          <w:tcPr>
            <w:tcW w:w="4464" w:type="dxa"/>
            <w:tcBorders>
              <w:top w:val="single" w:sz="6" w:space="0" w:color="auto"/>
              <w:left w:val="single" w:sz="6" w:space="0" w:color="auto"/>
              <w:bottom w:val="single" w:sz="6" w:space="0" w:color="auto"/>
              <w:right w:val="single" w:sz="6" w:space="0" w:color="auto"/>
            </w:tcBorders>
          </w:tcPr>
          <w:p w:rsidR="00660315" w:rsidRPr="00FB5C72" w:rsidRDefault="00660315">
            <w:pPr>
              <w:spacing w:before="60"/>
              <w:rPr>
                <w:rFonts w:ascii="Arial" w:hAnsi="Arial" w:cs="Arial"/>
                <w:sz w:val="16"/>
              </w:rPr>
            </w:pPr>
            <w:proofErr w:type="spellStart"/>
            <w:r w:rsidRPr="00FB5C72">
              <w:rPr>
                <w:rFonts w:ascii="Arial" w:hAnsi="Arial" w:cs="Arial"/>
                <w:sz w:val="16"/>
              </w:rPr>
              <w:t>CalSwitchTimer</w:t>
            </w:r>
            <w:proofErr w:type="spellEnd"/>
          </w:p>
        </w:tc>
        <w:tc>
          <w:tcPr>
            <w:tcW w:w="4464" w:type="dxa"/>
            <w:tcBorders>
              <w:top w:val="single" w:sz="6" w:space="0" w:color="auto"/>
              <w:left w:val="single" w:sz="6" w:space="0" w:color="auto"/>
              <w:bottom w:val="single" w:sz="6" w:space="0" w:color="auto"/>
              <w:right w:val="single" w:sz="6" w:space="0" w:color="auto"/>
            </w:tcBorders>
          </w:tcPr>
          <w:p w:rsidR="00660315" w:rsidRPr="00FB5C72" w:rsidRDefault="00660315">
            <w:pPr>
              <w:spacing w:before="60"/>
              <w:rPr>
                <w:rFonts w:ascii="Arial" w:hAnsi="Arial" w:cs="Arial"/>
                <w:sz w:val="16"/>
              </w:rPr>
            </w:pPr>
            <w:r w:rsidRPr="00FB5C72">
              <w:rPr>
                <w:rFonts w:ascii="Arial" w:hAnsi="Arial" w:cs="Arial"/>
                <w:sz w:val="16"/>
              </w:rPr>
              <w:t>AP_</w:t>
            </w:r>
            <w:r w:rsidR="0075708C" w:rsidRPr="00FB5C72">
              <w:t xml:space="preserve"> </w:t>
            </w:r>
            <w:r w:rsidR="0075708C" w:rsidRPr="00FB5C72">
              <w:rPr>
                <w:rFonts w:ascii="Arial" w:hAnsi="Arial" w:cs="Arial"/>
                <w:sz w:val="16"/>
                <w:szCs w:val="16"/>
              </w:rPr>
              <w:t>ABSHWPOSSCOM</w:t>
            </w:r>
            <w:r w:rsidRPr="00FB5C72">
              <w:rPr>
                <w:rFonts w:ascii="Arial" w:hAnsi="Arial" w:cs="Arial"/>
                <w:sz w:val="16"/>
              </w:rPr>
              <w:t>_CODE</w:t>
            </w:r>
          </w:p>
        </w:tc>
      </w:tr>
    </w:tbl>
    <w:p w:rsidR="004A781C" w:rsidRPr="00FB5C72" w:rsidRDefault="004A781C">
      <w:pPr>
        <w:pStyle w:val="Heading1"/>
        <w:numPr>
          <w:ilvl w:val="0"/>
          <w:numId w:val="0"/>
        </w:numPr>
      </w:pPr>
    </w:p>
    <w:p w:rsidR="004A781C" w:rsidRPr="00FB5C72" w:rsidRDefault="004A781C">
      <w:pPr>
        <w:pStyle w:val="Heading1"/>
      </w:pPr>
      <w:r w:rsidRPr="00FB5C72">
        <w:br w:type="page"/>
      </w:r>
      <w:r w:rsidRPr="00FB5C72">
        <w:lastRenderedPageBreak/>
        <w:t xml:space="preserve">Known Issues / Limitations </w:t>
      </w:r>
      <w:proofErr w:type="gramStart"/>
      <w:r w:rsidRPr="00FB5C72">
        <w:t>With</w:t>
      </w:r>
      <w:proofErr w:type="gramEnd"/>
      <w:r w:rsidRPr="00FB5C72">
        <w:t xml:space="preserve"> Design</w:t>
      </w:r>
    </w:p>
    <w:p w:rsidR="004A781C" w:rsidRPr="00FB5C72" w:rsidRDefault="00AA3693" w:rsidP="00AA3693">
      <w:pPr>
        <w:pStyle w:val="Heading1"/>
        <w:numPr>
          <w:ilvl w:val="0"/>
          <w:numId w:val="0"/>
        </w:numPr>
        <w:ind w:left="432" w:firstLine="288"/>
      </w:pPr>
      <w:r w:rsidRPr="00FB5C72">
        <w:rPr>
          <w:b w:val="0"/>
          <w:sz w:val="20"/>
        </w:rPr>
        <w:t xml:space="preserve">Note1: Deviation from FDD: Cal </w:t>
      </w:r>
      <w:proofErr w:type="spellStart"/>
      <w:r w:rsidRPr="00FB5C72">
        <w:rPr>
          <w:b w:val="0"/>
          <w:sz w:val="20"/>
        </w:rPr>
        <w:t>k_MtrToHw_Res_Conversion</w:t>
      </w:r>
      <w:proofErr w:type="spellEnd"/>
      <w:r w:rsidRPr="00FB5C72">
        <w:rPr>
          <w:b w:val="0"/>
          <w:sz w:val="20"/>
        </w:rPr>
        <w:t xml:space="preserve"> is not used for </w:t>
      </w:r>
      <w:proofErr w:type="spellStart"/>
      <w:r w:rsidRPr="00FB5C72">
        <w:rPr>
          <w:b w:val="0"/>
          <w:sz w:val="20"/>
        </w:rPr>
        <w:t>Scaled_MtrPos</w:t>
      </w:r>
      <w:proofErr w:type="spellEnd"/>
      <w:r w:rsidRPr="00FB5C72">
        <w:rPr>
          <w:b w:val="0"/>
          <w:sz w:val="20"/>
        </w:rPr>
        <w:t xml:space="preserve"> calculations</w:t>
      </w:r>
      <w:r w:rsidR="00EE709B" w:rsidRPr="00FB5C72">
        <w:rPr>
          <w:b w:val="0"/>
          <w:sz w:val="20"/>
        </w:rPr>
        <w:t xml:space="preserve"> in this software</w:t>
      </w:r>
      <w:r w:rsidRPr="00FB5C72">
        <w:rPr>
          <w:b w:val="0"/>
          <w:sz w:val="20"/>
        </w:rPr>
        <w:t>. Refer FDD- 05D section 5.1.2.2</w:t>
      </w:r>
      <w:proofErr w:type="gramStart"/>
      <w:r w:rsidRPr="00FB5C72">
        <w:rPr>
          <w:b w:val="0"/>
          <w:sz w:val="20"/>
        </w:rPr>
        <w:t>.</w:t>
      </w:r>
      <w:r w:rsidR="00C80239" w:rsidRPr="00FB5C72">
        <w:rPr>
          <w:b w:val="0"/>
          <w:sz w:val="20"/>
        </w:rPr>
        <w:t>(</w:t>
      </w:r>
      <w:proofErr w:type="gramEnd"/>
      <w:r w:rsidR="00C80239" w:rsidRPr="00FB5C72">
        <w:rPr>
          <w:b w:val="0"/>
          <w:sz w:val="20"/>
        </w:rPr>
        <w:t xml:space="preserve">This cal was for a </w:t>
      </w:r>
      <w:proofErr w:type="spellStart"/>
      <w:r w:rsidR="00C80239" w:rsidRPr="00FB5C72">
        <w:rPr>
          <w:b w:val="0"/>
          <w:sz w:val="20"/>
        </w:rPr>
        <w:t>fixedtype</w:t>
      </w:r>
      <w:proofErr w:type="spellEnd"/>
      <w:r w:rsidR="00C80239" w:rsidRPr="00FB5C72">
        <w:rPr>
          <w:b w:val="0"/>
          <w:sz w:val="20"/>
        </w:rPr>
        <w:t xml:space="preserve"> implementation).</w:t>
      </w:r>
      <w:r w:rsidR="004A781C" w:rsidRPr="00FB5C72">
        <w:br w:type="page"/>
      </w:r>
      <w:r w:rsidR="004A781C" w:rsidRPr="00FB5C72">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16"/>
        <w:gridCol w:w="662"/>
        <w:gridCol w:w="6210"/>
        <w:gridCol w:w="1080"/>
        <w:gridCol w:w="1105"/>
      </w:tblGrid>
      <w:tr w:rsidR="004A781C" w:rsidRPr="00FB5C72">
        <w:tc>
          <w:tcPr>
            <w:tcW w:w="616" w:type="dxa"/>
          </w:tcPr>
          <w:p w:rsidR="004A781C" w:rsidRPr="00FB5C72" w:rsidRDefault="004A781C">
            <w:pPr>
              <w:spacing w:before="60"/>
              <w:rPr>
                <w:rFonts w:ascii="Arial" w:hAnsi="Arial" w:cs="Arial"/>
                <w:b/>
                <w:bCs/>
                <w:sz w:val="16"/>
              </w:rPr>
            </w:pPr>
            <w:r w:rsidRPr="00FB5C72">
              <w:rPr>
                <w:rFonts w:ascii="Arial" w:hAnsi="Arial" w:cs="Arial"/>
                <w:b/>
                <w:bCs/>
                <w:sz w:val="16"/>
              </w:rPr>
              <w:t>Item #</w:t>
            </w:r>
          </w:p>
        </w:tc>
        <w:tc>
          <w:tcPr>
            <w:tcW w:w="662" w:type="dxa"/>
          </w:tcPr>
          <w:p w:rsidR="004A781C" w:rsidRPr="00FB5C72" w:rsidRDefault="004A781C">
            <w:pPr>
              <w:spacing w:before="60"/>
              <w:rPr>
                <w:rFonts w:ascii="Arial" w:hAnsi="Arial" w:cs="Arial"/>
                <w:b/>
                <w:bCs/>
                <w:sz w:val="16"/>
              </w:rPr>
            </w:pPr>
            <w:r w:rsidRPr="00FB5C72">
              <w:rPr>
                <w:rFonts w:ascii="Arial" w:hAnsi="Arial" w:cs="Arial"/>
                <w:b/>
                <w:bCs/>
                <w:sz w:val="16"/>
              </w:rPr>
              <w:t>Rev #</w:t>
            </w:r>
          </w:p>
        </w:tc>
        <w:tc>
          <w:tcPr>
            <w:tcW w:w="6210" w:type="dxa"/>
          </w:tcPr>
          <w:p w:rsidR="004A781C" w:rsidRPr="00FB5C72" w:rsidRDefault="004A781C">
            <w:pPr>
              <w:spacing w:before="60"/>
              <w:rPr>
                <w:rFonts w:ascii="Arial" w:hAnsi="Arial" w:cs="Arial"/>
                <w:b/>
                <w:bCs/>
                <w:sz w:val="16"/>
              </w:rPr>
            </w:pPr>
            <w:r w:rsidRPr="00FB5C72">
              <w:rPr>
                <w:rFonts w:ascii="Arial" w:hAnsi="Arial" w:cs="Arial"/>
                <w:b/>
                <w:bCs/>
                <w:sz w:val="16"/>
              </w:rPr>
              <w:t>Change Description</w:t>
            </w:r>
          </w:p>
        </w:tc>
        <w:tc>
          <w:tcPr>
            <w:tcW w:w="1080" w:type="dxa"/>
          </w:tcPr>
          <w:p w:rsidR="004A781C" w:rsidRPr="00FB5C72" w:rsidRDefault="004A781C">
            <w:pPr>
              <w:spacing w:before="60"/>
              <w:rPr>
                <w:rFonts w:ascii="Arial" w:hAnsi="Arial" w:cs="Arial"/>
                <w:b/>
                <w:bCs/>
                <w:sz w:val="16"/>
              </w:rPr>
            </w:pPr>
            <w:r w:rsidRPr="00FB5C72">
              <w:rPr>
                <w:rFonts w:ascii="Arial" w:hAnsi="Arial" w:cs="Arial"/>
                <w:b/>
                <w:bCs/>
                <w:sz w:val="16"/>
              </w:rPr>
              <w:t xml:space="preserve">Date </w:t>
            </w:r>
          </w:p>
        </w:tc>
        <w:tc>
          <w:tcPr>
            <w:tcW w:w="1105" w:type="dxa"/>
          </w:tcPr>
          <w:p w:rsidR="004A781C" w:rsidRPr="00FB5C72" w:rsidRDefault="004A781C">
            <w:pPr>
              <w:spacing w:before="60"/>
              <w:rPr>
                <w:rFonts w:ascii="Arial" w:hAnsi="Arial" w:cs="Arial"/>
                <w:b/>
                <w:bCs/>
                <w:sz w:val="16"/>
              </w:rPr>
            </w:pPr>
            <w:r w:rsidRPr="00FB5C72">
              <w:rPr>
                <w:rFonts w:ascii="Arial" w:hAnsi="Arial" w:cs="Arial"/>
                <w:b/>
                <w:bCs/>
                <w:sz w:val="16"/>
              </w:rPr>
              <w:t>Author Initials</w:t>
            </w:r>
          </w:p>
        </w:tc>
      </w:tr>
      <w:tr w:rsidR="004A781C" w:rsidRPr="00FB5C72">
        <w:tc>
          <w:tcPr>
            <w:tcW w:w="616" w:type="dxa"/>
          </w:tcPr>
          <w:p w:rsidR="004A781C" w:rsidRPr="00FB5C72" w:rsidRDefault="004A781C">
            <w:pPr>
              <w:spacing w:before="60"/>
              <w:rPr>
                <w:rFonts w:ascii="Arial" w:hAnsi="Arial" w:cs="Arial"/>
                <w:sz w:val="16"/>
              </w:rPr>
            </w:pPr>
            <w:r w:rsidRPr="00FB5C72">
              <w:rPr>
                <w:rFonts w:ascii="Arial" w:hAnsi="Arial" w:cs="Arial"/>
                <w:sz w:val="16"/>
              </w:rPr>
              <w:t>1</w:t>
            </w:r>
          </w:p>
        </w:tc>
        <w:tc>
          <w:tcPr>
            <w:tcW w:w="662" w:type="dxa"/>
          </w:tcPr>
          <w:p w:rsidR="004A781C" w:rsidRPr="00FB5C72" w:rsidRDefault="00833940">
            <w:pPr>
              <w:spacing w:before="60"/>
              <w:rPr>
                <w:rFonts w:ascii="Arial" w:hAnsi="Arial" w:cs="Arial"/>
                <w:sz w:val="16"/>
              </w:rPr>
            </w:pPr>
            <w:r w:rsidRPr="00FB5C72">
              <w:rPr>
                <w:rFonts w:ascii="Arial" w:hAnsi="Arial" w:cs="Arial"/>
                <w:sz w:val="16"/>
              </w:rPr>
              <w:t>1.0</w:t>
            </w:r>
          </w:p>
        </w:tc>
        <w:tc>
          <w:tcPr>
            <w:tcW w:w="6210" w:type="dxa"/>
          </w:tcPr>
          <w:p w:rsidR="004A781C" w:rsidRPr="00FB5C72" w:rsidRDefault="00833940">
            <w:pPr>
              <w:spacing w:before="60"/>
              <w:rPr>
                <w:rFonts w:ascii="Arial" w:hAnsi="Arial" w:cs="Arial"/>
                <w:sz w:val="16"/>
              </w:rPr>
            </w:pPr>
            <w:r w:rsidRPr="00FB5C72">
              <w:rPr>
                <w:rFonts w:ascii="Arial" w:hAnsi="Arial" w:cs="Arial"/>
                <w:sz w:val="16"/>
              </w:rPr>
              <w:t xml:space="preserve">Initial </w:t>
            </w:r>
            <w:proofErr w:type="spellStart"/>
            <w:r w:rsidRPr="00FB5C72">
              <w:rPr>
                <w:rFonts w:ascii="Arial" w:hAnsi="Arial" w:cs="Arial"/>
                <w:sz w:val="16"/>
              </w:rPr>
              <w:t>AutoSAR</w:t>
            </w:r>
            <w:proofErr w:type="spellEnd"/>
            <w:r w:rsidRPr="00FB5C72">
              <w:rPr>
                <w:rFonts w:ascii="Arial" w:hAnsi="Arial" w:cs="Arial"/>
                <w:sz w:val="16"/>
              </w:rPr>
              <w:t xml:space="preserve"> Release</w:t>
            </w:r>
          </w:p>
        </w:tc>
        <w:tc>
          <w:tcPr>
            <w:tcW w:w="1080" w:type="dxa"/>
          </w:tcPr>
          <w:p w:rsidR="004A781C" w:rsidRPr="00FB5C72" w:rsidRDefault="0075708C">
            <w:pPr>
              <w:spacing w:before="60"/>
              <w:rPr>
                <w:rFonts w:ascii="Arial" w:hAnsi="Arial" w:cs="Arial"/>
                <w:sz w:val="16"/>
              </w:rPr>
            </w:pPr>
            <w:r w:rsidRPr="00FB5C72">
              <w:rPr>
                <w:rFonts w:ascii="Arial" w:hAnsi="Arial" w:cs="Arial"/>
                <w:sz w:val="16"/>
              </w:rPr>
              <w:t>24-April-12</w:t>
            </w:r>
          </w:p>
        </w:tc>
        <w:tc>
          <w:tcPr>
            <w:tcW w:w="1105" w:type="dxa"/>
          </w:tcPr>
          <w:p w:rsidR="004A781C" w:rsidRPr="00FB5C72" w:rsidRDefault="001F50B4" w:rsidP="001F50B4">
            <w:pPr>
              <w:spacing w:before="60"/>
              <w:rPr>
                <w:rFonts w:ascii="Arial" w:hAnsi="Arial" w:cs="Arial"/>
                <w:sz w:val="16"/>
              </w:rPr>
            </w:pPr>
            <w:r w:rsidRPr="00FB5C72">
              <w:rPr>
                <w:rFonts w:ascii="Arial" w:hAnsi="Arial" w:cs="Arial"/>
                <w:sz w:val="16"/>
              </w:rPr>
              <w:t>NRAR</w:t>
            </w:r>
          </w:p>
        </w:tc>
      </w:tr>
      <w:tr w:rsidR="00F813A1" w:rsidRPr="00FB5C72">
        <w:tc>
          <w:tcPr>
            <w:tcW w:w="616" w:type="dxa"/>
          </w:tcPr>
          <w:p w:rsidR="00F813A1" w:rsidRPr="00FB5C72" w:rsidRDefault="00F813A1">
            <w:pPr>
              <w:spacing w:before="60"/>
              <w:rPr>
                <w:rFonts w:ascii="Arial" w:hAnsi="Arial" w:cs="Arial"/>
                <w:sz w:val="16"/>
              </w:rPr>
            </w:pPr>
            <w:r>
              <w:rPr>
                <w:rFonts w:ascii="Arial" w:hAnsi="Arial" w:cs="Arial"/>
                <w:sz w:val="16"/>
              </w:rPr>
              <w:t>2</w:t>
            </w:r>
          </w:p>
        </w:tc>
        <w:tc>
          <w:tcPr>
            <w:tcW w:w="662" w:type="dxa"/>
          </w:tcPr>
          <w:p w:rsidR="00F813A1" w:rsidRPr="00FB5C72" w:rsidRDefault="00F813A1">
            <w:pPr>
              <w:spacing w:before="60"/>
              <w:rPr>
                <w:rFonts w:ascii="Arial" w:hAnsi="Arial" w:cs="Arial"/>
                <w:sz w:val="16"/>
              </w:rPr>
            </w:pPr>
            <w:r>
              <w:rPr>
                <w:rFonts w:ascii="Arial" w:hAnsi="Arial" w:cs="Arial"/>
                <w:sz w:val="16"/>
              </w:rPr>
              <w:t>2.0</w:t>
            </w:r>
          </w:p>
        </w:tc>
        <w:tc>
          <w:tcPr>
            <w:tcW w:w="6210" w:type="dxa"/>
          </w:tcPr>
          <w:p w:rsidR="00F813A1" w:rsidRPr="00FB5C72" w:rsidRDefault="00F813A1">
            <w:pPr>
              <w:spacing w:before="60"/>
              <w:rPr>
                <w:rFonts w:ascii="Arial" w:hAnsi="Arial" w:cs="Arial"/>
                <w:sz w:val="16"/>
              </w:rPr>
            </w:pPr>
            <w:r>
              <w:rPr>
                <w:rFonts w:ascii="Arial" w:hAnsi="Arial" w:cs="Arial"/>
                <w:sz w:val="16"/>
              </w:rPr>
              <w:t>Text format changes</w:t>
            </w:r>
          </w:p>
        </w:tc>
        <w:tc>
          <w:tcPr>
            <w:tcW w:w="1080" w:type="dxa"/>
          </w:tcPr>
          <w:p w:rsidR="00F813A1" w:rsidRPr="00FB5C72" w:rsidRDefault="00F813A1">
            <w:pPr>
              <w:spacing w:before="60"/>
              <w:rPr>
                <w:rFonts w:ascii="Arial" w:hAnsi="Arial" w:cs="Arial"/>
                <w:sz w:val="16"/>
              </w:rPr>
            </w:pPr>
            <w:r>
              <w:rPr>
                <w:rFonts w:ascii="Arial" w:hAnsi="Arial" w:cs="Arial"/>
                <w:sz w:val="16"/>
              </w:rPr>
              <w:t>25-April-12</w:t>
            </w:r>
          </w:p>
        </w:tc>
        <w:tc>
          <w:tcPr>
            <w:tcW w:w="1105" w:type="dxa"/>
          </w:tcPr>
          <w:p w:rsidR="00F813A1" w:rsidRPr="00FB5C72" w:rsidRDefault="00F813A1" w:rsidP="001F50B4">
            <w:pPr>
              <w:spacing w:before="60"/>
              <w:rPr>
                <w:rFonts w:ascii="Arial" w:hAnsi="Arial" w:cs="Arial"/>
                <w:sz w:val="16"/>
              </w:rPr>
            </w:pPr>
            <w:r>
              <w:rPr>
                <w:rFonts w:ascii="Arial" w:hAnsi="Arial" w:cs="Arial"/>
                <w:sz w:val="16"/>
              </w:rPr>
              <w:t>NRAR</w:t>
            </w:r>
          </w:p>
        </w:tc>
      </w:tr>
      <w:tr w:rsidR="00F813A1" w:rsidRPr="00FB5C72">
        <w:tc>
          <w:tcPr>
            <w:tcW w:w="616" w:type="dxa"/>
          </w:tcPr>
          <w:p w:rsidR="00F813A1" w:rsidRDefault="00F813A1">
            <w:pPr>
              <w:spacing w:before="60"/>
              <w:rPr>
                <w:rFonts w:ascii="Arial" w:hAnsi="Arial" w:cs="Arial"/>
                <w:sz w:val="16"/>
              </w:rPr>
            </w:pPr>
            <w:r>
              <w:rPr>
                <w:rFonts w:ascii="Arial" w:hAnsi="Arial" w:cs="Arial"/>
                <w:sz w:val="16"/>
              </w:rPr>
              <w:t>3</w:t>
            </w:r>
          </w:p>
        </w:tc>
        <w:tc>
          <w:tcPr>
            <w:tcW w:w="662" w:type="dxa"/>
          </w:tcPr>
          <w:p w:rsidR="00F813A1" w:rsidRDefault="00F813A1">
            <w:pPr>
              <w:spacing w:before="60"/>
              <w:rPr>
                <w:rFonts w:ascii="Arial" w:hAnsi="Arial" w:cs="Arial"/>
                <w:sz w:val="16"/>
              </w:rPr>
            </w:pPr>
            <w:r>
              <w:rPr>
                <w:rFonts w:ascii="Arial" w:hAnsi="Arial" w:cs="Arial"/>
                <w:sz w:val="16"/>
              </w:rPr>
              <w:t>3.0</w:t>
            </w:r>
          </w:p>
        </w:tc>
        <w:tc>
          <w:tcPr>
            <w:tcW w:w="6210" w:type="dxa"/>
          </w:tcPr>
          <w:p w:rsidR="00F813A1" w:rsidRDefault="00F813A1">
            <w:pPr>
              <w:spacing w:before="60"/>
              <w:rPr>
                <w:rFonts w:ascii="Arial" w:hAnsi="Arial" w:cs="Arial"/>
                <w:sz w:val="16"/>
              </w:rPr>
            </w:pPr>
            <w:proofErr w:type="spellStart"/>
            <w:r>
              <w:rPr>
                <w:rFonts w:ascii="Arial" w:hAnsi="Arial" w:cs="Arial"/>
                <w:sz w:val="16"/>
              </w:rPr>
              <w:t>HandWheelPosition</w:t>
            </w:r>
            <w:proofErr w:type="spellEnd"/>
            <w:r>
              <w:rPr>
                <w:rFonts w:ascii="Arial" w:hAnsi="Arial" w:cs="Arial"/>
                <w:sz w:val="16"/>
              </w:rPr>
              <w:t xml:space="preserve"> range is changed from +/-1440.11 to +/-1620HwDeg</w:t>
            </w:r>
          </w:p>
        </w:tc>
        <w:tc>
          <w:tcPr>
            <w:tcW w:w="1080" w:type="dxa"/>
          </w:tcPr>
          <w:p w:rsidR="00F813A1" w:rsidRDefault="00F813A1">
            <w:pPr>
              <w:spacing w:before="60"/>
              <w:rPr>
                <w:rFonts w:ascii="Arial" w:hAnsi="Arial" w:cs="Arial"/>
                <w:sz w:val="16"/>
              </w:rPr>
            </w:pPr>
            <w:r>
              <w:rPr>
                <w:rFonts w:ascii="Arial" w:hAnsi="Arial" w:cs="Arial"/>
                <w:sz w:val="16"/>
              </w:rPr>
              <w:t>26-April-12</w:t>
            </w:r>
          </w:p>
        </w:tc>
        <w:tc>
          <w:tcPr>
            <w:tcW w:w="1105" w:type="dxa"/>
          </w:tcPr>
          <w:p w:rsidR="00F813A1" w:rsidRDefault="00F813A1" w:rsidP="001F50B4">
            <w:pPr>
              <w:spacing w:before="60"/>
              <w:rPr>
                <w:rFonts w:ascii="Arial" w:hAnsi="Arial" w:cs="Arial"/>
                <w:sz w:val="16"/>
              </w:rPr>
            </w:pPr>
            <w:r>
              <w:rPr>
                <w:rFonts w:ascii="Arial" w:hAnsi="Arial" w:cs="Arial"/>
                <w:sz w:val="16"/>
              </w:rPr>
              <w:t>NRAR</w:t>
            </w:r>
          </w:p>
        </w:tc>
      </w:tr>
      <w:tr w:rsidR="00317AF8" w:rsidRPr="00FB5C72">
        <w:tc>
          <w:tcPr>
            <w:tcW w:w="616" w:type="dxa"/>
          </w:tcPr>
          <w:p w:rsidR="00317AF8" w:rsidRDefault="00317AF8">
            <w:pPr>
              <w:spacing w:before="60"/>
              <w:rPr>
                <w:rFonts w:ascii="Arial" w:hAnsi="Arial" w:cs="Arial"/>
                <w:sz w:val="16"/>
              </w:rPr>
            </w:pPr>
            <w:r>
              <w:rPr>
                <w:rFonts w:ascii="Arial" w:hAnsi="Arial" w:cs="Arial"/>
                <w:sz w:val="16"/>
              </w:rPr>
              <w:t>4</w:t>
            </w:r>
          </w:p>
        </w:tc>
        <w:tc>
          <w:tcPr>
            <w:tcW w:w="662" w:type="dxa"/>
          </w:tcPr>
          <w:p w:rsidR="00317AF8" w:rsidRDefault="00317AF8">
            <w:pPr>
              <w:spacing w:before="60"/>
              <w:rPr>
                <w:rFonts w:ascii="Arial" w:hAnsi="Arial" w:cs="Arial"/>
                <w:sz w:val="16"/>
              </w:rPr>
            </w:pPr>
            <w:r>
              <w:rPr>
                <w:rFonts w:ascii="Arial" w:hAnsi="Arial" w:cs="Arial"/>
                <w:sz w:val="16"/>
              </w:rPr>
              <w:t>4.0</w:t>
            </w:r>
          </w:p>
        </w:tc>
        <w:tc>
          <w:tcPr>
            <w:tcW w:w="6210" w:type="dxa"/>
          </w:tcPr>
          <w:p w:rsidR="00317AF8" w:rsidRDefault="00317AF8">
            <w:pPr>
              <w:spacing w:before="60"/>
              <w:rPr>
                <w:rFonts w:ascii="Arial" w:hAnsi="Arial" w:cs="Arial"/>
                <w:sz w:val="16"/>
              </w:rPr>
            </w:pPr>
            <w:proofErr w:type="spellStart"/>
            <w:r>
              <w:rPr>
                <w:rFonts w:ascii="Arial" w:hAnsi="Arial" w:cs="Arial"/>
                <w:sz w:val="16"/>
              </w:rPr>
              <w:t>Anom</w:t>
            </w:r>
            <w:proofErr w:type="spellEnd"/>
            <w:r>
              <w:rPr>
                <w:rFonts w:ascii="Arial" w:hAnsi="Arial" w:cs="Arial"/>
                <w:sz w:val="16"/>
              </w:rPr>
              <w:t xml:space="preserve"> 3257 Fix</w:t>
            </w:r>
          </w:p>
        </w:tc>
        <w:tc>
          <w:tcPr>
            <w:tcW w:w="1080" w:type="dxa"/>
          </w:tcPr>
          <w:p w:rsidR="00317AF8" w:rsidRDefault="00317AF8">
            <w:pPr>
              <w:spacing w:before="60"/>
              <w:rPr>
                <w:rFonts w:ascii="Arial" w:hAnsi="Arial" w:cs="Arial"/>
                <w:sz w:val="16"/>
              </w:rPr>
            </w:pPr>
            <w:r>
              <w:rPr>
                <w:rFonts w:ascii="Arial" w:hAnsi="Arial" w:cs="Arial"/>
                <w:sz w:val="16"/>
              </w:rPr>
              <w:t>4-May-12</w:t>
            </w:r>
          </w:p>
        </w:tc>
        <w:tc>
          <w:tcPr>
            <w:tcW w:w="1105" w:type="dxa"/>
          </w:tcPr>
          <w:p w:rsidR="00317AF8" w:rsidRDefault="00317AF8" w:rsidP="001F50B4">
            <w:pPr>
              <w:spacing w:before="60"/>
              <w:rPr>
                <w:rFonts w:ascii="Arial" w:hAnsi="Arial" w:cs="Arial"/>
                <w:sz w:val="16"/>
              </w:rPr>
            </w:pPr>
            <w:r>
              <w:rPr>
                <w:rFonts w:ascii="Arial" w:hAnsi="Arial" w:cs="Arial"/>
                <w:sz w:val="16"/>
              </w:rPr>
              <w:t>NRAR</w:t>
            </w:r>
          </w:p>
        </w:tc>
      </w:tr>
      <w:tr w:rsidR="00553471" w:rsidRPr="00FB5C72">
        <w:tc>
          <w:tcPr>
            <w:tcW w:w="616" w:type="dxa"/>
          </w:tcPr>
          <w:p w:rsidR="00553471" w:rsidRDefault="00553471">
            <w:pPr>
              <w:spacing w:before="60"/>
              <w:rPr>
                <w:rFonts w:ascii="Arial" w:hAnsi="Arial" w:cs="Arial"/>
                <w:sz w:val="16"/>
              </w:rPr>
            </w:pPr>
            <w:r>
              <w:rPr>
                <w:rFonts w:ascii="Arial" w:hAnsi="Arial" w:cs="Arial"/>
                <w:sz w:val="16"/>
              </w:rPr>
              <w:t>5</w:t>
            </w:r>
          </w:p>
        </w:tc>
        <w:tc>
          <w:tcPr>
            <w:tcW w:w="662" w:type="dxa"/>
          </w:tcPr>
          <w:p w:rsidR="00553471" w:rsidRDefault="00553471">
            <w:pPr>
              <w:spacing w:before="60"/>
              <w:rPr>
                <w:rFonts w:ascii="Arial" w:hAnsi="Arial" w:cs="Arial"/>
                <w:sz w:val="16"/>
              </w:rPr>
            </w:pPr>
            <w:r>
              <w:rPr>
                <w:rFonts w:ascii="Arial" w:hAnsi="Arial" w:cs="Arial"/>
                <w:sz w:val="16"/>
              </w:rPr>
              <w:t>5.0</w:t>
            </w:r>
          </w:p>
        </w:tc>
        <w:tc>
          <w:tcPr>
            <w:tcW w:w="6210" w:type="dxa"/>
          </w:tcPr>
          <w:p w:rsidR="00553471" w:rsidRDefault="00553471">
            <w:pPr>
              <w:spacing w:before="60"/>
              <w:rPr>
                <w:rFonts w:ascii="Arial" w:hAnsi="Arial" w:cs="Arial"/>
                <w:sz w:val="16"/>
              </w:rPr>
            </w:pPr>
            <w:r>
              <w:rPr>
                <w:rFonts w:ascii="Arial" w:hAnsi="Arial" w:cs="Arial"/>
                <w:sz w:val="16"/>
              </w:rPr>
              <w:t>FDD 5D updates as per Ver002</w:t>
            </w:r>
          </w:p>
        </w:tc>
        <w:tc>
          <w:tcPr>
            <w:tcW w:w="1080" w:type="dxa"/>
          </w:tcPr>
          <w:p w:rsidR="00553471" w:rsidRDefault="00553471">
            <w:pPr>
              <w:spacing w:before="60"/>
              <w:rPr>
                <w:rFonts w:ascii="Arial" w:hAnsi="Arial" w:cs="Arial"/>
                <w:sz w:val="16"/>
              </w:rPr>
            </w:pPr>
            <w:r>
              <w:rPr>
                <w:rFonts w:ascii="Arial" w:hAnsi="Arial" w:cs="Arial"/>
                <w:sz w:val="16"/>
              </w:rPr>
              <w:t>27-June-12</w:t>
            </w:r>
          </w:p>
        </w:tc>
        <w:tc>
          <w:tcPr>
            <w:tcW w:w="1105" w:type="dxa"/>
          </w:tcPr>
          <w:p w:rsidR="00553471" w:rsidRDefault="00553471" w:rsidP="001F50B4">
            <w:pPr>
              <w:spacing w:before="60"/>
              <w:rPr>
                <w:rFonts w:ascii="Arial" w:hAnsi="Arial" w:cs="Arial"/>
                <w:sz w:val="16"/>
              </w:rPr>
            </w:pPr>
            <w:r>
              <w:rPr>
                <w:rFonts w:ascii="Arial" w:hAnsi="Arial" w:cs="Arial"/>
                <w:sz w:val="16"/>
              </w:rPr>
              <w:t>NRAR</w:t>
            </w:r>
          </w:p>
        </w:tc>
      </w:tr>
      <w:tr w:rsidR="00494C88" w:rsidRPr="00FB5C72">
        <w:tc>
          <w:tcPr>
            <w:tcW w:w="616" w:type="dxa"/>
          </w:tcPr>
          <w:p w:rsidR="00494C88" w:rsidRDefault="00494C88">
            <w:pPr>
              <w:spacing w:before="60"/>
              <w:rPr>
                <w:rFonts w:ascii="Arial" w:hAnsi="Arial" w:cs="Arial"/>
                <w:sz w:val="16"/>
              </w:rPr>
            </w:pPr>
            <w:r>
              <w:rPr>
                <w:rFonts w:ascii="Arial" w:hAnsi="Arial" w:cs="Arial"/>
                <w:sz w:val="16"/>
              </w:rPr>
              <w:t>6</w:t>
            </w:r>
          </w:p>
        </w:tc>
        <w:tc>
          <w:tcPr>
            <w:tcW w:w="662" w:type="dxa"/>
          </w:tcPr>
          <w:p w:rsidR="00494C88" w:rsidRDefault="00494C88">
            <w:pPr>
              <w:spacing w:before="60"/>
              <w:rPr>
                <w:rFonts w:ascii="Arial" w:hAnsi="Arial" w:cs="Arial"/>
                <w:sz w:val="16"/>
              </w:rPr>
            </w:pPr>
            <w:r>
              <w:rPr>
                <w:rFonts w:ascii="Arial" w:hAnsi="Arial" w:cs="Arial"/>
                <w:sz w:val="16"/>
              </w:rPr>
              <w:t>6.0</w:t>
            </w:r>
          </w:p>
        </w:tc>
        <w:tc>
          <w:tcPr>
            <w:tcW w:w="6210" w:type="dxa"/>
          </w:tcPr>
          <w:p w:rsidR="00494C88" w:rsidRDefault="00494C88">
            <w:pPr>
              <w:spacing w:before="60"/>
              <w:rPr>
                <w:rFonts w:ascii="Arial" w:hAnsi="Arial" w:cs="Arial"/>
                <w:sz w:val="16"/>
              </w:rPr>
            </w:pPr>
            <w:r>
              <w:rPr>
                <w:rFonts w:ascii="Arial" w:hAnsi="Arial" w:cs="Arial"/>
                <w:sz w:val="16"/>
              </w:rPr>
              <w:t xml:space="preserve">FDD 5D </w:t>
            </w:r>
            <w:r w:rsidR="00D541D6">
              <w:rPr>
                <w:rFonts w:ascii="Arial" w:hAnsi="Arial" w:cs="Arial"/>
                <w:sz w:val="16"/>
              </w:rPr>
              <w:t xml:space="preserve">updates as per </w:t>
            </w:r>
            <w:proofErr w:type="spellStart"/>
            <w:r w:rsidR="00D541D6">
              <w:rPr>
                <w:rFonts w:ascii="Arial" w:hAnsi="Arial" w:cs="Arial"/>
                <w:sz w:val="16"/>
              </w:rPr>
              <w:t>ver</w:t>
            </w:r>
            <w:proofErr w:type="spellEnd"/>
            <w:r w:rsidR="00D541D6">
              <w:rPr>
                <w:rFonts w:ascii="Arial" w:hAnsi="Arial" w:cs="Arial"/>
                <w:sz w:val="16"/>
              </w:rPr>
              <w:t xml:space="preserve"> 003</w:t>
            </w:r>
            <w:proofErr w:type="gramStart"/>
            <w:r w:rsidR="000C0D29">
              <w:rPr>
                <w:rFonts w:ascii="Arial" w:hAnsi="Arial" w:cs="Arial"/>
                <w:sz w:val="16"/>
              </w:rPr>
              <w:t>,Ver002</w:t>
            </w:r>
            <w:proofErr w:type="gramEnd"/>
            <w:r w:rsidR="00D541D6">
              <w:rPr>
                <w:rFonts w:ascii="Arial" w:hAnsi="Arial" w:cs="Arial"/>
                <w:sz w:val="16"/>
              </w:rPr>
              <w:t xml:space="preserve"> and </w:t>
            </w:r>
            <w:proofErr w:type="spellStart"/>
            <w:r w:rsidR="00D541D6">
              <w:rPr>
                <w:rFonts w:ascii="Arial" w:hAnsi="Arial" w:cs="Arial"/>
                <w:sz w:val="16"/>
              </w:rPr>
              <w:t>Anom</w:t>
            </w:r>
            <w:proofErr w:type="spellEnd"/>
            <w:r w:rsidR="00D541D6">
              <w:rPr>
                <w:rFonts w:ascii="Arial" w:hAnsi="Arial" w:cs="Arial"/>
                <w:sz w:val="16"/>
              </w:rPr>
              <w:t xml:space="preserve"> 3382</w:t>
            </w:r>
            <w:r w:rsidR="00D955EE">
              <w:rPr>
                <w:rFonts w:ascii="Arial" w:hAnsi="Arial" w:cs="Arial"/>
                <w:sz w:val="16"/>
              </w:rPr>
              <w:t xml:space="preserve"> is ignored as now s/w is implemented in floating type.</w:t>
            </w:r>
          </w:p>
        </w:tc>
        <w:tc>
          <w:tcPr>
            <w:tcW w:w="1080" w:type="dxa"/>
          </w:tcPr>
          <w:p w:rsidR="00494C88" w:rsidRDefault="00D541D6">
            <w:pPr>
              <w:spacing w:before="60"/>
              <w:rPr>
                <w:rFonts w:ascii="Arial" w:hAnsi="Arial" w:cs="Arial"/>
                <w:sz w:val="16"/>
              </w:rPr>
            </w:pPr>
            <w:r>
              <w:rPr>
                <w:rFonts w:ascii="Arial" w:hAnsi="Arial" w:cs="Arial"/>
                <w:sz w:val="16"/>
              </w:rPr>
              <w:t>05-July-12</w:t>
            </w:r>
          </w:p>
        </w:tc>
        <w:tc>
          <w:tcPr>
            <w:tcW w:w="1105" w:type="dxa"/>
          </w:tcPr>
          <w:p w:rsidR="00494C88" w:rsidRDefault="00D541D6" w:rsidP="001F50B4">
            <w:pPr>
              <w:spacing w:before="60"/>
              <w:rPr>
                <w:rFonts w:ascii="Arial" w:hAnsi="Arial" w:cs="Arial"/>
                <w:sz w:val="16"/>
              </w:rPr>
            </w:pPr>
            <w:r>
              <w:rPr>
                <w:rFonts w:ascii="Arial" w:hAnsi="Arial" w:cs="Arial"/>
                <w:sz w:val="16"/>
              </w:rPr>
              <w:t>NRAR</w:t>
            </w:r>
          </w:p>
        </w:tc>
      </w:tr>
      <w:tr w:rsidR="008B7CB7" w:rsidRPr="00FB5C72">
        <w:tc>
          <w:tcPr>
            <w:tcW w:w="616" w:type="dxa"/>
          </w:tcPr>
          <w:p w:rsidR="008B7CB7" w:rsidRDefault="00FF7B26">
            <w:pPr>
              <w:spacing w:before="60"/>
              <w:rPr>
                <w:rFonts w:ascii="Arial" w:hAnsi="Arial" w:cs="Arial"/>
                <w:sz w:val="16"/>
              </w:rPr>
            </w:pPr>
            <w:r>
              <w:rPr>
                <w:rFonts w:ascii="Arial" w:hAnsi="Arial" w:cs="Arial"/>
                <w:sz w:val="16"/>
              </w:rPr>
              <w:t>6</w:t>
            </w:r>
          </w:p>
        </w:tc>
        <w:tc>
          <w:tcPr>
            <w:tcW w:w="662" w:type="dxa"/>
          </w:tcPr>
          <w:p w:rsidR="008B7CB7" w:rsidRDefault="00FF7B26">
            <w:pPr>
              <w:spacing w:before="60"/>
              <w:rPr>
                <w:rFonts w:ascii="Arial" w:hAnsi="Arial" w:cs="Arial"/>
                <w:sz w:val="16"/>
              </w:rPr>
            </w:pPr>
            <w:r>
              <w:rPr>
                <w:rFonts w:ascii="Arial" w:hAnsi="Arial" w:cs="Arial"/>
                <w:sz w:val="16"/>
              </w:rPr>
              <w:t>6</w:t>
            </w:r>
          </w:p>
        </w:tc>
        <w:tc>
          <w:tcPr>
            <w:tcW w:w="6210" w:type="dxa"/>
          </w:tcPr>
          <w:p w:rsidR="000F4F8B" w:rsidRDefault="000F4F8B" w:rsidP="000F4F8B">
            <w:pPr>
              <w:pStyle w:val="ListParagraph"/>
              <w:numPr>
                <w:ilvl w:val="0"/>
                <w:numId w:val="11"/>
              </w:numPr>
              <w:spacing w:before="60"/>
              <w:rPr>
                <w:rFonts w:ascii="Arial" w:hAnsi="Arial" w:cs="Arial"/>
                <w:sz w:val="16"/>
              </w:rPr>
            </w:pPr>
            <w:r w:rsidRPr="000F4F8B">
              <w:rPr>
                <w:rFonts w:ascii="Arial" w:hAnsi="Arial" w:cs="Arial"/>
                <w:sz w:val="16"/>
              </w:rPr>
              <w:t xml:space="preserve">Version of </w:t>
            </w:r>
            <w:proofErr w:type="spellStart"/>
            <w:r w:rsidRPr="000F4F8B">
              <w:rPr>
                <w:rFonts w:ascii="Arial" w:hAnsi="Arial" w:cs="Arial"/>
                <w:sz w:val="16"/>
              </w:rPr>
              <w:t>thisMDD</w:t>
            </w:r>
            <w:proofErr w:type="spellEnd"/>
            <w:r w:rsidRPr="000F4F8B">
              <w:rPr>
                <w:rFonts w:ascii="Arial" w:hAnsi="Arial" w:cs="Arial"/>
                <w:sz w:val="16"/>
              </w:rPr>
              <w:t xml:space="preserve"> is still </w:t>
            </w:r>
            <w:proofErr w:type="spellStart"/>
            <w:r w:rsidRPr="000F4F8B">
              <w:rPr>
                <w:rFonts w:ascii="Arial" w:hAnsi="Arial" w:cs="Arial"/>
                <w:sz w:val="16"/>
              </w:rPr>
              <w:t>lshown</w:t>
            </w:r>
            <w:proofErr w:type="spellEnd"/>
            <w:r w:rsidRPr="000F4F8B">
              <w:rPr>
                <w:rFonts w:ascii="Arial" w:hAnsi="Arial" w:cs="Arial"/>
                <w:sz w:val="16"/>
              </w:rPr>
              <w:t xml:space="preserve"> as 6 to match up with Synergy version</w:t>
            </w:r>
          </w:p>
          <w:p w:rsidR="000F4F8B" w:rsidRPr="000F4F8B" w:rsidRDefault="00FF7B26" w:rsidP="000F4F8B">
            <w:pPr>
              <w:pStyle w:val="ListParagraph"/>
              <w:numPr>
                <w:ilvl w:val="0"/>
                <w:numId w:val="11"/>
              </w:numPr>
              <w:spacing w:before="60"/>
              <w:rPr>
                <w:rFonts w:ascii="Arial" w:hAnsi="Arial" w:cs="Arial"/>
                <w:sz w:val="16"/>
              </w:rPr>
            </w:pPr>
            <w:r>
              <w:rPr>
                <w:rFonts w:ascii="Arial" w:hAnsi="Arial" w:cs="Arial"/>
                <w:sz w:val="16"/>
              </w:rPr>
              <w:t>In per1, Typo fix for global inputs</w:t>
            </w:r>
          </w:p>
        </w:tc>
        <w:tc>
          <w:tcPr>
            <w:tcW w:w="1080" w:type="dxa"/>
          </w:tcPr>
          <w:p w:rsidR="008B7CB7" w:rsidRDefault="00FF7B26">
            <w:pPr>
              <w:spacing w:before="60"/>
              <w:rPr>
                <w:rFonts w:ascii="Arial" w:hAnsi="Arial" w:cs="Arial"/>
                <w:sz w:val="16"/>
              </w:rPr>
            </w:pPr>
            <w:r>
              <w:rPr>
                <w:rFonts w:ascii="Arial" w:hAnsi="Arial" w:cs="Arial"/>
                <w:sz w:val="16"/>
              </w:rPr>
              <w:t>19-July-12</w:t>
            </w:r>
          </w:p>
        </w:tc>
        <w:tc>
          <w:tcPr>
            <w:tcW w:w="1105" w:type="dxa"/>
          </w:tcPr>
          <w:p w:rsidR="008B7CB7" w:rsidRDefault="00FF7B26" w:rsidP="001F50B4">
            <w:pPr>
              <w:spacing w:before="60"/>
              <w:rPr>
                <w:rFonts w:ascii="Arial" w:hAnsi="Arial" w:cs="Arial"/>
                <w:sz w:val="16"/>
              </w:rPr>
            </w:pPr>
            <w:r>
              <w:rPr>
                <w:rFonts w:ascii="Arial" w:hAnsi="Arial" w:cs="Arial"/>
                <w:sz w:val="16"/>
              </w:rPr>
              <w:t>NRAR</w:t>
            </w:r>
          </w:p>
        </w:tc>
      </w:tr>
      <w:tr w:rsidR="00611A24" w:rsidTr="004063D3">
        <w:tc>
          <w:tcPr>
            <w:tcW w:w="616" w:type="dxa"/>
          </w:tcPr>
          <w:p w:rsidR="00611A24" w:rsidRDefault="00611A24" w:rsidP="004063D3">
            <w:pPr>
              <w:spacing w:before="60"/>
              <w:rPr>
                <w:rFonts w:ascii="Arial" w:hAnsi="Arial" w:cs="Arial"/>
                <w:sz w:val="16"/>
              </w:rPr>
            </w:pPr>
            <w:r>
              <w:rPr>
                <w:rFonts w:ascii="Arial" w:hAnsi="Arial" w:cs="Arial"/>
                <w:sz w:val="16"/>
              </w:rPr>
              <w:t>7</w:t>
            </w:r>
          </w:p>
        </w:tc>
        <w:tc>
          <w:tcPr>
            <w:tcW w:w="662" w:type="dxa"/>
          </w:tcPr>
          <w:p w:rsidR="00611A24" w:rsidRDefault="00611A24" w:rsidP="004063D3">
            <w:pPr>
              <w:spacing w:before="60"/>
              <w:rPr>
                <w:rFonts w:ascii="Arial" w:hAnsi="Arial" w:cs="Arial"/>
                <w:sz w:val="16"/>
              </w:rPr>
            </w:pPr>
            <w:r>
              <w:rPr>
                <w:rFonts w:ascii="Arial" w:hAnsi="Arial" w:cs="Arial"/>
                <w:sz w:val="16"/>
              </w:rPr>
              <w:t>7.0</w:t>
            </w:r>
          </w:p>
        </w:tc>
        <w:tc>
          <w:tcPr>
            <w:tcW w:w="6210" w:type="dxa"/>
          </w:tcPr>
          <w:p w:rsidR="00611A24" w:rsidRDefault="00900A42" w:rsidP="00611A24">
            <w:pPr>
              <w:spacing w:before="60"/>
              <w:rPr>
                <w:rFonts w:ascii="Arial" w:hAnsi="Arial" w:cs="Arial"/>
                <w:sz w:val="16"/>
              </w:rPr>
            </w:pPr>
            <w:r>
              <w:rPr>
                <w:rFonts w:ascii="Arial" w:hAnsi="Arial" w:cs="Arial"/>
                <w:sz w:val="16"/>
              </w:rPr>
              <w:t>FDD 5D updates per Ver006</w:t>
            </w:r>
          </w:p>
        </w:tc>
        <w:tc>
          <w:tcPr>
            <w:tcW w:w="1080" w:type="dxa"/>
          </w:tcPr>
          <w:p w:rsidR="00611A24" w:rsidRDefault="00611A24" w:rsidP="004063D3">
            <w:pPr>
              <w:spacing w:before="60"/>
              <w:rPr>
                <w:rFonts w:ascii="Arial" w:hAnsi="Arial" w:cs="Arial"/>
                <w:sz w:val="16"/>
              </w:rPr>
            </w:pPr>
            <w:r>
              <w:rPr>
                <w:rFonts w:ascii="Arial" w:hAnsi="Arial" w:cs="Arial"/>
                <w:sz w:val="16"/>
              </w:rPr>
              <w:t>10-Aug-12</w:t>
            </w:r>
          </w:p>
        </w:tc>
        <w:tc>
          <w:tcPr>
            <w:tcW w:w="1105" w:type="dxa"/>
          </w:tcPr>
          <w:p w:rsidR="00611A24" w:rsidRDefault="00611A24" w:rsidP="004063D3">
            <w:pPr>
              <w:spacing w:before="60"/>
              <w:rPr>
                <w:rFonts w:ascii="Arial" w:hAnsi="Arial" w:cs="Arial"/>
                <w:sz w:val="16"/>
              </w:rPr>
            </w:pPr>
            <w:r>
              <w:rPr>
                <w:rFonts w:ascii="Arial" w:hAnsi="Arial" w:cs="Arial"/>
                <w:sz w:val="16"/>
              </w:rPr>
              <w:t>BWL</w:t>
            </w:r>
          </w:p>
        </w:tc>
      </w:tr>
      <w:tr w:rsidR="00E1138D" w:rsidTr="004063D3">
        <w:tc>
          <w:tcPr>
            <w:tcW w:w="616" w:type="dxa"/>
          </w:tcPr>
          <w:p w:rsidR="00E1138D" w:rsidRDefault="00E1138D" w:rsidP="004063D3">
            <w:pPr>
              <w:spacing w:before="60"/>
              <w:rPr>
                <w:rFonts w:ascii="Arial" w:hAnsi="Arial" w:cs="Arial"/>
                <w:sz w:val="16"/>
              </w:rPr>
            </w:pPr>
            <w:r>
              <w:rPr>
                <w:rFonts w:ascii="Arial" w:hAnsi="Arial" w:cs="Arial"/>
                <w:sz w:val="16"/>
              </w:rPr>
              <w:t>8</w:t>
            </w:r>
          </w:p>
        </w:tc>
        <w:tc>
          <w:tcPr>
            <w:tcW w:w="662" w:type="dxa"/>
          </w:tcPr>
          <w:p w:rsidR="00E1138D" w:rsidRDefault="00E1138D" w:rsidP="004063D3">
            <w:pPr>
              <w:spacing w:before="60"/>
              <w:rPr>
                <w:rFonts w:ascii="Arial" w:hAnsi="Arial" w:cs="Arial"/>
                <w:sz w:val="16"/>
              </w:rPr>
            </w:pPr>
            <w:r>
              <w:rPr>
                <w:rFonts w:ascii="Arial" w:hAnsi="Arial" w:cs="Arial"/>
                <w:sz w:val="16"/>
              </w:rPr>
              <w:t>8.0</w:t>
            </w:r>
          </w:p>
        </w:tc>
        <w:tc>
          <w:tcPr>
            <w:tcW w:w="6210" w:type="dxa"/>
          </w:tcPr>
          <w:p w:rsidR="00E1138D" w:rsidRDefault="00E1138D" w:rsidP="00611A24">
            <w:pPr>
              <w:spacing w:before="60"/>
              <w:rPr>
                <w:rFonts w:ascii="Arial" w:hAnsi="Arial" w:cs="Arial"/>
                <w:sz w:val="16"/>
              </w:rPr>
            </w:pPr>
            <w:r>
              <w:rPr>
                <w:rFonts w:ascii="Arial" w:hAnsi="Arial" w:cs="Arial"/>
                <w:sz w:val="16"/>
              </w:rPr>
              <w:t>Update per UTP review.</w:t>
            </w:r>
          </w:p>
        </w:tc>
        <w:tc>
          <w:tcPr>
            <w:tcW w:w="1080" w:type="dxa"/>
          </w:tcPr>
          <w:p w:rsidR="00E1138D" w:rsidRDefault="00E1138D" w:rsidP="004063D3">
            <w:pPr>
              <w:spacing w:before="60"/>
              <w:rPr>
                <w:rFonts w:ascii="Arial" w:hAnsi="Arial" w:cs="Arial"/>
                <w:sz w:val="16"/>
              </w:rPr>
            </w:pPr>
            <w:r>
              <w:rPr>
                <w:rFonts w:ascii="Arial" w:hAnsi="Arial" w:cs="Arial"/>
                <w:sz w:val="16"/>
              </w:rPr>
              <w:t>5-Sept-12</w:t>
            </w:r>
          </w:p>
        </w:tc>
        <w:tc>
          <w:tcPr>
            <w:tcW w:w="1105" w:type="dxa"/>
          </w:tcPr>
          <w:p w:rsidR="00E1138D" w:rsidRDefault="00E1138D" w:rsidP="004063D3">
            <w:pPr>
              <w:spacing w:before="60"/>
              <w:rPr>
                <w:rFonts w:ascii="Arial" w:hAnsi="Arial" w:cs="Arial"/>
                <w:sz w:val="16"/>
              </w:rPr>
            </w:pPr>
            <w:r>
              <w:rPr>
                <w:rFonts w:ascii="Arial" w:hAnsi="Arial" w:cs="Arial"/>
                <w:sz w:val="16"/>
              </w:rPr>
              <w:t>BWL</w:t>
            </w:r>
          </w:p>
        </w:tc>
      </w:tr>
      <w:tr w:rsidR="00F35224" w:rsidTr="004063D3">
        <w:tc>
          <w:tcPr>
            <w:tcW w:w="616" w:type="dxa"/>
          </w:tcPr>
          <w:p w:rsidR="00F35224" w:rsidRDefault="00F35224" w:rsidP="004063D3">
            <w:pPr>
              <w:spacing w:before="60"/>
              <w:rPr>
                <w:rFonts w:ascii="Arial" w:hAnsi="Arial" w:cs="Arial"/>
                <w:sz w:val="16"/>
              </w:rPr>
            </w:pPr>
            <w:r>
              <w:rPr>
                <w:rFonts w:ascii="Arial" w:hAnsi="Arial" w:cs="Arial"/>
                <w:sz w:val="16"/>
              </w:rPr>
              <w:t>9</w:t>
            </w:r>
          </w:p>
        </w:tc>
        <w:tc>
          <w:tcPr>
            <w:tcW w:w="662" w:type="dxa"/>
          </w:tcPr>
          <w:p w:rsidR="00F35224" w:rsidRDefault="00F35224" w:rsidP="004063D3">
            <w:pPr>
              <w:spacing w:before="60"/>
              <w:rPr>
                <w:rFonts w:ascii="Arial" w:hAnsi="Arial" w:cs="Arial"/>
                <w:sz w:val="16"/>
              </w:rPr>
            </w:pPr>
            <w:r>
              <w:rPr>
                <w:rFonts w:ascii="Arial" w:hAnsi="Arial" w:cs="Arial"/>
                <w:sz w:val="16"/>
              </w:rPr>
              <w:t>9.0</w:t>
            </w:r>
          </w:p>
        </w:tc>
        <w:tc>
          <w:tcPr>
            <w:tcW w:w="6210" w:type="dxa"/>
          </w:tcPr>
          <w:p w:rsidR="00F35224" w:rsidRDefault="00F35224" w:rsidP="00611A24">
            <w:pPr>
              <w:spacing w:before="60"/>
              <w:rPr>
                <w:rFonts w:ascii="Arial" w:hAnsi="Arial" w:cs="Arial"/>
                <w:sz w:val="16"/>
              </w:rPr>
            </w:pPr>
            <w:r>
              <w:rPr>
                <w:rFonts w:ascii="Arial" w:hAnsi="Arial" w:cs="Arial"/>
                <w:sz w:val="16"/>
              </w:rPr>
              <w:t xml:space="preserve">Added checkpoints and </w:t>
            </w:r>
            <w:proofErr w:type="spellStart"/>
            <w:r>
              <w:rPr>
                <w:rFonts w:ascii="Arial" w:hAnsi="Arial" w:cs="Arial"/>
                <w:sz w:val="16"/>
              </w:rPr>
              <w:t>memmap</w:t>
            </w:r>
            <w:proofErr w:type="spellEnd"/>
            <w:r>
              <w:rPr>
                <w:rFonts w:ascii="Arial" w:hAnsi="Arial" w:cs="Arial"/>
                <w:sz w:val="16"/>
              </w:rPr>
              <w:t xml:space="preserve"> software segment is updated for static variables</w:t>
            </w:r>
          </w:p>
        </w:tc>
        <w:tc>
          <w:tcPr>
            <w:tcW w:w="1080" w:type="dxa"/>
          </w:tcPr>
          <w:p w:rsidR="00F35224" w:rsidRDefault="00F35224" w:rsidP="004063D3">
            <w:pPr>
              <w:spacing w:before="60"/>
              <w:rPr>
                <w:rFonts w:ascii="Arial" w:hAnsi="Arial" w:cs="Arial"/>
                <w:sz w:val="16"/>
              </w:rPr>
            </w:pPr>
            <w:r>
              <w:rPr>
                <w:rFonts w:ascii="Arial" w:hAnsi="Arial" w:cs="Arial"/>
                <w:sz w:val="16"/>
              </w:rPr>
              <w:t>26-Sep-12</w:t>
            </w:r>
          </w:p>
        </w:tc>
        <w:tc>
          <w:tcPr>
            <w:tcW w:w="1105" w:type="dxa"/>
          </w:tcPr>
          <w:p w:rsidR="00F35224" w:rsidRDefault="00F35224" w:rsidP="004063D3">
            <w:pPr>
              <w:spacing w:before="60"/>
              <w:rPr>
                <w:rFonts w:ascii="Arial" w:hAnsi="Arial" w:cs="Arial"/>
                <w:sz w:val="16"/>
              </w:rPr>
            </w:pPr>
            <w:proofErr w:type="spellStart"/>
            <w:r>
              <w:rPr>
                <w:rFonts w:ascii="Arial" w:hAnsi="Arial" w:cs="Arial"/>
                <w:sz w:val="16"/>
              </w:rPr>
              <w:t>Selva</w:t>
            </w:r>
            <w:proofErr w:type="spellEnd"/>
          </w:p>
        </w:tc>
      </w:tr>
      <w:tr w:rsidR="00387AD4" w:rsidTr="004063D3">
        <w:trPr>
          <w:ins w:id="8" w:author="Blake Latchford" w:date="2012-10-24T15:42:00Z"/>
        </w:trPr>
        <w:tc>
          <w:tcPr>
            <w:tcW w:w="616" w:type="dxa"/>
          </w:tcPr>
          <w:p w:rsidR="00387AD4" w:rsidRDefault="00387AD4" w:rsidP="004063D3">
            <w:pPr>
              <w:spacing w:before="60"/>
              <w:rPr>
                <w:ins w:id="9" w:author="Blake Latchford" w:date="2012-10-24T15:42:00Z"/>
                <w:rFonts w:ascii="Arial" w:hAnsi="Arial" w:cs="Arial"/>
                <w:sz w:val="16"/>
              </w:rPr>
            </w:pPr>
            <w:ins w:id="10" w:author="Blake Latchford" w:date="2012-10-24T15:42:00Z">
              <w:r>
                <w:rPr>
                  <w:rFonts w:ascii="Arial" w:hAnsi="Arial" w:cs="Arial"/>
                  <w:sz w:val="16"/>
                </w:rPr>
                <w:t>10</w:t>
              </w:r>
            </w:ins>
          </w:p>
        </w:tc>
        <w:tc>
          <w:tcPr>
            <w:tcW w:w="662" w:type="dxa"/>
          </w:tcPr>
          <w:p w:rsidR="00387AD4" w:rsidRDefault="00387AD4" w:rsidP="004063D3">
            <w:pPr>
              <w:spacing w:before="60"/>
              <w:rPr>
                <w:ins w:id="11" w:author="Blake Latchford" w:date="2012-10-24T15:42:00Z"/>
                <w:rFonts w:ascii="Arial" w:hAnsi="Arial" w:cs="Arial"/>
                <w:sz w:val="16"/>
              </w:rPr>
            </w:pPr>
            <w:ins w:id="12" w:author="Blake Latchford" w:date="2012-10-24T15:42:00Z">
              <w:r>
                <w:rPr>
                  <w:rFonts w:ascii="Arial" w:hAnsi="Arial" w:cs="Arial"/>
                  <w:sz w:val="16"/>
                </w:rPr>
                <w:t>10.0</w:t>
              </w:r>
            </w:ins>
          </w:p>
        </w:tc>
        <w:tc>
          <w:tcPr>
            <w:tcW w:w="6210" w:type="dxa"/>
          </w:tcPr>
          <w:p w:rsidR="00387AD4" w:rsidRDefault="00387AD4" w:rsidP="00611A24">
            <w:pPr>
              <w:spacing w:before="60"/>
              <w:rPr>
                <w:ins w:id="13" w:author="Blake Latchford" w:date="2012-10-24T15:42:00Z"/>
                <w:rFonts w:ascii="Arial" w:hAnsi="Arial" w:cs="Arial"/>
                <w:sz w:val="16"/>
              </w:rPr>
            </w:pPr>
            <w:ins w:id="14" w:author="Blake Latchford" w:date="2012-10-24T15:42:00Z">
              <w:r>
                <w:rPr>
                  <w:rFonts w:ascii="Arial" w:hAnsi="Arial" w:cs="Arial"/>
                  <w:sz w:val="16"/>
                </w:rPr>
                <w:t>Changed trigger rates for Per2 and Per3 to conform to new standard</w:t>
              </w:r>
            </w:ins>
          </w:p>
        </w:tc>
        <w:tc>
          <w:tcPr>
            <w:tcW w:w="1080" w:type="dxa"/>
          </w:tcPr>
          <w:p w:rsidR="00387AD4" w:rsidRDefault="00387AD4" w:rsidP="004063D3">
            <w:pPr>
              <w:spacing w:before="60"/>
              <w:rPr>
                <w:ins w:id="15" w:author="Blake Latchford" w:date="2012-10-24T15:42:00Z"/>
                <w:rFonts w:ascii="Arial" w:hAnsi="Arial" w:cs="Arial"/>
                <w:sz w:val="16"/>
              </w:rPr>
            </w:pPr>
            <w:ins w:id="16" w:author="Blake Latchford" w:date="2012-10-24T15:42:00Z">
              <w:r>
                <w:rPr>
                  <w:rFonts w:ascii="Arial" w:hAnsi="Arial" w:cs="Arial"/>
                  <w:sz w:val="16"/>
                </w:rPr>
                <w:t>24-Oct-12</w:t>
              </w:r>
            </w:ins>
          </w:p>
        </w:tc>
        <w:tc>
          <w:tcPr>
            <w:tcW w:w="1105" w:type="dxa"/>
          </w:tcPr>
          <w:p w:rsidR="00387AD4" w:rsidRDefault="00387AD4" w:rsidP="004063D3">
            <w:pPr>
              <w:spacing w:before="60"/>
              <w:rPr>
                <w:ins w:id="17" w:author="Blake Latchford" w:date="2012-10-24T15:42:00Z"/>
                <w:rFonts w:ascii="Arial" w:hAnsi="Arial" w:cs="Arial"/>
                <w:sz w:val="16"/>
              </w:rPr>
            </w:pPr>
            <w:ins w:id="18" w:author="Blake Latchford" w:date="2012-10-24T15:42:00Z">
              <w:r>
                <w:rPr>
                  <w:rFonts w:ascii="Arial" w:hAnsi="Arial" w:cs="Arial"/>
                  <w:sz w:val="16"/>
                </w:rPr>
                <w:t>BWL</w:t>
              </w:r>
            </w:ins>
          </w:p>
        </w:tc>
      </w:tr>
    </w:tbl>
    <w:p w:rsidR="00107819" w:rsidRPr="00FB5C72" w:rsidRDefault="00107819"/>
    <w:sectPr w:rsidR="00107819" w:rsidRPr="00FB5C72" w:rsidSect="00053211">
      <w:headerReference w:type="default" r:id="rId38"/>
      <w:footerReference w:type="default" r:id="rId39"/>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2241" w:rsidRDefault="002B2241">
      <w:r>
        <w:separator/>
      </w:r>
    </w:p>
  </w:endnote>
  <w:endnote w:type="continuationSeparator" w:id="0">
    <w:p w:rsidR="002B2241" w:rsidRDefault="002B224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5ABB" w:rsidRDefault="005E5ABB">
    <w:pPr>
      <w:pStyle w:val="Footer"/>
    </w:pPr>
    <w:r>
      <w:rPr>
        <w:snapToGrid w:val="0"/>
      </w:rPr>
      <w:tab/>
    </w:r>
    <w:fldSimple w:instr=" DOCPROPERTY &quot;Company&quot;  \* MERGEFORMAT ">
      <w:r w:rsidRPr="00673DB2">
        <w:rPr>
          <w:rFonts w:ascii="Times" w:hAnsi="Times"/>
          <w:caps/>
          <w:snapToGrid w:val="0"/>
        </w:rPr>
        <w:t>Nexteer</w:t>
      </w:r>
    </w:fldSimple>
    <w:r>
      <w:rPr>
        <w:snapToGrid w:val="0"/>
      </w:rPr>
      <w:t xml:space="preserve"> CONFIDENTIAL</w:t>
    </w:r>
    <w:r>
      <w:rPr>
        <w:snapToGrid w:val="0"/>
      </w:rPr>
      <w:tab/>
    </w:r>
    <w:r>
      <w:rPr>
        <w:snapToGrid w:val="0"/>
        <w:sz w:val="16"/>
      </w:rPr>
      <w:t>S/W module design template, Rev 2.2b+</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2241" w:rsidRDefault="002B2241">
      <w:r>
        <w:separator/>
      </w:r>
    </w:p>
  </w:footnote>
  <w:footnote w:type="continuationSeparator" w:id="0">
    <w:p w:rsidR="002B2241" w:rsidRDefault="002B224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5ABB" w:rsidRDefault="005E5ABB">
    <w:pPr>
      <w:pStyle w:val="Header"/>
      <w:pBdr>
        <w:bottom w:val="single" w:sz="4" w:space="1" w:color="auto"/>
      </w:pBdr>
      <w:jc w:val="center"/>
      <w:rPr>
        <w:b/>
      </w:rPr>
    </w:pPr>
    <w:r>
      <w:rPr>
        <w:b/>
      </w:rPr>
      <w:t>SOFTWARE MODULE DESIGN SPECIFICATION</w:t>
    </w:r>
  </w:p>
  <w:tbl>
    <w:tblPr>
      <w:tblW w:w="0" w:type="auto"/>
      <w:tblInd w:w="18" w:type="dxa"/>
      <w:tblLayout w:type="fixed"/>
      <w:tblLook w:val="0000"/>
    </w:tblPr>
    <w:tblGrid>
      <w:gridCol w:w="990"/>
      <w:gridCol w:w="1530"/>
      <w:gridCol w:w="1260"/>
      <w:gridCol w:w="2610"/>
      <w:gridCol w:w="1170"/>
      <w:gridCol w:w="1350"/>
    </w:tblGrid>
    <w:tr w:rsidR="005E5ABB">
      <w:trPr>
        <w:cantSplit/>
      </w:trPr>
      <w:tc>
        <w:tcPr>
          <w:tcW w:w="990" w:type="dxa"/>
        </w:tcPr>
        <w:p w:rsidR="005E5ABB" w:rsidRDefault="005E5ABB">
          <w:pPr>
            <w:pStyle w:val="Header"/>
          </w:pPr>
          <w:r>
            <w:t>Title:</w:t>
          </w:r>
        </w:p>
      </w:tc>
      <w:tc>
        <w:tcPr>
          <w:tcW w:w="5400" w:type="dxa"/>
          <w:gridSpan w:val="3"/>
          <w:vMerge w:val="restart"/>
        </w:tcPr>
        <w:p w:rsidR="005E5ABB" w:rsidRDefault="005E5ABB">
          <w:pPr>
            <w:pStyle w:val="Header"/>
          </w:pPr>
          <w:proofErr w:type="spellStart"/>
          <w:r>
            <w:t>AbsHwPosScom</w:t>
          </w:r>
          <w:proofErr w:type="spellEnd"/>
        </w:p>
        <w:p w:rsidR="005E5ABB" w:rsidRDefault="00DE449C">
          <w:pPr>
            <w:pStyle w:val="Header"/>
          </w:pPr>
          <w:fldSimple w:instr=" DOCPROPERTY &quot;Product Line&quot;  \* MERGEFORMAT ">
            <w:r w:rsidR="005E5ABB">
              <w:t>Gen II+ EPS</w:t>
            </w:r>
          </w:fldSimple>
        </w:p>
      </w:tc>
      <w:tc>
        <w:tcPr>
          <w:tcW w:w="1170" w:type="dxa"/>
        </w:tcPr>
        <w:p w:rsidR="005E5ABB" w:rsidRDefault="005E5ABB">
          <w:pPr>
            <w:pStyle w:val="Header"/>
          </w:pPr>
          <w:r>
            <w:t>Revision:</w:t>
          </w:r>
        </w:p>
      </w:tc>
      <w:tc>
        <w:tcPr>
          <w:tcW w:w="1350" w:type="dxa"/>
        </w:tcPr>
        <w:p w:rsidR="005E5ABB" w:rsidRDefault="005E5ABB">
          <w:pPr>
            <w:pStyle w:val="Header"/>
          </w:pPr>
          <w:del w:id="19" w:author="Blake Latchford" w:date="2012-10-24T15:41:00Z">
            <w:r w:rsidDel="005852C8">
              <w:delText>9</w:delText>
            </w:r>
          </w:del>
          <w:ins w:id="20" w:author="Blake Latchford" w:date="2012-10-24T15:41:00Z">
            <w:r>
              <w:t>10</w:t>
            </w:r>
          </w:ins>
        </w:p>
      </w:tc>
    </w:tr>
    <w:tr w:rsidR="005E5ABB">
      <w:trPr>
        <w:cantSplit/>
      </w:trPr>
      <w:tc>
        <w:tcPr>
          <w:tcW w:w="990" w:type="dxa"/>
        </w:tcPr>
        <w:p w:rsidR="005E5ABB" w:rsidRDefault="005E5ABB">
          <w:pPr>
            <w:pStyle w:val="Header"/>
          </w:pPr>
          <w:r>
            <w:t xml:space="preserve">Product:     </w:t>
          </w:r>
        </w:p>
      </w:tc>
      <w:tc>
        <w:tcPr>
          <w:tcW w:w="5400" w:type="dxa"/>
          <w:gridSpan w:val="3"/>
          <w:vMerge/>
        </w:tcPr>
        <w:p w:rsidR="005E5ABB" w:rsidRDefault="005E5ABB">
          <w:pPr>
            <w:pStyle w:val="Header"/>
            <w:jc w:val="center"/>
          </w:pPr>
        </w:p>
      </w:tc>
      <w:tc>
        <w:tcPr>
          <w:tcW w:w="1170" w:type="dxa"/>
        </w:tcPr>
        <w:p w:rsidR="005E5ABB" w:rsidRDefault="005E5ABB">
          <w:pPr>
            <w:pStyle w:val="Header"/>
          </w:pPr>
          <w:r>
            <w:t>Rev. Date:</w:t>
          </w:r>
        </w:p>
      </w:tc>
      <w:tc>
        <w:tcPr>
          <w:tcW w:w="1350" w:type="dxa"/>
        </w:tcPr>
        <w:p w:rsidR="005E5ABB" w:rsidRDefault="00DE449C" w:rsidP="00A675E7">
          <w:pPr>
            <w:pStyle w:val="Header"/>
          </w:pPr>
          <w:fldSimple w:instr=" SAVEDATE \@ &quot;d-MMM-yy&quot; \* MERGEFORMAT ">
            <w:ins w:id="21" w:author="Blake Latchford" w:date="2012-10-25T09:10:00Z">
              <w:r w:rsidR="00177826">
                <w:rPr>
                  <w:noProof/>
                </w:rPr>
                <w:t>24-Oct-12</w:t>
              </w:r>
            </w:ins>
            <w:del w:id="22" w:author="Blake Latchford" w:date="2012-10-24T15:41:00Z">
              <w:r w:rsidR="005E5ABB" w:rsidDel="005852C8">
                <w:rPr>
                  <w:noProof/>
                </w:rPr>
                <w:delText>26-Sep-12</w:delText>
              </w:r>
            </w:del>
          </w:fldSimple>
        </w:p>
      </w:tc>
    </w:tr>
    <w:tr w:rsidR="005E5ABB">
      <w:trPr>
        <w:cantSplit/>
      </w:trPr>
      <w:tc>
        <w:tcPr>
          <w:tcW w:w="990" w:type="dxa"/>
        </w:tcPr>
        <w:p w:rsidR="005E5ABB" w:rsidRDefault="005E5ABB">
          <w:pPr>
            <w:pStyle w:val="Header"/>
          </w:pPr>
          <w:r>
            <w:t>Group:</w:t>
          </w:r>
        </w:p>
      </w:tc>
      <w:tc>
        <w:tcPr>
          <w:tcW w:w="1530" w:type="dxa"/>
        </w:tcPr>
        <w:p w:rsidR="005E5ABB" w:rsidRDefault="005E5ABB">
          <w:pPr>
            <w:pStyle w:val="Header"/>
          </w:pPr>
          <w:r>
            <w:t>ESG</w:t>
          </w:r>
        </w:p>
      </w:tc>
      <w:tc>
        <w:tcPr>
          <w:tcW w:w="1260" w:type="dxa"/>
        </w:tcPr>
        <w:p w:rsidR="005E5ABB" w:rsidRDefault="005E5ABB">
          <w:pPr>
            <w:pStyle w:val="Header"/>
          </w:pPr>
          <w:r>
            <w:t>Originator:</w:t>
          </w:r>
        </w:p>
      </w:tc>
      <w:tc>
        <w:tcPr>
          <w:tcW w:w="2610" w:type="dxa"/>
        </w:tcPr>
        <w:p w:rsidR="005E5ABB" w:rsidRDefault="00DE449C" w:rsidP="00F35224">
          <w:pPr>
            <w:pStyle w:val="Header"/>
          </w:pPr>
          <w:fldSimple w:instr=" AUTHOR   \* MERGEFORMAT ">
            <w:ins w:id="23" w:author="Blake Latchford" w:date="2012-10-24T15:41:00Z">
              <w:r w:rsidR="005E5ABB">
                <w:rPr>
                  <w:noProof/>
                </w:rPr>
                <w:t>Blake Latchford (zz4r1x)</w:t>
              </w:r>
            </w:ins>
            <w:del w:id="24" w:author="Blake Latchford" w:date="2012-10-24T15:41:00Z">
              <w:r w:rsidR="005E5ABB" w:rsidDel="00D3582E">
                <w:rPr>
                  <w:noProof/>
                </w:rPr>
                <w:delText xml:space="preserve">Selva Sengottaiyan </w:delText>
              </w:r>
            </w:del>
          </w:fldSimple>
        </w:p>
      </w:tc>
      <w:tc>
        <w:tcPr>
          <w:tcW w:w="1170" w:type="dxa"/>
        </w:tcPr>
        <w:p w:rsidR="005E5ABB" w:rsidRDefault="005E5ABB">
          <w:pPr>
            <w:pStyle w:val="Header"/>
          </w:pPr>
          <w:r>
            <w:t>Page:</w:t>
          </w:r>
        </w:p>
      </w:tc>
      <w:tc>
        <w:tcPr>
          <w:tcW w:w="1350" w:type="dxa"/>
        </w:tcPr>
        <w:p w:rsidR="005E5ABB" w:rsidRDefault="00DE449C">
          <w:pPr>
            <w:pStyle w:val="Header"/>
          </w:pPr>
          <w:r>
            <w:rPr>
              <w:rStyle w:val="PageNumber"/>
            </w:rPr>
            <w:fldChar w:fldCharType="begin"/>
          </w:r>
          <w:r w:rsidR="005E5ABB">
            <w:rPr>
              <w:rStyle w:val="PageNumber"/>
            </w:rPr>
            <w:instrText xml:space="preserve"> PAGE </w:instrText>
          </w:r>
          <w:r>
            <w:rPr>
              <w:rStyle w:val="PageNumber"/>
            </w:rPr>
            <w:fldChar w:fldCharType="separate"/>
          </w:r>
          <w:r w:rsidR="00177826">
            <w:rPr>
              <w:rStyle w:val="PageNumber"/>
              <w:noProof/>
            </w:rPr>
            <w:t>19</w:t>
          </w:r>
          <w:r>
            <w:rPr>
              <w:rStyle w:val="PageNumber"/>
            </w:rPr>
            <w:fldChar w:fldCharType="end"/>
          </w:r>
          <w:r w:rsidR="005E5ABB">
            <w:rPr>
              <w:rStyle w:val="PageNumber"/>
            </w:rPr>
            <w:t xml:space="preserve"> of </w:t>
          </w:r>
          <w:r>
            <w:rPr>
              <w:rStyle w:val="PageNumber"/>
            </w:rPr>
            <w:fldChar w:fldCharType="begin"/>
          </w:r>
          <w:r w:rsidR="005E5ABB">
            <w:rPr>
              <w:rStyle w:val="PageNumber"/>
            </w:rPr>
            <w:instrText xml:space="preserve"> NUMPAGES </w:instrText>
          </w:r>
          <w:r>
            <w:rPr>
              <w:rStyle w:val="PageNumber"/>
            </w:rPr>
            <w:fldChar w:fldCharType="separate"/>
          </w:r>
          <w:r w:rsidR="00177826">
            <w:rPr>
              <w:rStyle w:val="PageNumber"/>
              <w:noProof/>
            </w:rPr>
            <w:t>34</w:t>
          </w:r>
          <w:r>
            <w:rPr>
              <w:rStyle w:val="PageNumber"/>
            </w:rPr>
            <w:fldChar w:fldCharType="end"/>
          </w:r>
        </w:p>
      </w:tc>
    </w:tr>
  </w:tbl>
  <w:p w:rsidR="005E5ABB" w:rsidRDefault="005E5ABB">
    <w:pPr>
      <w:pStyle w:val="Header"/>
      <w:pBdr>
        <w:top w:val="single" w:sz="4" w:space="1" w:color="auto"/>
      </w:pBdr>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34F4CAE"/>
    <w:multiLevelType w:val="hybridMultilevel"/>
    <w:tmpl w:val="6BAC20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7">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10">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0"/>
  </w:num>
  <w:num w:numId="2">
    <w:abstractNumId w:val="9"/>
  </w:num>
  <w:num w:numId="3">
    <w:abstractNumId w:val="6"/>
  </w:num>
  <w:num w:numId="4">
    <w:abstractNumId w:val="0"/>
  </w:num>
  <w:num w:numId="5">
    <w:abstractNumId w:val="5"/>
  </w:num>
  <w:num w:numId="6">
    <w:abstractNumId w:val="1"/>
  </w:num>
  <w:num w:numId="7">
    <w:abstractNumId w:val="2"/>
  </w:num>
  <w:num w:numId="8">
    <w:abstractNumId w:val="4"/>
  </w:num>
  <w:num w:numId="9">
    <w:abstractNumId w:val="8"/>
  </w:num>
  <w:num w:numId="10">
    <w:abstractNumId w:val="7"/>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0911D8"/>
    <w:rsid w:val="00001C61"/>
    <w:rsid w:val="00006763"/>
    <w:rsid w:val="000079AC"/>
    <w:rsid w:val="0001083C"/>
    <w:rsid w:val="000141EA"/>
    <w:rsid w:val="0001559F"/>
    <w:rsid w:val="00017F1D"/>
    <w:rsid w:val="000267C8"/>
    <w:rsid w:val="00032311"/>
    <w:rsid w:val="00040ECB"/>
    <w:rsid w:val="00050B66"/>
    <w:rsid w:val="00053211"/>
    <w:rsid w:val="0005706A"/>
    <w:rsid w:val="00064D29"/>
    <w:rsid w:val="00072982"/>
    <w:rsid w:val="00072E43"/>
    <w:rsid w:val="00073AE1"/>
    <w:rsid w:val="000911D8"/>
    <w:rsid w:val="0009368A"/>
    <w:rsid w:val="000A477A"/>
    <w:rsid w:val="000B6353"/>
    <w:rsid w:val="000C0D29"/>
    <w:rsid w:val="000C1043"/>
    <w:rsid w:val="000C465C"/>
    <w:rsid w:val="000D14C2"/>
    <w:rsid w:val="000D3A73"/>
    <w:rsid w:val="000E25D0"/>
    <w:rsid w:val="000E7B89"/>
    <w:rsid w:val="000F1C29"/>
    <w:rsid w:val="000F4F8B"/>
    <w:rsid w:val="00107819"/>
    <w:rsid w:val="00114DA8"/>
    <w:rsid w:val="00116C15"/>
    <w:rsid w:val="001349E6"/>
    <w:rsid w:val="00166208"/>
    <w:rsid w:val="00177826"/>
    <w:rsid w:val="001859CD"/>
    <w:rsid w:val="001B2484"/>
    <w:rsid w:val="001B60DF"/>
    <w:rsid w:val="001D1A61"/>
    <w:rsid w:val="001D2D63"/>
    <w:rsid w:val="001D3CB0"/>
    <w:rsid w:val="001D5D4E"/>
    <w:rsid w:val="001D6168"/>
    <w:rsid w:val="001E3E71"/>
    <w:rsid w:val="001E7F1E"/>
    <w:rsid w:val="001F09B2"/>
    <w:rsid w:val="001F50B4"/>
    <w:rsid w:val="001F5319"/>
    <w:rsid w:val="001F6F3B"/>
    <w:rsid w:val="0020722A"/>
    <w:rsid w:val="00211C15"/>
    <w:rsid w:val="00227813"/>
    <w:rsid w:val="002413B8"/>
    <w:rsid w:val="00247E23"/>
    <w:rsid w:val="00251AC0"/>
    <w:rsid w:val="002529BF"/>
    <w:rsid w:val="002531C3"/>
    <w:rsid w:val="00255B3E"/>
    <w:rsid w:val="00272EEB"/>
    <w:rsid w:val="0027451A"/>
    <w:rsid w:val="002824BB"/>
    <w:rsid w:val="00282F38"/>
    <w:rsid w:val="002843FF"/>
    <w:rsid w:val="00284448"/>
    <w:rsid w:val="0029052E"/>
    <w:rsid w:val="002B2241"/>
    <w:rsid w:val="002C03D8"/>
    <w:rsid w:val="002D1924"/>
    <w:rsid w:val="002D45E8"/>
    <w:rsid w:val="002D4F49"/>
    <w:rsid w:val="002E5174"/>
    <w:rsid w:val="00301E68"/>
    <w:rsid w:val="00315335"/>
    <w:rsid w:val="00317AF8"/>
    <w:rsid w:val="00327394"/>
    <w:rsid w:val="0033235F"/>
    <w:rsid w:val="0033654C"/>
    <w:rsid w:val="0034119C"/>
    <w:rsid w:val="003554AF"/>
    <w:rsid w:val="003664A8"/>
    <w:rsid w:val="00375ECF"/>
    <w:rsid w:val="00387AD4"/>
    <w:rsid w:val="0039025E"/>
    <w:rsid w:val="003A70AA"/>
    <w:rsid w:val="003B0E80"/>
    <w:rsid w:val="003C4CFA"/>
    <w:rsid w:val="003C4D3F"/>
    <w:rsid w:val="003C4D6A"/>
    <w:rsid w:val="003D3376"/>
    <w:rsid w:val="003D4F50"/>
    <w:rsid w:val="003F36CD"/>
    <w:rsid w:val="003F3CF0"/>
    <w:rsid w:val="00405A8F"/>
    <w:rsid w:val="004063D3"/>
    <w:rsid w:val="00411FC9"/>
    <w:rsid w:val="00413394"/>
    <w:rsid w:val="00423D20"/>
    <w:rsid w:val="0042616A"/>
    <w:rsid w:val="00427B44"/>
    <w:rsid w:val="004342BA"/>
    <w:rsid w:val="004450A4"/>
    <w:rsid w:val="004508D4"/>
    <w:rsid w:val="00455B0E"/>
    <w:rsid w:val="004605B5"/>
    <w:rsid w:val="00463BA7"/>
    <w:rsid w:val="00464B86"/>
    <w:rsid w:val="0049232E"/>
    <w:rsid w:val="00492C3D"/>
    <w:rsid w:val="00494C88"/>
    <w:rsid w:val="00495BE1"/>
    <w:rsid w:val="004A46EC"/>
    <w:rsid w:val="004A781C"/>
    <w:rsid w:val="004C01FF"/>
    <w:rsid w:val="004C334F"/>
    <w:rsid w:val="004D3957"/>
    <w:rsid w:val="004F7452"/>
    <w:rsid w:val="00517458"/>
    <w:rsid w:val="00533D47"/>
    <w:rsid w:val="0054115C"/>
    <w:rsid w:val="00553471"/>
    <w:rsid w:val="00553DE2"/>
    <w:rsid w:val="0055400A"/>
    <w:rsid w:val="00560F3E"/>
    <w:rsid w:val="005675AD"/>
    <w:rsid w:val="00573DBC"/>
    <w:rsid w:val="00582A0C"/>
    <w:rsid w:val="005852C8"/>
    <w:rsid w:val="005A4F64"/>
    <w:rsid w:val="005A5A19"/>
    <w:rsid w:val="005A6C97"/>
    <w:rsid w:val="005B26B6"/>
    <w:rsid w:val="005B3000"/>
    <w:rsid w:val="005C666E"/>
    <w:rsid w:val="005D5FE4"/>
    <w:rsid w:val="005E5ABB"/>
    <w:rsid w:val="005F1AFB"/>
    <w:rsid w:val="005F6E0B"/>
    <w:rsid w:val="00604939"/>
    <w:rsid w:val="0061147F"/>
    <w:rsid w:val="00611A24"/>
    <w:rsid w:val="006236A6"/>
    <w:rsid w:val="00625932"/>
    <w:rsid w:val="006336DB"/>
    <w:rsid w:val="006338C3"/>
    <w:rsid w:val="006414C4"/>
    <w:rsid w:val="00642385"/>
    <w:rsid w:val="0064334F"/>
    <w:rsid w:val="0065265D"/>
    <w:rsid w:val="006529D7"/>
    <w:rsid w:val="006530AA"/>
    <w:rsid w:val="00657E48"/>
    <w:rsid w:val="00660315"/>
    <w:rsid w:val="006621D9"/>
    <w:rsid w:val="00662888"/>
    <w:rsid w:val="006633B7"/>
    <w:rsid w:val="00672681"/>
    <w:rsid w:val="00673DB2"/>
    <w:rsid w:val="00674ADF"/>
    <w:rsid w:val="00683A3D"/>
    <w:rsid w:val="00697A1D"/>
    <w:rsid w:val="006B1E16"/>
    <w:rsid w:val="006B5329"/>
    <w:rsid w:val="006C236E"/>
    <w:rsid w:val="006C5CDB"/>
    <w:rsid w:val="006D1CE3"/>
    <w:rsid w:val="006D33CC"/>
    <w:rsid w:val="006D5CF4"/>
    <w:rsid w:val="006F01A3"/>
    <w:rsid w:val="00706174"/>
    <w:rsid w:val="00712E81"/>
    <w:rsid w:val="00714809"/>
    <w:rsid w:val="0075708C"/>
    <w:rsid w:val="00775011"/>
    <w:rsid w:val="00777B5B"/>
    <w:rsid w:val="007825F9"/>
    <w:rsid w:val="00786CF4"/>
    <w:rsid w:val="00787C30"/>
    <w:rsid w:val="00791134"/>
    <w:rsid w:val="007959AB"/>
    <w:rsid w:val="007A69AC"/>
    <w:rsid w:val="007B47DC"/>
    <w:rsid w:val="007B665B"/>
    <w:rsid w:val="007C6065"/>
    <w:rsid w:val="008037D4"/>
    <w:rsid w:val="00813966"/>
    <w:rsid w:val="00821630"/>
    <w:rsid w:val="00824F96"/>
    <w:rsid w:val="00825F48"/>
    <w:rsid w:val="0082761E"/>
    <w:rsid w:val="008334D1"/>
    <w:rsid w:val="00833940"/>
    <w:rsid w:val="00833FE7"/>
    <w:rsid w:val="00874422"/>
    <w:rsid w:val="0088109A"/>
    <w:rsid w:val="008923FD"/>
    <w:rsid w:val="008A46AE"/>
    <w:rsid w:val="008B3E94"/>
    <w:rsid w:val="008B7BCC"/>
    <w:rsid w:val="008B7CB7"/>
    <w:rsid w:val="008B7F86"/>
    <w:rsid w:val="008C1228"/>
    <w:rsid w:val="008C514D"/>
    <w:rsid w:val="008F0F4C"/>
    <w:rsid w:val="008F259A"/>
    <w:rsid w:val="008F6DBB"/>
    <w:rsid w:val="00900A42"/>
    <w:rsid w:val="00906F36"/>
    <w:rsid w:val="009129D5"/>
    <w:rsid w:val="00916CBD"/>
    <w:rsid w:val="00920A2D"/>
    <w:rsid w:val="00925ADD"/>
    <w:rsid w:val="00926B5C"/>
    <w:rsid w:val="0093050E"/>
    <w:rsid w:val="00932E0A"/>
    <w:rsid w:val="00934BE9"/>
    <w:rsid w:val="00935276"/>
    <w:rsid w:val="00950630"/>
    <w:rsid w:val="00953652"/>
    <w:rsid w:val="00954ED6"/>
    <w:rsid w:val="009551ED"/>
    <w:rsid w:val="00955F6A"/>
    <w:rsid w:val="0096478F"/>
    <w:rsid w:val="0097143B"/>
    <w:rsid w:val="009731D1"/>
    <w:rsid w:val="00987CB8"/>
    <w:rsid w:val="00987E56"/>
    <w:rsid w:val="009A41A3"/>
    <w:rsid w:val="009A4873"/>
    <w:rsid w:val="009A4FBF"/>
    <w:rsid w:val="009B00C9"/>
    <w:rsid w:val="009B1CB8"/>
    <w:rsid w:val="009B60C9"/>
    <w:rsid w:val="009C61C7"/>
    <w:rsid w:val="009C76A0"/>
    <w:rsid w:val="009D7BA4"/>
    <w:rsid w:val="009E4004"/>
    <w:rsid w:val="009F0ACB"/>
    <w:rsid w:val="00A038F7"/>
    <w:rsid w:val="00A05418"/>
    <w:rsid w:val="00A05B97"/>
    <w:rsid w:val="00A11F34"/>
    <w:rsid w:val="00A14A48"/>
    <w:rsid w:val="00A52F9B"/>
    <w:rsid w:val="00A675E7"/>
    <w:rsid w:val="00A745BF"/>
    <w:rsid w:val="00A83F34"/>
    <w:rsid w:val="00A9651D"/>
    <w:rsid w:val="00AA303F"/>
    <w:rsid w:val="00AA3693"/>
    <w:rsid w:val="00AC2F1D"/>
    <w:rsid w:val="00AC7D5B"/>
    <w:rsid w:val="00AD731B"/>
    <w:rsid w:val="00AE1EF2"/>
    <w:rsid w:val="00AE592A"/>
    <w:rsid w:val="00AE6E61"/>
    <w:rsid w:val="00AF50D0"/>
    <w:rsid w:val="00B00A66"/>
    <w:rsid w:val="00B0307A"/>
    <w:rsid w:val="00B12377"/>
    <w:rsid w:val="00B16388"/>
    <w:rsid w:val="00B23CA8"/>
    <w:rsid w:val="00B2521C"/>
    <w:rsid w:val="00B26176"/>
    <w:rsid w:val="00B26458"/>
    <w:rsid w:val="00B33C3A"/>
    <w:rsid w:val="00B52CF1"/>
    <w:rsid w:val="00B53E30"/>
    <w:rsid w:val="00B54697"/>
    <w:rsid w:val="00B749E5"/>
    <w:rsid w:val="00B953F2"/>
    <w:rsid w:val="00BA6A22"/>
    <w:rsid w:val="00BA7F39"/>
    <w:rsid w:val="00BB50F3"/>
    <w:rsid w:val="00BC5E89"/>
    <w:rsid w:val="00BD008B"/>
    <w:rsid w:val="00BD0112"/>
    <w:rsid w:val="00BD15D2"/>
    <w:rsid w:val="00BD3DFF"/>
    <w:rsid w:val="00BD67B9"/>
    <w:rsid w:val="00BE1DED"/>
    <w:rsid w:val="00BE2110"/>
    <w:rsid w:val="00BE596D"/>
    <w:rsid w:val="00BF2CCE"/>
    <w:rsid w:val="00BF364D"/>
    <w:rsid w:val="00C0205B"/>
    <w:rsid w:val="00C11F78"/>
    <w:rsid w:val="00C17B5F"/>
    <w:rsid w:val="00C23CE3"/>
    <w:rsid w:val="00C315D1"/>
    <w:rsid w:val="00C3327B"/>
    <w:rsid w:val="00C35BD3"/>
    <w:rsid w:val="00C36147"/>
    <w:rsid w:val="00C3778C"/>
    <w:rsid w:val="00C40119"/>
    <w:rsid w:val="00C426A0"/>
    <w:rsid w:val="00C51E1E"/>
    <w:rsid w:val="00C63373"/>
    <w:rsid w:val="00C70865"/>
    <w:rsid w:val="00C72FFA"/>
    <w:rsid w:val="00C73131"/>
    <w:rsid w:val="00C80239"/>
    <w:rsid w:val="00C82B06"/>
    <w:rsid w:val="00C936F9"/>
    <w:rsid w:val="00C946E8"/>
    <w:rsid w:val="00CA6263"/>
    <w:rsid w:val="00CB47E7"/>
    <w:rsid w:val="00CB5E2A"/>
    <w:rsid w:val="00CB7E16"/>
    <w:rsid w:val="00CF5BAC"/>
    <w:rsid w:val="00CF6E80"/>
    <w:rsid w:val="00D003BA"/>
    <w:rsid w:val="00D33E8E"/>
    <w:rsid w:val="00D3582E"/>
    <w:rsid w:val="00D51103"/>
    <w:rsid w:val="00D52C10"/>
    <w:rsid w:val="00D54070"/>
    <w:rsid w:val="00D541D6"/>
    <w:rsid w:val="00D66BF7"/>
    <w:rsid w:val="00D7630A"/>
    <w:rsid w:val="00D7797D"/>
    <w:rsid w:val="00D86212"/>
    <w:rsid w:val="00D94BDD"/>
    <w:rsid w:val="00D955EE"/>
    <w:rsid w:val="00DA1120"/>
    <w:rsid w:val="00DA450F"/>
    <w:rsid w:val="00DB1FCA"/>
    <w:rsid w:val="00DC488E"/>
    <w:rsid w:val="00DC7E08"/>
    <w:rsid w:val="00DD1FD3"/>
    <w:rsid w:val="00DE449C"/>
    <w:rsid w:val="00DE4889"/>
    <w:rsid w:val="00E1138D"/>
    <w:rsid w:val="00E15986"/>
    <w:rsid w:val="00E219A5"/>
    <w:rsid w:val="00E27530"/>
    <w:rsid w:val="00E34BE6"/>
    <w:rsid w:val="00E53BB5"/>
    <w:rsid w:val="00E5472B"/>
    <w:rsid w:val="00E6143A"/>
    <w:rsid w:val="00E7232E"/>
    <w:rsid w:val="00E76E83"/>
    <w:rsid w:val="00E87E00"/>
    <w:rsid w:val="00E90E82"/>
    <w:rsid w:val="00E96512"/>
    <w:rsid w:val="00E96F93"/>
    <w:rsid w:val="00EA5E43"/>
    <w:rsid w:val="00ED3166"/>
    <w:rsid w:val="00ED4E77"/>
    <w:rsid w:val="00EE709B"/>
    <w:rsid w:val="00EF3AF1"/>
    <w:rsid w:val="00F06E0B"/>
    <w:rsid w:val="00F13CB2"/>
    <w:rsid w:val="00F22A08"/>
    <w:rsid w:val="00F25B68"/>
    <w:rsid w:val="00F35224"/>
    <w:rsid w:val="00F5417F"/>
    <w:rsid w:val="00F55236"/>
    <w:rsid w:val="00F61EEF"/>
    <w:rsid w:val="00F648ED"/>
    <w:rsid w:val="00F80AEC"/>
    <w:rsid w:val="00F813A1"/>
    <w:rsid w:val="00F86DD4"/>
    <w:rsid w:val="00F87E44"/>
    <w:rsid w:val="00F91512"/>
    <w:rsid w:val="00F96785"/>
    <w:rsid w:val="00FA6130"/>
    <w:rsid w:val="00FB0783"/>
    <w:rsid w:val="00FB2942"/>
    <w:rsid w:val="00FB31F3"/>
    <w:rsid w:val="00FB432D"/>
    <w:rsid w:val="00FB5C72"/>
    <w:rsid w:val="00FC428F"/>
    <w:rsid w:val="00FC5946"/>
    <w:rsid w:val="00FD1465"/>
    <w:rsid w:val="00FD77D1"/>
    <w:rsid w:val="00FE01E0"/>
    <w:rsid w:val="00FE6184"/>
    <w:rsid w:val="00FF0EC1"/>
    <w:rsid w:val="00FF7B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3211"/>
    <w:pPr>
      <w:spacing w:after="120"/>
    </w:pPr>
  </w:style>
  <w:style w:type="paragraph" w:styleId="Heading1">
    <w:name w:val="heading 1"/>
    <w:basedOn w:val="Normal"/>
    <w:next w:val="Normal"/>
    <w:qFormat/>
    <w:rsid w:val="00053211"/>
    <w:pPr>
      <w:keepNext/>
      <w:numPr>
        <w:numId w:val="1"/>
      </w:numPr>
      <w:spacing w:before="240"/>
      <w:outlineLvl w:val="0"/>
    </w:pPr>
    <w:rPr>
      <w:rFonts w:ascii="Arial" w:hAnsi="Arial"/>
      <w:b/>
      <w:kern w:val="28"/>
      <w:sz w:val="28"/>
    </w:rPr>
  </w:style>
  <w:style w:type="paragraph" w:styleId="Heading2">
    <w:name w:val="heading 2"/>
    <w:basedOn w:val="Normal"/>
    <w:next w:val="Normal"/>
    <w:qFormat/>
    <w:rsid w:val="00053211"/>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053211"/>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053211"/>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053211"/>
    <w:pPr>
      <w:numPr>
        <w:ilvl w:val="4"/>
        <w:numId w:val="1"/>
      </w:numPr>
      <w:spacing w:before="240" w:after="60"/>
      <w:outlineLvl w:val="4"/>
    </w:pPr>
    <w:rPr>
      <w:sz w:val="22"/>
    </w:rPr>
  </w:style>
  <w:style w:type="paragraph" w:styleId="Heading6">
    <w:name w:val="heading 6"/>
    <w:basedOn w:val="Normal"/>
    <w:next w:val="Normal"/>
    <w:qFormat/>
    <w:rsid w:val="00053211"/>
    <w:pPr>
      <w:numPr>
        <w:ilvl w:val="5"/>
        <w:numId w:val="1"/>
      </w:numPr>
      <w:spacing w:before="240" w:after="60"/>
      <w:outlineLvl w:val="5"/>
    </w:pPr>
    <w:rPr>
      <w:i/>
      <w:sz w:val="22"/>
    </w:rPr>
  </w:style>
  <w:style w:type="paragraph" w:styleId="Heading7">
    <w:name w:val="heading 7"/>
    <w:basedOn w:val="Normal"/>
    <w:next w:val="Normal"/>
    <w:qFormat/>
    <w:rsid w:val="00053211"/>
    <w:pPr>
      <w:numPr>
        <w:ilvl w:val="6"/>
        <w:numId w:val="1"/>
      </w:numPr>
      <w:spacing w:before="240" w:after="60"/>
      <w:outlineLvl w:val="6"/>
    </w:pPr>
    <w:rPr>
      <w:rFonts w:ascii="Arial" w:hAnsi="Arial"/>
    </w:rPr>
  </w:style>
  <w:style w:type="paragraph" w:styleId="Heading8">
    <w:name w:val="heading 8"/>
    <w:basedOn w:val="Normal"/>
    <w:next w:val="Normal"/>
    <w:qFormat/>
    <w:rsid w:val="00053211"/>
    <w:pPr>
      <w:numPr>
        <w:ilvl w:val="7"/>
        <w:numId w:val="1"/>
      </w:numPr>
      <w:spacing w:before="240" w:after="60"/>
      <w:outlineLvl w:val="7"/>
    </w:pPr>
    <w:rPr>
      <w:rFonts w:ascii="Arial" w:hAnsi="Arial"/>
      <w:i/>
    </w:rPr>
  </w:style>
  <w:style w:type="paragraph" w:styleId="Heading9">
    <w:name w:val="heading 9"/>
    <w:basedOn w:val="Normal"/>
    <w:next w:val="Normal"/>
    <w:qFormat/>
    <w:rsid w:val="0005321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053211"/>
    <w:rPr>
      <w:sz w:val="24"/>
    </w:rPr>
  </w:style>
  <w:style w:type="paragraph" w:styleId="DocumentMap">
    <w:name w:val="Document Map"/>
    <w:basedOn w:val="Normal"/>
    <w:semiHidden/>
    <w:rsid w:val="00053211"/>
    <w:pPr>
      <w:shd w:val="clear" w:color="auto" w:fill="000080"/>
    </w:pPr>
    <w:rPr>
      <w:rFonts w:ascii="Tahoma" w:hAnsi="Tahoma"/>
    </w:rPr>
  </w:style>
  <w:style w:type="paragraph" w:styleId="Caption">
    <w:name w:val="caption"/>
    <w:basedOn w:val="Normal"/>
    <w:next w:val="Normal"/>
    <w:qFormat/>
    <w:rsid w:val="00053211"/>
    <w:pPr>
      <w:keepNext/>
      <w:spacing w:before="120"/>
      <w:jc w:val="center"/>
    </w:pPr>
  </w:style>
  <w:style w:type="paragraph" w:customStyle="1" w:styleId="TableHeading">
    <w:name w:val="Table Heading"/>
    <w:basedOn w:val="Normal"/>
    <w:rsid w:val="00053211"/>
    <w:pPr>
      <w:keepNext/>
      <w:spacing w:before="60" w:after="60"/>
      <w:jc w:val="center"/>
    </w:pPr>
    <w:rPr>
      <w:rFonts w:ascii="Arial" w:hAnsi="Arial"/>
      <w:b/>
      <w:sz w:val="22"/>
    </w:rPr>
  </w:style>
  <w:style w:type="paragraph" w:customStyle="1" w:styleId="Body6">
    <w:name w:val="Body 6"/>
    <w:basedOn w:val="NormalIndent"/>
    <w:rsid w:val="00053211"/>
    <w:pPr>
      <w:ind w:left="432"/>
      <w:jc w:val="both"/>
    </w:pPr>
  </w:style>
  <w:style w:type="paragraph" w:customStyle="1" w:styleId="Body7">
    <w:name w:val="Body 7"/>
    <w:basedOn w:val="Normal"/>
    <w:rsid w:val="00053211"/>
    <w:pPr>
      <w:ind w:left="864"/>
      <w:jc w:val="both"/>
    </w:pPr>
  </w:style>
  <w:style w:type="paragraph" w:styleId="NormalIndent">
    <w:name w:val="Normal Indent"/>
    <w:basedOn w:val="Normal"/>
    <w:semiHidden/>
    <w:rsid w:val="00053211"/>
    <w:pPr>
      <w:ind w:left="720"/>
    </w:pPr>
  </w:style>
  <w:style w:type="paragraph" w:customStyle="1" w:styleId="t0">
    <w:name w:val="t0"/>
    <w:rsid w:val="00053211"/>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053211"/>
    <w:pPr>
      <w:ind w:left="360" w:right="806"/>
    </w:pPr>
    <w:rPr>
      <w:rFonts w:ascii="Arial" w:hAnsi="Arial"/>
      <w:color w:val="000000"/>
      <w:sz w:val="24"/>
    </w:rPr>
  </w:style>
  <w:style w:type="paragraph" w:styleId="BodyText">
    <w:name w:val="Body Text"/>
    <w:basedOn w:val="Normal"/>
    <w:semiHidden/>
    <w:rsid w:val="00053211"/>
    <w:pPr>
      <w:spacing w:after="160"/>
    </w:pPr>
    <w:rPr>
      <w:rFonts w:ascii="Arial" w:hAnsi="Arial"/>
    </w:rPr>
  </w:style>
  <w:style w:type="paragraph" w:customStyle="1" w:styleId="Normal1">
    <w:name w:val="Normal1"/>
    <w:basedOn w:val="Normal"/>
    <w:rsid w:val="00053211"/>
    <w:rPr>
      <w:rFonts w:ascii="Arial" w:hAnsi="Arial"/>
      <w:sz w:val="24"/>
    </w:rPr>
  </w:style>
  <w:style w:type="paragraph" w:styleId="Header">
    <w:name w:val="header"/>
    <w:basedOn w:val="Normal"/>
    <w:semiHidden/>
    <w:rsid w:val="00053211"/>
    <w:pPr>
      <w:tabs>
        <w:tab w:val="center" w:pos="4320"/>
        <w:tab w:val="right" w:pos="8640"/>
      </w:tabs>
    </w:pPr>
    <w:rPr>
      <w:rFonts w:ascii="Arial" w:hAnsi="Arial"/>
    </w:rPr>
  </w:style>
  <w:style w:type="paragraph" w:styleId="Footer">
    <w:name w:val="footer"/>
    <w:basedOn w:val="Normal"/>
    <w:semiHidden/>
    <w:rsid w:val="00053211"/>
    <w:pPr>
      <w:tabs>
        <w:tab w:val="center" w:pos="4320"/>
        <w:tab w:val="right" w:pos="8640"/>
      </w:tabs>
    </w:pPr>
  </w:style>
  <w:style w:type="character" w:styleId="PageNumber">
    <w:name w:val="page number"/>
    <w:basedOn w:val="DefaultParagraphFont"/>
    <w:semiHidden/>
    <w:rsid w:val="00053211"/>
  </w:style>
  <w:style w:type="paragraph" w:styleId="PlainText">
    <w:name w:val="Plain Text"/>
    <w:basedOn w:val="Normal"/>
    <w:semiHidden/>
    <w:rsid w:val="00053211"/>
    <w:rPr>
      <w:rFonts w:ascii="Courier New" w:hAnsi="Courier New"/>
    </w:rPr>
  </w:style>
  <w:style w:type="paragraph" w:styleId="TOC2">
    <w:name w:val="toc 2"/>
    <w:basedOn w:val="Normal"/>
    <w:next w:val="Normal"/>
    <w:autoRedefine/>
    <w:semiHidden/>
    <w:rsid w:val="00053211"/>
    <w:pPr>
      <w:tabs>
        <w:tab w:val="right" w:leader="dot" w:pos="9294"/>
      </w:tabs>
      <w:ind w:left="240"/>
      <w:jc w:val="both"/>
    </w:pPr>
  </w:style>
  <w:style w:type="paragraph" w:customStyle="1" w:styleId="TableItems">
    <w:name w:val="Table Items"/>
    <w:basedOn w:val="Normal"/>
    <w:rsid w:val="00053211"/>
    <w:pPr>
      <w:keepNext/>
      <w:spacing w:before="60" w:after="60"/>
      <w:jc w:val="center"/>
    </w:pPr>
  </w:style>
  <w:style w:type="paragraph" w:styleId="BalloonText">
    <w:name w:val="Balloon Text"/>
    <w:basedOn w:val="Normal"/>
    <w:link w:val="BalloonTextChar"/>
    <w:uiPriority w:val="99"/>
    <w:semiHidden/>
    <w:unhideWhenUsed/>
    <w:rsid w:val="00DD1FD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1FD3"/>
    <w:rPr>
      <w:rFonts w:ascii="Tahoma" w:hAnsi="Tahoma" w:cs="Tahoma"/>
      <w:sz w:val="16"/>
      <w:szCs w:val="16"/>
    </w:rPr>
  </w:style>
  <w:style w:type="paragraph" w:styleId="Revision">
    <w:name w:val="Revision"/>
    <w:hidden/>
    <w:uiPriority w:val="99"/>
    <w:semiHidden/>
    <w:rsid w:val="0009368A"/>
  </w:style>
  <w:style w:type="paragraph" w:styleId="ListParagraph">
    <w:name w:val="List Paragraph"/>
    <w:basedOn w:val="Normal"/>
    <w:uiPriority w:val="34"/>
    <w:qFormat/>
    <w:rsid w:val="00FF7B26"/>
    <w:pPr>
      <w:ind w:left="720"/>
      <w:contextualSpacing/>
    </w:pPr>
  </w:style>
</w:styles>
</file>

<file path=word/webSettings.xml><?xml version="1.0" encoding="utf-8"?>
<w:webSettings xmlns:r="http://schemas.openxmlformats.org/officeDocument/2006/relationships" xmlns:w="http://schemas.openxmlformats.org/wordprocessingml/2006/main">
  <w:divs>
    <w:div w:id="31393658">
      <w:bodyDiv w:val="1"/>
      <w:marLeft w:val="0"/>
      <w:marRight w:val="0"/>
      <w:marTop w:val="0"/>
      <w:marBottom w:val="0"/>
      <w:divBdr>
        <w:top w:val="none" w:sz="0" w:space="0" w:color="auto"/>
        <w:left w:val="none" w:sz="0" w:space="0" w:color="auto"/>
        <w:bottom w:val="none" w:sz="0" w:space="0" w:color="auto"/>
        <w:right w:val="none" w:sz="0" w:space="0" w:color="auto"/>
      </w:divBdr>
    </w:div>
    <w:div w:id="90663030">
      <w:bodyDiv w:val="1"/>
      <w:marLeft w:val="0"/>
      <w:marRight w:val="0"/>
      <w:marTop w:val="0"/>
      <w:marBottom w:val="0"/>
      <w:divBdr>
        <w:top w:val="none" w:sz="0" w:space="0" w:color="auto"/>
        <w:left w:val="none" w:sz="0" w:space="0" w:color="auto"/>
        <w:bottom w:val="none" w:sz="0" w:space="0" w:color="auto"/>
        <w:right w:val="none" w:sz="0" w:space="0" w:color="auto"/>
      </w:divBdr>
    </w:div>
    <w:div w:id="148255730">
      <w:bodyDiv w:val="1"/>
      <w:marLeft w:val="0"/>
      <w:marRight w:val="0"/>
      <w:marTop w:val="0"/>
      <w:marBottom w:val="0"/>
      <w:divBdr>
        <w:top w:val="none" w:sz="0" w:space="0" w:color="auto"/>
        <w:left w:val="none" w:sz="0" w:space="0" w:color="auto"/>
        <w:bottom w:val="none" w:sz="0" w:space="0" w:color="auto"/>
        <w:right w:val="none" w:sz="0" w:space="0" w:color="auto"/>
      </w:divBdr>
    </w:div>
    <w:div w:id="289212507">
      <w:bodyDiv w:val="1"/>
      <w:marLeft w:val="0"/>
      <w:marRight w:val="0"/>
      <w:marTop w:val="0"/>
      <w:marBottom w:val="0"/>
      <w:divBdr>
        <w:top w:val="none" w:sz="0" w:space="0" w:color="auto"/>
        <w:left w:val="none" w:sz="0" w:space="0" w:color="auto"/>
        <w:bottom w:val="none" w:sz="0" w:space="0" w:color="auto"/>
        <w:right w:val="none" w:sz="0" w:space="0" w:color="auto"/>
      </w:divBdr>
    </w:div>
    <w:div w:id="655039501">
      <w:bodyDiv w:val="1"/>
      <w:marLeft w:val="0"/>
      <w:marRight w:val="0"/>
      <w:marTop w:val="0"/>
      <w:marBottom w:val="0"/>
      <w:divBdr>
        <w:top w:val="none" w:sz="0" w:space="0" w:color="auto"/>
        <w:left w:val="none" w:sz="0" w:space="0" w:color="auto"/>
        <w:bottom w:val="none" w:sz="0" w:space="0" w:color="auto"/>
        <w:right w:val="none" w:sz="0" w:space="0" w:color="auto"/>
      </w:divBdr>
    </w:div>
    <w:div w:id="744690540">
      <w:bodyDiv w:val="1"/>
      <w:marLeft w:val="0"/>
      <w:marRight w:val="0"/>
      <w:marTop w:val="0"/>
      <w:marBottom w:val="0"/>
      <w:divBdr>
        <w:top w:val="none" w:sz="0" w:space="0" w:color="auto"/>
        <w:left w:val="none" w:sz="0" w:space="0" w:color="auto"/>
        <w:bottom w:val="none" w:sz="0" w:space="0" w:color="auto"/>
        <w:right w:val="none" w:sz="0" w:space="0" w:color="auto"/>
      </w:divBdr>
    </w:div>
    <w:div w:id="763301797">
      <w:bodyDiv w:val="1"/>
      <w:marLeft w:val="0"/>
      <w:marRight w:val="0"/>
      <w:marTop w:val="0"/>
      <w:marBottom w:val="0"/>
      <w:divBdr>
        <w:top w:val="none" w:sz="0" w:space="0" w:color="auto"/>
        <w:left w:val="none" w:sz="0" w:space="0" w:color="auto"/>
        <w:bottom w:val="none" w:sz="0" w:space="0" w:color="auto"/>
        <w:right w:val="none" w:sz="0" w:space="0" w:color="auto"/>
      </w:divBdr>
    </w:div>
    <w:div w:id="904411629">
      <w:bodyDiv w:val="1"/>
      <w:marLeft w:val="0"/>
      <w:marRight w:val="0"/>
      <w:marTop w:val="0"/>
      <w:marBottom w:val="0"/>
      <w:divBdr>
        <w:top w:val="none" w:sz="0" w:space="0" w:color="auto"/>
        <w:left w:val="none" w:sz="0" w:space="0" w:color="auto"/>
        <w:bottom w:val="none" w:sz="0" w:space="0" w:color="auto"/>
        <w:right w:val="none" w:sz="0" w:space="0" w:color="auto"/>
      </w:divBdr>
    </w:div>
    <w:div w:id="1070542305">
      <w:bodyDiv w:val="1"/>
      <w:marLeft w:val="0"/>
      <w:marRight w:val="0"/>
      <w:marTop w:val="0"/>
      <w:marBottom w:val="0"/>
      <w:divBdr>
        <w:top w:val="none" w:sz="0" w:space="0" w:color="auto"/>
        <w:left w:val="none" w:sz="0" w:space="0" w:color="auto"/>
        <w:bottom w:val="none" w:sz="0" w:space="0" w:color="auto"/>
        <w:right w:val="none" w:sz="0" w:space="0" w:color="auto"/>
      </w:divBdr>
    </w:div>
    <w:div w:id="1459028782">
      <w:bodyDiv w:val="1"/>
      <w:marLeft w:val="0"/>
      <w:marRight w:val="0"/>
      <w:marTop w:val="0"/>
      <w:marBottom w:val="0"/>
      <w:divBdr>
        <w:top w:val="none" w:sz="0" w:space="0" w:color="auto"/>
        <w:left w:val="none" w:sz="0" w:space="0" w:color="auto"/>
        <w:bottom w:val="none" w:sz="0" w:space="0" w:color="auto"/>
        <w:right w:val="none" w:sz="0" w:space="0" w:color="auto"/>
      </w:divBdr>
    </w:div>
    <w:div w:id="185873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z3h1n.NEXTEER\My%20Documents\Module%20Design%20Document%20-%20Template%202.2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59E2C5-9F59-4284-B398-42D4B39DC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Module Design Document - Template 2.2b+.dotx</Template>
  <TotalTime>3035</TotalTime>
  <Pages>34</Pages>
  <Words>2528</Words>
  <Characters>14414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16909</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Blake Latchford (zz4r1x)</dc:creator>
  <cp:keywords/>
  <dc:description/>
  <cp:lastModifiedBy>Blake Latchford</cp:lastModifiedBy>
  <cp:revision>97</cp:revision>
  <cp:lastPrinted>2011-03-21T13:34:00Z</cp:lastPrinted>
  <dcterms:created xsi:type="dcterms:W3CDTF">2012-04-24T15:40:00Z</dcterms:created>
  <dcterms:modified xsi:type="dcterms:W3CDTF">2012-10-25T13:16:00Z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Scom_Based_HwPos</vt:lpwstr>
  </property>
  <property fmtid="{D5CDD505-2E9C-101B-9397-08002B2CF9AE}" pid="3" name="MDDRevNum">
    <vt:lpwstr>6.0</vt:lpwstr>
  </property>
  <property fmtid="{D5CDD505-2E9C-101B-9397-08002B2CF9AE}" pid="4" name="Module Layer">
    <vt:lpwstr>0</vt:lpwstr>
  </property>
  <property fmtid="{D5CDD505-2E9C-101B-9397-08002B2CF9AE}" pid="5" name="Module Name">
    <vt:lpwstr>SComBasedHwPos</vt:lpwstr>
  </property>
  <property fmtid="{D5CDD505-2E9C-101B-9397-08002B2CF9AE}" pid="6" name="Product Line">
    <vt:lpwstr>Gen II+ EPS</vt:lpwstr>
  </property>
</Properties>
</file>