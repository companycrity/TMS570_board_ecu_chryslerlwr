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81C" w:rsidRDefault="00F141E2">
      <w:pPr>
        <w:pStyle w:val="Heading1"/>
        <w:numPr>
          <w:ilvl w:val="0"/>
          <w:numId w:val="0"/>
        </w:numPr>
      </w:pPr>
      <w:r>
        <w:t xml:space="preserve">Module – </w:t>
      </w:r>
      <w:fldSimple w:instr=" DOCPROPERTY &quot;Document Title&quot;  \* MERGEFORMAT ">
        <w:ins w:id="0" w:author="Owen Tosh (nzx5jd)" w:date="2013-03-11T10:58:00Z">
          <w:r w:rsidR="00627C72">
            <w:t>EPWM 1</w:t>
          </w:r>
        </w:ins>
        <w:del w:id="1" w:author="Owen Tosh (nzx5jd)" w:date="2013-03-11T10:58:00Z">
          <w:r w:rsidR="003E319F" w:rsidDel="00627C72">
            <w:delText>EPWM</w:delText>
          </w:r>
          <w:r w:rsidR="00BE30B3" w:rsidDel="00627C72">
            <w:delText xml:space="preserve"> 2</w:delText>
          </w:r>
        </w:del>
      </w:fldSimple>
    </w:p>
    <w:p w:rsidR="004A781C" w:rsidRDefault="004A781C">
      <w:pPr>
        <w:pStyle w:val="Heading1"/>
      </w:pPr>
      <w:r>
        <w:t>High-Level Description</w:t>
      </w:r>
    </w:p>
    <w:p w:rsidR="004A781C" w:rsidRDefault="00595E21">
      <w:r>
        <w:t xml:space="preserve">This module implements functionality with respect to the </w:t>
      </w:r>
      <w:r w:rsidR="003E319F">
        <w:t>EPWM</w:t>
      </w:r>
      <w:r>
        <w:t xml:space="preserve"> module.  </w:t>
      </w:r>
      <w:r w:rsidR="00612C41">
        <w:t>T</w:t>
      </w:r>
      <w:r>
        <w:t xml:space="preserve">his module implements the requirements </w:t>
      </w:r>
      <w:r w:rsidR="000A79A3">
        <w:t>other than</w:t>
      </w:r>
      <w:r>
        <w:t xml:space="preserve"> the </w:t>
      </w:r>
      <w:r w:rsidR="003E319F">
        <w:t>EPWM</w:t>
      </w:r>
      <w:r>
        <w:t xml:space="preserve"> output direction control</w:t>
      </w:r>
      <w:r w:rsidR="002177FA">
        <w:t>, which is implemented in the diverse path as required</w:t>
      </w:r>
      <w:r>
        <w:t>.</w:t>
      </w:r>
    </w:p>
    <w:p w:rsidR="00F141E2" w:rsidRPr="00F141E2" w:rsidRDefault="004A781C" w:rsidP="00F141E2">
      <w:pPr>
        <w:pStyle w:val="Heading1"/>
      </w:pPr>
      <w:r>
        <w:t>Figures</w:t>
      </w:r>
    </w:p>
    <w:p w:rsidR="004A781C" w:rsidRDefault="00F141E2" w:rsidP="00F141E2">
      <w:pPr>
        <w:pStyle w:val="Heading2"/>
      </w:pPr>
      <w:r>
        <w:t>Component Diagram</w:t>
      </w:r>
    </w:p>
    <w:p w:rsidR="00F141E2" w:rsidRDefault="00F141E2" w:rsidP="00F141E2">
      <w:pPr>
        <w:jc w:val="center"/>
      </w:pP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D33CC" w:rsidRPr="004B5BE2" w:rsidRDefault="008306DA" w:rsidP="00F141E2">
            <w:pPr>
              <w:spacing w:before="100" w:beforeAutospacing="1" w:after="100" w:afterAutospacing="1"/>
              <w:rPr>
                <w:rFonts w:ascii="Arial" w:hAnsi="Arial" w:cs="Arial"/>
                <w:sz w:val="16"/>
                <w:szCs w:val="16"/>
              </w:rPr>
            </w:pPr>
            <w:r w:rsidRPr="008306DA">
              <w:rPr>
                <w:rFonts w:ascii="Arial" w:hAnsi="Arial" w:cs="Arial"/>
                <w:sz w:val="16"/>
                <w:szCs w:val="16"/>
              </w:rPr>
              <w:t>CDD_PWMPeriod_Cnt_G_u16</w:t>
            </w:r>
          </w:p>
        </w:tc>
        <w:tc>
          <w:tcPr>
            <w:tcW w:w="4455" w:type="dxa"/>
            <w:vAlign w:val="center"/>
          </w:tcPr>
          <w:p w:rsidR="006D33CC" w:rsidRPr="004B5BE2" w:rsidRDefault="00BE30B3" w:rsidP="00F957FA">
            <w:pPr>
              <w:spacing w:before="100" w:beforeAutospacing="1" w:after="100" w:afterAutospacing="1"/>
              <w:rPr>
                <w:rFonts w:ascii="Arial" w:hAnsi="Arial" w:cs="Arial"/>
                <w:sz w:val="16"/>
                <w:szCs w:val="16"/>
              </w:rPr>
            </w:pPr>
            <w:r>
              <w:rPr>
                <w:rFonts w:ascii="Arial" w:hAnsi="Arial" w:cs="Arial"/>
                <w:sz w:val="16"/>
                <w:szCs w:val="16"/>
              </w:rPr>
              <w:t>None</w:t>
            </w:r>
          </w:p>
        </w:tc>
      </w:tr>
      <w:tr w:rsidR="008306DA"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8306DA" w:rsidRPr="008306DA" w:rsidRDefault="008306DA" w:rsidP="00F141E2">
            <w:pPr>
              <w:spacing w:before="100" w:beforeAutospacing="1" w:after="100" w:afterAutospacing="1"/>
              <w:rPr>
                <w:rFonts w:ascii="Arial" w:hAnsi="Arial" w:cs="Arial"/>
                <w:sz w:val="16"/>
                <w:szCs w:val="16"/>
              </w:rPr>
            </w:pPr>
            <w:r w:rsidRPr="008306DA">
              <w:rPr>
                <w:rFonts w:ascii="Arial" w:hAnsi="Arial" w:cs="Arial"/>
                <w:sz w:val="16"/>
                <w:szCs w:val="16"/>
              </w:rPr>
              <w:t>CDD_DCPhsComp_Cnt_G_u16</w:t>
            </w:r>
            <w:r w:rsidR="00577E62">
              <w:rPr>
                <w:rFonts w:ascii="Arial" w:hAnsi="Arial" w:cs="Arial"/>
                <w:sz w:val="16"/>
                <w:szCs w:val="16"/>
              </w:rPr>
              <w:t>[3]</w:t>
            </w:r>
          </w:p>
        </w:tc>
        <w:tc>
          <w:tcPr>
            <w:tcW w:w="4455" w:type="dxa"/>
            <w:vAlign w:val="center"/>
          </w:tcPr>
          <w:p w:rsidR="008306DA" w:rsidRDefault="008306DA"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178"/>
        <w:gridCol w:w="1890"/>
        <w:gridCol w:w="1170"/>
        <w:gridCol w:w="1170"/>
        <w:gridCol w:w="2520"/>
      </w:tblGrid>
      <w:tr w:rsidR="00BD008B" w:rsidTr="002177FA">
        <w:tc>
          <w:tcPr>
            <w:tcW w:w="217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8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52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2177FA">
        <w:tc>
          <w:tcPr>
            <w:tcW w:w="2178" w:type="dxa"/>
            <w:tcBorders>
              <w:top w:val="single" w:sz="6" w:space="0" w:color="auto"/>
              <w:left w:val="single" w:sz="6" w:space="0" w:color="auto"/>
              <w:bottom w:val="single" w:sz="6" w:space="0" w:color="auto"/>
              <w:right w:val="single" w:sz="6" w:space="0" w:color="auto"/>
            </w:tcBorders>
          </w:tcPr>
          <w:p w:rsidR="00BD008B" w:rsidRDefault="008306DA" w:rsidP="00F957FA">
            <w:pPr>
              <w:spacing w:before="60"/>
              <w:rPr>
                <w:rFonts w:ascii="Arial" w:hAnsi="Arial" w:cs="Arial"/>
                <w:sz w:val="16"/>
              </w:rPr>
            </w:pPr>
            <w:r>
              <w:rPr>
                <w:rFonts w:ascii="Arial" w:hAnsi="Arial" w:cs="Arial"/>
                <w:sz w:val="16"/>
              </w:rPr>
              <w:t>None</w:t>
            </w:r>
          </w:p>
        </w:tc>
        <w:tc>
          <w:tcPr>
            <w:tcW w:w="189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252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r>
    </w:tbl>
    <w:p w:rsidR="00BD008B" w:rsidRDefault="00BD008B"/>
    <w:p w:rsidR="004A781C" w:rsidRDefault="004A781C">
      <w:pPr>
        <w:pStyle w:val="Heading3"/>
      </w:pPr>
      <w:r>
        <w:t xml:space="preserve">User defined typedef definition/declaration </w:t>
      </w:r>
    </w:p>
    <w:p w:rsidR="004A781C" w:rsidRDefault="004A781C">
      <w:r>
        <w:t>This section documents any user types uniquely used for the module.</w:t>
      </w:r>
    </w:p>
    <w:p w:rsidR="004F0723" w:rsidRDefault="004F0723">
      <w:r>
        <w:t>(Refer the included ref for more details of register)</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2177FA" w:rsidTr="00F957FA">
        <w:tc>
          <w:tcPr>
            <w:tcW w:w="3348" w:type="dxa"/>
          </w:tcPr>
          <w:p w:rsidR="002177FA" w:rsidRDefault="00986945" w:rsidP="00F957FA">
            <w:pPr>
              <w:spacing w:before="60"/>
              <w:rPr>
                <w:rFonts w:ascii="Arial" w:hAnsi="Arial" w:cs="Arial"/>
                <w:sz w:val="16"/>
              </w:rPr>
            </w:pPr>
            <w:r w:rsidRPr="00986945">
              <w:rPr>
                <w:rFonts w:ascii="Arial" w:hAnsi="Arial" w:cs="Arial"/>
                <w:sz w:val="16"/>
              </w:rPr>
              <w:t>etpwmBASE_t</w:t>
            </w:r>
          </w:p>
        </w:tc>
        <w:tc>
          <w:tcPr>
            <w:tcW w:w="2160" w:type="dxa"/>
          </w:tcPr>
          <w:p w:rsidR="00986945" w:rsidRPr="00986945" w:rsidRDefault="00986945" w:rsidP="00986945">
            <w:pPr>
              <w:spacing w:before="60"/>
              <w:rPr>
                <w:rFonts w:ascii="Arial" w:hAnsi="Arial" w:cs="Arial"/>
                <w:sz w:val="16"/>
              </w:rPr>
            </w:pPr>
            <w:r w:rsidRPr="00986945">
              <w:rPr>
                <w:rFonts w:ascii="Arial" w:hAnsi="Arial" w:cs="Arial"/>
                <w:sz w:val="16"/>
              </w:rPr>
              <w:t xml:space="preserve">TBSTS         </w:t>
            </w:r>
          </w:p>
          <w:p w:rsidR="00986945" w:rsidRPr="00986945" w:rsidRDefault="00986945" w:rsidP="00986945">
            <w:pPr>
              <w:spacing w:before="60"/>
              <w:rPr>
                <w:rFonts w:ascii="Arial" w:hAnsi="Arial" w:cs="Arial"/>
                <w:sz w:val="16"/>
              </w:rPr>
            </w:pPr>
            <w:r w:rsidRPr="00986945">
              <w:rPr>
                <w:rFonts w:ascii="Arial" w:hAnsi="Arial" w:cs="Arial"/>
                <w:sz w:val="16"/>
              </w:rPr>
              <w:t xml:space="preserve"> TBCTL         </w:t>
            </w:r>
          </w:p>
          <w:p w:rsidR="00986945" w:rsidRPr="00986945" w:rsidRDefault="00986945" w:rsidP="00986945">
            <w:pPr>
              <w:spacing w:before="60"/>
              <w:rPr>
                <w:rFonts w:ascii="Arial" w:hAnsi="Arial" w:cs="Arial"/>
                <w:sz w:val="16"/>
              </w:rPr>
            </w:pPr>
            <w:r w:rsidRPr="00986945">
              <w:rPr>
                <w:rFonts w:ascii="Arial" w:hAnsi="Arial" w:cs="Arial"/>
                <w:sz w:val="16"/>
              </w:rPr>
              <w:t xml:space="preserve"> TBPHS         </w:t>
            </w:r>
          </w:p>
          <w:p w:rsidR="00986945" w:rsidRPr="00986945" w:rsidRDefault="00986945" w:rsidP="00986945">
            <w:pPr>
              <w:spacing w:before="60"/>
              <w:rPr>
                <w:rFonts w:ascii="Arial" w:hAnsi="Arial" w:cs="Arial"/>
                <w:sz w:val="16"/>
              </w:rPr>
            </w:pPr>
            <w:r w:rsidRPr="00986945">
              <w:rPr>
                <w:rFonts w:ascii="Arial" w:hAnsi="Arial" w:cs="Arial"/>
                <w:sz w:val="16"/>
              </w:rPr>
              <w:t xml:space="preserve"> TBPHSHR       </w:t>
            </w:r>
          </w:p>
          <w:p w:rsidR="00986945" w:rsidRPr="00986945" w:rsidRDefault="00986945" w:rsidP="00986945">
            <w:pPr>
              <w:spacing w:before="60"/>
              <w:rPr>
                <w:rFonts w:ascii="Arial" w:hAnsi="Arial" w:cs="Arial"/>
                <w:sz w:val="16"/>
              </w:rPr>
            </w:pPr>
            <w:r w:rsidRPr="00986945">
              <w:rPr>
                <w:rFonts w:ascii="Arial" w:hAnsi="Arial" w:cs="Arial"/>
                <w:sz w:val="16"/>
              </w:rPr>
              <w:t xml:space="preserve"> TBPRD         </w:t>
            </w:r>
          </w:p>
          <w:p w:rsidR="00986945" w:rsidRPr="00986945" w:rsidRDefault="00986945" w:rsidP="00986945">
            <w:pPr>
              <w:spacing w:before="60"/>
              <w:rPr>
                <w:rFonts w:ascii="Arial" w:hAnsi="Arial" w:cs="Arial"/>
                <w:sz w:val="16"/>
              </w:rPr>
            </w:pPr>
            <w:r w:rsidRPr="00986945">
              <w:rPr>
                <w:rFonts w:ascii="Arial" w:hAnsi="Arial" w:cs="Arial"/>
                <w:sz w:val="16"/>
              </w:rPr>
              <w:t xml:space="preserve"> TBCTR         </w:t>
            </w:r>
          </w:p>
          <w:p w:rsidR="00986945" w:rsidRPr="00986945" w:rsidRDefault="00986945" w:rsidP="00986945">
            <w:pPr>
              <w:spacing w:before="60"/>
              <w:rPr>
                <w:rFonts w:ascii="Arial" w:hAnsi="Arial" w:cs="Arial"/>
                <w:sz w:val="16"/>
              </w:rPr>
            </w:pPr>
            <w:r w:rsidRPr="00986945">
              <w:rPr>
                <w:rFonts w:ascii="Arial" w:hAnsi="Arial" w:cs="Arial"/>
                <w:sz w:val="16"/>
              </w:rPr>
              <w:t xml:space="preserve"> CMPCTL        </w:t>
            </w:r>
          </w:p>
          <w:p w:rsidR="00986945" w:rsidRPr="00986945" w:rsidRDefault="00986945" w:rsidP="00986945">
            <w:pPr>
              <w:spacing w:before="60"/>
              <w:rPr>
                <w:rFonts w:ascii="Arial" w:hAnsi="Arial" w:cs="Arial"/>
                <w:sz w:val="16"/>
              </w:rPr>
            </w:pPr>
            <w:r w:rsidRPr="00986945">
              <w:rPr>
                <w:rFonts w:ascii="Arial" w:hAnsi="Arial" w:cs="Arial"/>
                <w:sz w:val="16"/>
              </w:rPr>
              <w:t xml:space="preserve"> TBPRDHR       </w:t>
            </w:r>
          </w:p>
          <w:p w:rsidR="00986945" w:rsidRPr="00986945" w:rsidRDefault="00986945" w:rsidP="00986945">
            <w:pPr>
              <w:spacing w:before="60"/>
              <w:rPr>
                <w:rFonts w:ascii="Arial" w:hAnsi="Arial" w:cs="Arial"/>
                <w:sz w:val="16"/>
              </w:rPr>
            </w:pPr>
            <w:r w:rsidRPr="00986945">
              <w:rPr>
                <w:rFonts w:ascii="Arial" w:hAnsi="Arial" w:cs="Arial"/>
                <w:sz w:val="16"/>
              </w:rPr>
              <w:t xml:space="preserve"> CMPA          </w:t>
            </w:r>
          </w:p>
          <w:p w:rsidR="00986945" w:rsidRPr="00986945" w:rsidRDefault="00986945" w:rsidP="00986945">
            <w:pPr>
              <w:spacing w:before="60"/>
              <w:rPr>
                <w:rFonts w:ascii="Arial" w:hAnsi="Arial" w:cs="Arial"/>
                <w:sz w:val="16"/>
              </w:rPr>
            </w:pPr>
            <w:r w:rsidRPr="00986945">
              <w:rPr>
                <w:rFonts w:ascii="Arial" w:hAnsi="Arial" w:cs="Arial"/>
                <w:sz w:val="16"/>
              </w:rPr>
              <w:t xml:space="preserve"> CMPAHR        </w:t>
            </w:r>
          </w:p>
          <w:p w:rsidR="00986945" w:rsidRPr="00986945" w:rsidRDefault="00986945" w:rsidP="00986945">
            <w:pPr>
              <w:spacing w:before="60"/>
              <w:rPr>
                <w:rFonts w:ascii="Arial" w:hAnsi="Arial" w:cs="Arial"/>
                <w:sz w:val="16"/>
              </w:rPr>
            </w:pPr>
            <w:r w:rsidRPr="00986945">
              <w:rPr>
                <w:rFonts w:ascii="Arial" w:hAnsi="Arial" w:cs="Arial"/>
                <w:sz w:val="16"/>
              </w:rPr>
              <w:t xml:space="preserve"> AQCTLA        </w:t>
            </w:r>
          </w:p>
          <w:p w:rsidR="00986945" w:rsidRPr="00986945" w:rsidRDefault="00986945" w:rsidP="00986945">
            <w:pPr>
              <w:spacing w:before="60"/>
              <w:rPr>
                <w:rFonts w:ascii="Arial" w:hAnsi="Arial" w:cs="Arial"/>
                <w:sz w:val="16"/>
              </w:rPr>
            </w:pPr>
            <w:r w:rsidRPr="00986945">
              <w:rPr>
                <w:rFonts w:ascii="Arial" w:hAnsi="Arial" w:cs="Arial"/>
                <w:sz w:val="16"/>
              </w:rPr>
              <w:t xml:space="preserve"> CMPB          </w:t>
            </w:r>
          </w:p>
          <w:p w:rsidR="00986945" w:rsidRPr="00986945" w:rsidRDefault="00986945" w:rsidP="00986945">
            <w:pPr>
              <w:spacing w:before="60"/>
              <w:rPr>
                <w:rFonts w:ascii="Arial" w:hAnsi="Arial" w:cs="Arial"/>
                <w:sz w:val="16"/>
              </w:rPr>
            </w:pPr>
            <w:r w:rsidRPr="00986945">
              <w:rPr>
                <w:rFonts w:ascii="Arial" w:hAnsi="Arial" w:cs="Arial"/>
                <w:sz w:val="16"/>
              </w:rPr>
              <w:t xml:space="preserve"> AQSFRC        </w:t>
            </w:r>
          </w:p>
          <w:p w:rsidR="00986945" w:rsidRPr="00986945" w:rsidRDefault="00986945" w:rsidP="00986945">
            <w:pPr>
              <w:spacing w:before="60"/>
              <w:rPr>
                <w:rFonts w:ascii="Arial" w:hAnsi="Arial" w:cs="Arial"/>
                <w:sz w:val="16"/>
              </w:rPr>
            </w:pPr>
            <w:r w:rsidRPr="00986945">
              <w:rPr>
                <w:rFonts w:ascii="Arial" w:hAnsi="Arial" w:cs="Arial"/>
                <w:sz w:val="16"/>
              </w:rPr>
              <w:t xml:space="preserve"> AQCTLB        </w:t>
            </w:r>
          </w:p>
          <w:p w:rsidR="00986945" w:rsidRPr="00986945" w:rsidRDefault="00986945" w:rsidP="00986945">
            <w:pPr>
              <w:spacing w:before="60"/>
              <w:rPr>
                <w:rFonts w:ascii="Arial" w:hAnsi="Arial" w:cs="Arial"/>
                <w:sz w:val="16"/>
              </w:rPr>
            </w:pPr>
            <w:r w:rsidRPr="00986945">
              <w:rPr>
                <w:rFonts w:ascii="Arial" w:hAnsi="Arial" w:cs="Arial"/>
                <w:sz w:val="16"/>
              </w:rPr>
              <w:t xml:space="preserve"> DBCTL         </w:t>
            </w:r>
          </w:p>
          <w:p w:rsidR="00986945" w:rsidRPr="00986945" w:rsidRDefault="00986945" w:rsidP="00986945">
            <w:pPr>
              <w:spacing w:before="60"/>
              <w:rPr>
                <w:rFonts w:ascii="Arial" w:hAnsi="Arial" w:cs="Arial"/>
                <w:sz w:val="16"/>
              </w:rPr>
            </w:pPr>
            <w:r w:rsidRPr="00986945">
              <w:rPr>
                <w:rFonts w:ascii="Arial" w:hAnsi="Arial" w:cs="Arial"/>
                <w:sz w:val="16"/>
              </w:rPr>
              <w:t xml:space="preserve"> AQCSFRC       </w:t>
            </w:r>
          </w:p>
          <w:p w:rsidR="00986945" w:rsidRPr="00986945" w:rsidRDefault="00986945" w:rsidP="00986945">
            <w:pPr>
              <w:spacing w:before="60"/>
              <w:rPr>
                <w:rFonts w:ascii="Arial" w:hAnsi="Arial" w:cs="Arial"/>
                <w:sz w:val="16"/>
              </w:rPr>
            </w:pPr>
            <w:r w:rsidRPr="00986945">
              <w:rPr>
                <w:rFonts w:ascii="Arial" w:hAnsi="Arial" w:cs="Arial"/>
                <w:sz w:val="16"/>
              </w:rPr>
              <w:t xml:space="preserve"> DBFED         </w:t>
            </w:r>
          </w:p>
          <w:p w:rsidR="00986945" w:rsidRPr="00986945" w:rsidRDefault="00986945" w:rsidP="00986945">
            <w:pPr>
              <w:spacing w:before="60"/>
              <w:rPr>
                <w:rFonts w:ascii="Arial" w:hAnsi="Arial" w:cs="Arial"/>
                <w:sz w:val="16"/>
              </w:rPr>
            </w:pPr>
            <w:r w:rsidRPr="00986945">
              <w:rPr>
                <w:rFonts w:ascii="Arial" w:hAnsi="Arial" w:cs="Arial"/>
                <w:sz w:val="16"/>
              </w:rPr>
              <w:lastRenderedPageBreak/>
              <w:t xml:space="preserve"> DBRED         </w:t>
            </w:r>
          </w:p>
          <w:p w:rsidR="00986945" w:rsidRPr="00986945" w:rsidRDefault="00986945" w:rsidP="00986945">
            <w:pPr>
              <w:spacing w:before="60"/>
              <w:rPr>
                <w:rFonts w:ascii="Arial" w:hAnsi="Arial" w:cs="Arial"/>
                <w:sz w:val="16"/>
              </w:rPr>
            </w:pPr>
            <w:r w:rsidRPr="00986945">
              <w:rPr>
                <w:rFonts w:ascii="Arial" w:hAnsi="Arial" w:cs="Arial"/>
                <w:sz w:val="16"/>
              </w:rPr>
              <w:t xml:space="preserve"> TZDCSEL       </w:t>
            </w:r>
          </w:p>
          <w:p w:rsidR="00986945" w:rsidRPr="00986945" w:rsidRDefault="00986945" w:rsidP="00986945">
            <w:pPr>
              <w:spacing w:before="60"/>
              <w:rPr>
                <w:rFonts w:ascii="Arial" w:hAnsi="Arial" w:cs="Arial"/>
                <w:sz w:val="16"/>
              </w:rPr>
            </w:pPr>
            <w:r w:rsidRPr="00986945">
              <w:rPr>
                <w:rFonts w:ascii="Arial" w:hAnsi="Arial" w:cs="Arial"/>
                <w:sz w:val="16"/>
              </w:rPr>
              <w:t xml:space="preserve"> TZSEL         </w:t>
            </w:r>
          </w:p>
          <w:p w:rsidR="00986945" w:rsidRPr="00986945" w:rsidRDefault="00986945" w:rsidP="00986945">
            <w:pPr>
              <w:spacing w:before="60"/>
              <w:rPr>
                <w:rFonts w:ascii="Arial" w:hAnsi="Arial" w:cs="Arial"/>
                <w:sz w:val="16"/>
              </w:rPr>
            </w:pPr>
            <w:r w:rsidRPr="00986945">
              <w:rPr>
                <w:rFonts w:ascii="Arial" w:hAnsi="Arial" w:cs="Arial"/>
                <w:sz w:val="16"/>
              </w:rPr>
              <w:t xml:space="preserve"> TZEINT        </w:t>
            </w:r>
          </w:p>
          <w:p w:rsidR="00986945" w:rsidRPr="00986945" w:rsidRDefault="00986945" w:rsidP="00986945">
            <w:pPr>
              <w:spacing w:before="60"/>
              <w:rPr>
                <w:rFonts w:ascii="Arial" w:hAnsi="Arial" w:cs="Arial"/>
                <w:sz w:val="16"/>
              </w:rPr>
            </w:pPr>
            <w:r w:rsidRPr="00986945">
              <w:rPr>
                <w:rFonts w:ascii="Arial" w:hAnsi="Arial" w:cs="Arial"/>
                <w:sz w:val="16"/>
              </w:rPr>
              <w:t xml:space="preserve"> TZCTL         </w:t>
            </w:r>
          </w:p>
          <w:p w:rsidR="00986945" w:rsidRPr="00986945" w:rsidRDefault="00986945" w:rsidP="00986945">
            <w:pPr>
              <w:spacing w:before="60"/>
              <w:rPr>
                <w:rFonts w:ascii="Arial" w:hAnsi="Arial" w:cs="Arial"/>
                <w:sz w:val="16"/>
              </w:rPr>
            </w:pPr>
            <w:r w:rsidRPr="00986945">
              <w:rPr>
                <w:rFonts w:ascii="Arial" w:hAnsi="Arial" w:cs="Arial"/>
                <w:sz w:val="16"/>
              </w:rPr>
              <w:t xml:space="preserve"> TZCLR         </w:t>
            </w:r>
          </w:p>
          <w:p w:rsidR="00986945" w:rsidRPr="00986945" w:rsidRDefault="00986945" w:rsidP="00986945">
            <w:pPr>
              <w:spacing w:before="60"/>
              <w:rPr>
                <w:rFonts w:ascii="Arial" w:hAnsi="Arial" w:cs="Arial"/>
                <w:sz w:val="16"/>
              </w:rPr>
            </w:pPr>
            <w:r w:rsidRPr="00986945">
              <w:rPr>
                <w:rFonts w:ascii="Arial" w:hAnsi="Arial" w:cs="Arial"/>
                <w:sz w:val="16"/>
              </w:rPr>
              <w:t xml:space="preserve"> TZFLG         </w:t>
            </w:r>
          </w:p>
          <w:p w:rsidR="00986945" w:rsidRPr="00986945" w:rsidRDefault="00986945" w:rsidP="00986945">
            <w:pPr>
              <w:spacing w:before="60"/>
              <w:rPr>
                <w:rFonts w:ascii="Arial" w:hAnsi="Arial" w:cs="Arial"/>
                <w:sz w:val="16"/>
                <w:lang w:val="fr-FR"/>
              </w:rPr>
            </w:pPr>
            <w:r w:rsidRPr="00986945">
              <w:rPr>
                <w:rFonts w:ascii="Arial" w:hAnsi="Arial" w:cs="Arial"/>
                <w:sz w:val="16"/>
              </w:rPr>
              <w:t xml:space="preserve"> </w:t>
            </w:r>
            <w:r w:rsidRPr="00986945">
              <w:rPr>
                <w:rFonts w:ascii="Arial" w:hAnsi="Arial" w:cs="Arial"/>
                <w:sz w:val="16"/>
                <w:lang w:val="fr-FR"/>
              </w:rPr>
              <w:t xml:space="preserve">ETSEL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TZFRC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ETFLG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ETPS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ETFRC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ETCLR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rsvd_1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PCCTL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HRPWR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HRCNFG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rsvd_3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rsvd_2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rsvd_5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rsvd_4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rsvd_6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HRMSTEP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rsvd_7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HRPCTL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TBPRDM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TBPRDHRM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CMPAM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CMPAHRM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DCACTL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DCTRIPSEL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DCFCTL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DCBCTL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DCFOFFSET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DCCAPCTL      </w:t>
            </w:r>
          </w:p>
          <w:p w:rsidR="00986945" w:rsidRPr="00986945" w:rsidRDefault="00986945" w:rsidP="00986945">
            <w:pPr>
              <w:spacing w:before="60"/>
              <w:rPr>
                <w:rFonts w:ascii="Arial" w:hAnsi="Arial" w:cs="Arial"/>
                <w:sz w:val="16"/>
                <w:lang w:val="fr-FR"/>
              </w:rPr>
            </w:pPr>
            <w:r w:rsidRPr="00986945">
              <w:rPr>
                <w:rFonts w:ascii="Arial" w:hAnsi="Arial" w:cs="Arial"/>
                <w:sz w:val="16"/>
                <w:lang w:val="fr-FR"/>
              </w:rPr>
              <w:t xml:space="preserve"> DCFWINDOW     </w:t>
            </w:r>
          </w:p>
          <w:p w:rsidR="00986945" w:rsidRPr="00986945" w:rsidRDefault="00986945" w:rsidP="00986945">
            <w:pPr>
              <w:spacing w:before="60"/>
              <w:rPr>
                <w:rFonts w:ascii="Arial" w:hAnsi="Arial" w:cs="Arial"/>
                <w:sz w:val="16"/>
              </w:rPr>
            </w:pPr>
            <w:r w:rsidRPr="00986945">
              <w:rPr>
                <w:rFonts w:ascii="Arial" w:hAnsi="Arial" w:cs="Arial"/>
                <w:sz w:val="16"/>
                <w:lang w:val="fr-FR"/>
              </w:rPr>
              <w:t xml:space="preserve"> </w:t>
            </w:r>
            <w:r w:rsidRPr="00986945">
              <w:rPr>
                <w:rFonts w:ascii="Arial" w:hAnsi="Arial" w:cs="Arial"/>
                <w:sz w:val="16"/>
              </w:rPr>
              <w:t xml:space="preserve">DCFOFFSETCNT  </w:t>
            </w:r>
          </w:p>
          <w:p w:rsidR="00986945" w:rsidRPr="00986945" w:rsidRDefault="00986945" w:rsidP="00986945">
            <w:pPr>
              <w:spacing w:before="60"/>
              <w:rPr>
                <w:rFonts w:ascii="Arial" w:hAnsi="Arial" w:cs="Arial"/>
                <w:sz w:val="16"/>
              </w:rPr>
            </w:pPr>
            <w:r w:rsidRPr="00986945">
              <w:rPr>
                <w:rFonts w:ascii="Arial" w:hAnsi="Arial" w:cs="Arial"/>
                <w:sz w:val="16"/>
              </w:rPr>
              <w:t xml:space="preserve"> DCCAP         </w:t>
            </w:r>
          </w:p>
          <w:p w:rsidR="002177FA" w:rsidRDefault="00986945" w:rsidP="00986945">
            <w:pPr>
              <w:spacing w:before="60"/>
              <w:rPr>
                <w:rFonts w:ascii="Arial" w:hAnsi="Arial" w:cs="Arial"/>
                <w:sz w:val="16"/>
              </w:rPr>
            </w:pPr>
            <w:r w:rsidRPr="00986945">
              <w:rPr>
                <w:rFonts w:ascii="Arial" w:hAnsi="Arial" w:cs="Arial"/>
                <w:sz w:val="16"/>
              </w:rPr>
              <w:t xml:space="preserve"> DCFWINDOWCNT</w:t>
            </w:r>
          </w:p>
        </w:tc>
        <w:tc>
          <w:tcPr>
            <w:tcW w:w="1440" w:type="dxa"/>
          </w:tcPr>
          <w:p w:rsidR="002177FA" w:rsidRPr="005F1D69" w:rsidRDefault="00986945" w:rsidP="00986945">
            <w:pPr>
              <w:spacing w:before="60"/>
              <w:jc w:val="center"/>
              <w:rPr>
                <w:rFonts w:ascii="Arial" w:hAnsi="Arial" w:cs="Arial"/>
                <w:sz w:val="16"/>
                <w:lang w:val="fr-FR"/>
              </w:rPr>
            </w:pPr>
            <w:r>
              <w:rPr>
                <w:rFonts w:ascii="Arial" w:hAnsi="Arial" w:cs="Arial"/>
                <w:sz w:val="16"/>
                <w:lang w:val="fr-FR"/>
              </w:rPr>
              <w:lastRenderedPageBreak/>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lastRenderedPageBreak/>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2177FA" w:rsidRPr="00521AD3" w:rsidRDefault="00986945" w:rsidP="00986945">
            <w:pPr>
              <w:spacing w:before="60"/>
              <w:jc w:val="center"/>
              <w:rPr>
                <w:rFonts w:ascii="Arial" w:hAnsi="Arial" w:cs="Arial"/>
                <w:sz w:val="16"/>
                <w:lang w:val="fr-FR"/>
              </w:rPr>
            </w:pPr>
            <w:r w:rsidRPr="00521AD3">
              <w:rPr>
                <w:rFonts w:ascii="Arial" w:hAnsi="Arial" w:cs="Arial"/>
                <w:sz w:val="16"/>
                <w:lang w:val="fr-FR"/>
              </w:rPr>
              <w:t>uint16</w:t>
            </w:r>
          </w:p>
          <w:p w:rsidR="002177FA" w:rsidRPr="00521AD3" w:rsidRDefault="00986945" w:rsidP="00986945">
            <w:pPr>
              <w:spacing w:before="60"/>
              <w:jc w:val="center"/>
              <w:rPr>
                <w:rFonts w:ascii="Arial" w:hAnsi="Arial" w:cs="Arial"/>
                <w:sz w:val="16"/>
                <w:lang w:val="fr-FR"/>
              </w:rPr>
            </w:pPr>
            <w:r w:rsidRPr="00521AD3">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Pr="00521AD3" w:rsidRDefault="00986945" w:rsidP="00986945">
            <w:pPr>
              <w:spacing w:before="60"/>
              <w:jc w:val="center"/>
              <w:rPr>
                <w:rFonts w:ascii="Arial" w:hAnsi="Arial" w:cs="Arial"/>
                <w:sz w:val="16"/>
                <w:lang w:val="fr-FR"/>
              </w:rPr>
            </w:pPr>
            <w:r w:rsidRPr="00521AD3">
              <w:rPr>
                <w:rFonts w:ascii="Arial" w:hAnsi="Arial" w:cs="Arial"/>
                <w:sz w:val="16"/>
                <w:lang w:val="fr-FR"/>
              </w:rPr>
              <w:t>uint16</w:t>
            </w:r>
          </w:p>
          <w:p w:rsidR="00986945" w:rsidRPr="00521AD3" w:rsidRDefault="00986945" w:rsidP="00986945">
            <w:pPr>
              <w:spacing w:before="60"/>
              <w:jc w:val="center"/>
              <w:rPr>
                <w:rFonts w:ascii="Arial" w:hAnsi="Arial" w:cs="Arial"/>
                <w:sz w:val="16"/>
                <w:lang w:val="fr-FR"/>
              </w:rPr>
            </w:pPr>
            <w:r w:rsidRPr="00521AD3">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Pr="00521AD3" w:rsidRDefault="00986945" w:rsidP="00986945">
            <w:pPr>
              <w:spacing w:before="60"/>
              <w:jc w:val="center"/>
              <w:rPr>
                <w:rFonts w:ascii="Arial" w:hAnsi="Arial" w:cs="Arial"/>
                <w:sz w:val="16"/>
                <w:lang w:val="fr-FR"/>
              </w:rPr>
            </w:pPr>
            <w:r w:rsidRPr="00521AD3">
              <w:rPr>
                <w:rFonts w:ascii="Arial" w:hAnsi="Arial" w:cs="Arial"/>
                <w:sz w:val="16"/>
                <w:lang w:val="fr-FR"/>
              </w:rPr>
              <w:t>uint16</w:t>
            </w:r>
          </w:p>
          <w:p w:rsidR="00986945" w:rsidRPr="00521AD3" w:rsidRDefault="00986945" w:rsidP="00986945">
            <w:pPr>
              <w:spacing w:before="60"/>
              <w:jc w:val="center"/>
              <w:rPr>
                <w:rFonts w:ascii="Arial" w:hAnsi="Arial" w:cs="Arial"/>
                <w:sz w:val="16"/>
                <w:lang w:val="fr-FR"/>
              </w:rPr>
            </w:pPr>
            <w:r w:rsidRPr="00521AD3">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Pr="005F1D69" w:rsidRDefault="00986945" w:rsidP="00986945">
            <w:pPr>
              <w:spacing w:before="60"/>
              <w:jc w:val="center"/>
              <w:rPr>
                <w:rFonts w:ascii="Arial" w:hAnsi="Arial" w:cs="Arial"/>
                <w:sz w:val="16"/>
                <w:lang w:val="fr-FR"/>
              </w:rPr>
            </w:pPr>
            <w:r>
              <w:rPr>
                <w:rFonts w:ascii="Arial" w:hAnsi="Arial" w:cs="Arial"/>
                <w:sz w:val="16"/>
                <w:lang w:val="fr-FR"/>
              </w:rPr>
              <w:t>uint16</w:t>
            </w:r>
          </w:p>
          <w:p w:rsidR="00986945" w:rsidRDefault="00986945" w:rsidP="00986945">
            <w:pPr>
              <w:spacing w:before="60"/>
              <w:jc w:val="center"/>
              <w:rPr>
                <w:rFonts w:ascii="Arial" w:hAnsi="Arial" w:cs="Arial"/>
                <w:sz w:val="16"/>
              </w:rPr>
            </w:pPr>
            <w:r>
              <w:rPr>
                <w:rFonts w:ascii="Arial" w:hAnsi="Arial" w:cs="Arial"/>
                <w:sz w:val="16"/>
              </w:rPr>
              <w:t>uint16</w:t>
            </w:r>
          </w:p>
          <w:p w:rsidR="00986945" w:rsidRDefault="00986945" w:rsidP="00986945">
            <w:pPr>
              <w:spacing w:before="60"/>
              <w:jc w:val="center"/>
              <w:rPr>
                <w:rFonts w:ascii="Arial" w:hAnsi="Arial" w:cs="Arial"/>
                <w:sz w:val="16"/>
              </w:rPr>
            </w:pPr>
            <w:r>
              <w:rPr>
                <w:rFonts w:ascii="Arial" w:hAnsi="Arial" w:cs="Arial"/>
                <w:sz w:val="16"/>
              </w:rPr>
              <w:t>uint16</w:t>
            </w:r>
          </w:p>
        </w:tc>
        <w:tc>
          <w:tcPr>
            <w:tcW w:w="992" w:type="dxa"/>
          </w:tcPr>
          <w:p w:rsidR="002177FA" w:rsidRDefault="002177FA" w:rsidP="002177FA">
            <w:pPr>
              <w:spacing w:before="60"/>
              <w:rPr>
                <w:rFonts w:ascii="Arial" w:hAnsi="Arial" w:cs="Arial"/>
                <w:sz w:val="16"/>
              </w:rPr>
            </w:pPr>
            <w:r>
              <w:rPr>
                <w:rFonts w:ascii="Arial" w:hAnsi="Arial" w:cs="Arial"/>
                <w:sz w:val="16"/>
              </w:rPr>
              <w:lastRenderedPageBreak/>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lastRenderedPageBreak/>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FULL</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FULL</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p>
        </w:tc>
        <w:tc>
          <w:tcPr>
            <w:tcW w:w="993" w:type="dxa"/>
          </w:tcPr>
          <w:p w:rsidR="002177FA" w:rsidRDefault="002177FA" w:rsidP="002177FA">
            <w:pPr>
              <w:spacing w:before="60"/>
              <w:rPr>
                <w:rFonts w:ascii="Arial" w:hAnsi="Arial" w:cs="Arial"/>
                <w:sz w:val="16"/>
              </w:rPr>
            </w:pPr>
            <w:r>
              <w:rPr>
                <w:rFonts w:ascii="Arial" w:hAnsi="Arial" w:cs="Arial"/>
                <w:sz w:val="16"/>
              </w:rPr>
              <w:lastRenderedPageBreak/>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lastRenderedPageBreak/>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 xml:space="preserve">FULL </w:t>
            </w:r>
          </w:p>
          <w:p w:rsidR="002177FA" w:rsidRDefault="002177FA" w:rsidP="002177FA">
            <w:pPr>
              <w:spacing w:before="60"/>
              <w:rPr>
                <w:rFonts w:ascii="Arial" w:hAnsi="Arial" w:cs="Arial"/>
                <w:sz w:val="16"/>
              </w:rPr>
            </w:pPr>
            <w:r>
              <w:rPr>
                <w:rFonts w:ascii="Arial" w:hAnsi="Arial" w:cs="Arial"/>
                <w:sz w:val="16"/>
              </w:rPr>
              <w:t>FULL</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FULL</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r>
              <w:rPr>
                <w:rFonts w:ascii="Arial" w:hAnsi="Arial" w:cs="Arial"/>
                <w:sz w:val="16"/>
              </w:rPr>
              <w:t xml:space="preserve">FULL </w:t>
            </w:r>
          </w:p>
          <w:p w:rsidR="00986945" w:rsidRDefault="00986945" w:rsidP="00986945">
            <w:pPr>
              <w:spacing w:before="60"/>
              <w:rPr>
                <w:rFonts w:ascii="Arial" w:hAnsi="Arial" w:cs="Arial"/>
                <w:sz w:val="16"/>
              </w:rPr>
            </w:pP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8306DA">
        <w:trPr>
          <w:jc w:val="center"/>
        </w:trPr>
        <w:tc>
          <w:tcPr>
            <w:tcW w:w="4608" w:type="dxa"/>
            <w:tcBorders>
              <w:top w:val="nil"/>
              <w:left w:val="single" w:sz="6" w:space="0" w:color="auto"/>
              <w:bottom w:val="nil"/>
              <w:right w:val="single" w:sz="6" w:space="0" w:color="auto"/>
            </w:tcBorders>
          </w:tcPr>
          <w:p w:rsidR="004A781C" w:rsidRDefault="008306DA" w:rsidP="00F141E2">
            <w:pPr>
              <w:spacing w:before="60"/>
              <w:rPr>
                <w:rFonts w:ascii="Arial" w:hAnsi="Arial" w:cs="Arial"/>
                <w:sz w:val="16"/>
              </w:rPr>
            </w:pPr>
            <w:r w:rsidRPr="008306DA">
              <w:rPr>
                <w:rFonts w:ascii="Arial" w:hAnsi="Arial" w:cs="Arial"/>
                <w:sz w:val="16"/>
              </w:rPr>
              <w:t>k_ADCTrig1Offset_Cnt_s16</w:t>
            </w:r>
          </w:p>
        </w:tc>
      </w:tr>
      <w:tr w:rsidR="008306DA">
        <w:trPr>
          <w:jc w:val="center"/>
        </w:trPr>
        <w:tc>
          <w:tcPr>
            <w:tcW w:w="4608" w:type="dxa"/>
            <w:tcBorders>
              <w:top w:val="nil"/>
              <w:left w:val="single" w:sz="6" w:space="0" w:color="auto"/>
              <w:bottom w:val="single" w:sz="6" w:space="0" w:color="auto"/>
              <w:right w:val="single" w:sz="6" w:space="0" w:color="auto"/>
            </w:tcBorders>
          </w:tcPr>
          <w:p w:rsidR="008306DA" w:rsidRDefault="008306DA" w:rsidP="00F141E2">
            <w:pPr>
              <w:spacing w:before="60"/>
              <w:rPr>
                <w:rFonts w:ascii="Arial" w:hAnsi="Arial" w:cs="Arial"/>
                <w:sz w:val="16"/>
              </w:rPr>
            </w:pPr>
            <w:r w:rsidRPr="008306DA">
              <w:rPr>
                <w:rFonts w:ascii="Arial" w:hAnsi="Arial" w:cs="Arial"/>
                <w:sz w:val="16"/>
              </w:rPr>
              <w:t>k_PwmDeadBand_Cnt_u16</w:t>
            </w:r>
          </w:p>
          <w:p w:rsidR="008306DA" w:rsidRPr="008306DA" w:rsidRDefault="008306DA" w:rsidP="00F141E2">
            <w:pPr>
              <w:spacing w:before="60"/>
              <w:rPr>
                <w:rFonts w:ascii="Arial" w:hAnsi="Arial" w:cs="Arial"/>
                <w:sz w:val="16"/>
              </w:rPr>
            </w:pPr>
            <w:r w:rsidRPr="008306DA">
              <w:rPr>
                <w:rFonts w:ascii="Arial" w:hAnsi="Arial" w:cs="Arial"/>
                <w:sz w:val="16"/>
              </w:rPr>
              <w:t>k_PwmRelay_Cnt_u16</w:t>
            </w:r>
          </w:p>
        </w:tc>
      </w:tr>
    </w:tbl>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98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178"/>
        <w:gridCol w:w="1890"/>
        <w:gridCol w:w="1170"/>
        <w:gridCol w:w="1170"/>
        <w:gridCol w:w="3420"/>
      </w:tblGrid>
      <w:tr w:rsidR="00B753D3" w:rsidTr="00B753D3">
        <w:tc>
          <w:tcPr>
            <w:tcW w:w="2178"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Variable Name</w:t>
            </w:r>
          </w:p>
        </w:tc>
        <w:tc>
          <w:tcPr>
            <w:tcW w:w="189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Resolution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Legal Range</w:t>
            </w:r>
          </w:p>
          <w:p w:rsidR="00B753D3" w:rsidRDefault="00B753D3" w:rsidP="003E7377">
            <w:pPr>
              <w:spacing w:before="60"/>
              <w:jc w:val="center"/>
              <w:rPr>
                <w:rFonts w:ascii="Arial" w:hAnsi="Arial" w:cs="Arial"/>
                <w:sz w:val="16"/>
              </w:rPr>
            </w:pPr>
            <w:r>
              <w:rPr>
                <w:rFonts w:ascii="Arial" w:hAnsi="Arial" w:cs="Arial"/>
                <w:sz w:val="16"/>
              </w:rPr>
              <w:t>(min)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Legal Range</w:t>
            </w:r>
          </w:p>
          <w:p w:rsidR="00B753D3" w:rsidRDefault="00B753D3" w:rsidP="003E7377">
            <w:pPr>
              <w:spacing w:before="60"/>
              <w:jc w:val="center"/>
              <w:rPr>
                <w:rFonts w:ascii="Arial" w:hAnsi="Arial" w:cs="Arial"/>
                <w:sz w:val="16"/>
              </w:rPr>
            </w:pPr>
            <w:r>
              <w:rPr>
                <w:rFonts w:ascii="Arial" w:hAnsi="Arial" w:cs="Arial"/>
                <w:sz w:val="16"/>
              </w:rPr>
              <w:t>(max)</w:t>
            </w:r>
          </w:p>
        </w:tc>
        <w:tc>
          <w:tcPr>
            <w:tcW w:w="342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Software Segment</w:t>
            </w: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ePWM1</w:t>
            </w: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986945">
              <w:rPr>
                <w:rFonts w:ascii="Arial" w:hAnsi="Arial" w:cs="Arial"/>
                <w:sz w:val="16"/>
              </w:rPr>
              <w:t>etpwmBASE_t</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B753D3">
              <w:rPr>
                <w:rFonts w:ascii="Arial" w:hAnsi="Arial" w:cs="Arial"/>
                <w:sz w:val="16"/>
              </w:rPr>
              <w:t>ePWM Register</w:t>
            </w: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ePWM2</w:t>
            </w: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986945">
              <w:rPr>
                <w:rFonts w:ascii="Arial" w:hAnsi="Arial" w:cs="Arial"/>
                <w:sz w:val="16"/>
              </w:rPr>
              <w:t>etpwmBASE_t</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B753D3">
              <w:rPr>
                <w:rFonts w:ascii="Arial" w:hAnsi="Arial" w:cs="Arial"/>
                <w:sz w:val="16"/>
              </w:rPr>
              <w:t>ePWM Register</w:t>
            </w: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ePWM3</w:t>
            </w: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986945">
              <w:rPr>
                <w:rFonts w:ascii="Arial" w:hAnsi="Arial" w:cs="Arial"/>
                <w:sz w:val="16"/>
              </w:rPr>
              <w:t>etpwmBASE_t</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B753D3">
              <w:rPr>
                <w:rFonts w:ascii="Arial" w:hAnsi="Arial" w:cs="Arial"/>
                <w:sz w:val="16"/>
              </w:rPr>
              <w:t>ePWM Register</w:t>
            </w: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ePWM4</w:t>
            </w: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986945">
              <w:rPr>
                <w:rFonts w:ascii="Arial" w:hAnsi="Arial" w:cs="Arial"/>
                <w:sz w:val="16"/>
              </w:rPr>
              <w:t>etpwmBASE_t</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B753D3">
              <w:rPr>
                <w:rFonts w:ascii="Arial" w:hAnsi="Arial" w:cs="Arial"/>
                <w:sz w:val="16"/>
              </w:rPr>
              <w:t>ePWM Register</w:t>
            </w: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ePWM5</w:t>
            </w: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986945">
              <w:rPr>
                <w:rFonts w:ascii="Arial" w:hAnsi="Arial" w:cs="Arial"/>
                <w:sz w:val="16"/>
              </w:rPr>
              <w:t>etpwmBASE_t</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B753D3">
              <w:rPr>
                <w:rFonts w:ascii="Arial" w:hAnsi="Arial" w:cs="Arial"/>
                <w:sz w:val="16"/>
              </w:rPr>
              <w:t>ePWM Register</w:t>
            </w: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ePWM6</w:t>
            </w: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986945">
              <w:rPr>
                <w:rFonts w:ascii="Arial" w:hAnsi="Arial" w:cs="Arial"/>
                <w:sz w:val="16"/>
              </w:rPr>
              <w:t>etpwmBASE_t</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B753D3">
              <w:rPr>
                <w:rFonts w:ascii="Arial" w:hAnsi="Arial" w:cs="Arial"/>
                <w:sz w:val="16"/>
              </w:rPr>
              <w:t>ePWM Register</w:t>
            </w:r>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ePWM7</w:t>
            </w:r>
          </w:p>
        </w:tc>
        <w:tc>
          <w:tcPr>
            <w:tcW w:w="189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986945">
              <w:rPr>
                <w:rFonts w:ascii="Arial" w:hAnsi="Arial" w:cs="Arial"/>
                <w:sz w:val="16"/>
              </w:rPr>
              <w:t>etpwmBASE_t</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117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Pr>
                <w:rFonts w:ascii="Arial" w:hAnsi="Arial" w:cs="Arial"/>
                <w:sz w:val="16"/>
              </w:rPr>
              <w:t>FULL</w:t>
            </w:r>
          </w:p>
        </w:tc>
        <w:tc>
          <w:tcPr>
            <w:tcW w:w="3420" w:type="dxa"/>
            <w:tcBorders>
              <w:top w:val="single" w:sz="6" w:space="0" w:color="auto"/>
              <w:left w:val="single" w:sz="6" w:space="0" w:color="auto"/>
              <w:bottom w:val="single" w:sz="6" w:space="0" w:color="auto"/>
              <w:right w:val="single" w:sz="6" w:space="0" w:color="auto"/>
            </w:tcBorders>
          </w:tcPr>
          <w:p w:rsidR="00B753D3" w:rsidRDefault="00B753D3" w:rsidP="003E7377">
            <w:pPr>
              <w:spacing w:before="60"/>
              <w:rPr>
                <w:rFonts w:ascii="Arial" w:hAnsi="Arial" w:cs="Arial"/>
                <w:sz w:val="16"/>
              </w:rPr>
            </w:pPr>
            <w:r w:rsidRPr="00B753D3">
              <w:rPr>
                <w:rFonts w:ascii="Arial" w:hAnsi="Arial" w:cs="Arial"/>
                <w:sz w:val="16"/>
              </w:rPr>
              <w:t>ePWM Register</w:t>
            </w:r>
          </w:p>
        </w:tc>
      </w:tr>
    </w:tbl>
    <w:p w:rsidR="00986945" w:rsidRPr="00986945" w:rsidRDefault="00986945" w:rsidP="00986945"/>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E30B3">
            <w:pPr>
              <w:spacing w:before="60"/>
              <w:rPr>
                <w:rFonts w:ascii="Arial" w:hAnsi="Arial" w:cs="Arial"/>
                <w:sz w:val="16"/>
              </w:rPr>
            </w:pPr>
            <w:r>
              <w:rPr>
                <w:rFonts w:ascii="Arial" w:hAnsi="Arial" w:cs="Arial"/>
                <w:sz w:val="16"/>
              </w:rPr>
              <w:t>None</w:t>
            </w:r>
          </w:p>
        </w:tc>
      </w:tr>
    </w:tbl>
    <w:p w:rsidR="004A781C" w:rsidRDefault="004A781C"/>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BE30B3" w:rsidP="00F957FA">
            <w:pPr>
              <w:spacing w:before="60"/>
              <w:rPr>
                <w:rFonts w:ascii="Arial" w:hAnsi="Arial" w:cs="Arial"/>
                <w:sz w:val="16"/>
              </w:rPr>
            </w:pPr>
            <w:r>
              <w:rPr>
                <w:rFonts w:ascii="Arial" w:hAnsi="Arial" w:cs="Arial"/>
                <w:sz w:val="16"/>
              </w:rPr>
              <w:lastRenderedPageBreak/>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BE30B3" w:rsidP="008B3E94">
      <w:pPr>
        <w:numPr>
          <w:ilvl w:val="0"/>
          <w:numId w:val="5"/>
        </w:numPr>
        <w:spacing w:after="0"/>
      </w:pPr>
      <w:r>
        <w:t>None</w:t>
      </w:r>
    </w:p>
    <w:p w:rsidR="008B3E94" w:rsidRDefault="008B3E94" w:rsidP="008B3E94">
      <w:pPr>
        <w:spacing w:after="0"/>
        <w:ind w:left="720"/>
      </w:pPr>
    </w:p>
    <w:p w:rsidR="008B3E94" w:rsidRDefault="008B3E94" w:rsidP="008B3E94">
      <w:pPr>
        <w:pStyle w:val="Heading2"/>
      </w:pPr>
      <w:r>
        <w:t>Data Hiding Functions</w:t>
      </w:r>
    </w:p>
    <w:p w:rsidR="00DC7E08" w:rsidRDefault="00F141E2" w:rsidP="00DC7E08">
      <w:pPr>
        <w:numPr>
          <w:ilvl w:val="0"/>
          <w:numId w:val="10"/>
        </w:numPr>
        <w:spacing w:after="0"/>
      </w:pPr>
      <w:r>
        <w:t>None</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8F6DBB" w:rsidRDefault="008F6DBB" w:rsidP="00BE30B3">
      <w:pPr>
        <w:spacing w:after="0"/>
      </w:pPr>
    </w:p>
    <w:p w:rsidR="008306DA" w:rsidRDefault="008306DA" w:rsidP="008306DA"/>
    <w:p w:rsidR="008306DA" w:rsidRDefault="000A79A3" w:rsidP="008306DA">
      <w:pPr>
        <w:pStyle w:val="Heading3"/>
      </w:pPr>
      <w:r>
        <w:t>Global</w:t>
      </w:r>
      <w:r w:rsidR="008306DA">
        <w:t xml:space="preserve"> </w:t>
      </w:r>
      <w:r>
        <w:t>Functions #1</w:t>
      </w:r>
      <w:r w:rsidR="00A8420F">
        <w:t xml:space="preserve"> (For detailed info regarding values assigned to registers refer Reference Pdf attached below)</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Function Name</w:t>
            </w:r>
          </w:p>
        </w:tc>
        <w:tc>
          <w:tcPr>
            <w:tcW w:w="3875" w:type="dxa"/>
          </w:tcPr>
          <w:p w:rsidR="008306DA" w:rsidRDefault="002B4FA9" w:rsidP="00C00D97">
            <w:pPr>
              <w:spacing w:before="60"/>
              <w:rPr>
                <w:rFonts w:ascii="Arial" w:hAnsi="Arial" w:cs="Arial"/>
                <w:sz w:val="16"/>
              </w:rPr>
            </w:pPr>
            <w:r w:rsidRPr="002B4FA9">
              <w:rPr>
                <w:rFonts w:ascii="Arial" w:hAnsi="Arial" w:cs="Arial"/>
                <w:sz w:val="16"/>
              </w:rPr>
              <w:t>ePWM_</w:t>
            </w:r>
            <w:r w:rsidR="00C00D97">
              <w:rPr>
                <w:rFonts w:ascii="Arial" w:hAnsi="Arial" w:cs="Arial"/>
                <w:sz w:val="16"/>
              </w:rPr>
              <w:t>Init1</w:t>
            </w:r>
          </w:p>
        </w:tc>
        <w:tc>
          <w:tcPr>
            <w:tcW w:w="1159"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Type</w:t>
            </w:r>
          </w:p>
        </w:tc>
        <w:tc>
          <w:tcPr>
            <w:tcW w:w="607"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Min</w:t>
            </w:r>
          </w:p>
        </w:tc>
        <w:tc>
          <w:tcPr>
            <w:tcW w:w="607"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8306DA" w:rsidRDefault="008306DA" w:rsidP="008306DA">
            <w:pPr>
              <w:spacing w:before="60"/>
              <w:jc w:val="center"/>
              <w:rPr>
                <w:rFonts w:ascii="Arial" w:hAnsi="Arial" w:cs="Arial"/>
                <w:sz w:val="16"/>
              </w:rPr>
            </w:pPr>
            <w:r>
              <w:rPr>
                <w:rFonts w:ascii="Arial" w:hAnsi="Arial" w:cs="Arial"/>
                <w:sz w:val="16"/>
              </w:rPr>
              <w:t>UTP Tol.</w:t>
            </w:r>
          </w:p>
        </w:tc>
      </w:tr>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 xml:space="preserve">Arguments Passed </w:t>
            </w:r>
          </w:p>
        </w:tc>
        <w:tc>
          <w:tcPr>
            <w:tcW w:w="3875" w:type="dxa"/>
          </w:tcPr>
          <w:p w:rsidR="008306DA" w:rsidRDefault="008306DA" w:rsidP="008306DA">
            <w:pPr>
              <w:spacing w:before="60"/>
              <w:rPr>
                <w:rFonts w:ascii="Arial" w:hAnsi="Arial" w:cs="Arial"/>
                <w:sz w:val="16"/>
              </w:rPr>
            </w:pPr>
            <w:r>
              <w:rPr>
                <w:rFonts w:ascii="Arial" w:hAnsi="Arial" w:cs="Arial"/>
                <w:sz w:val="16"/>
              </w:rPr>
              <w:t>None</w:t>
            </w: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shd w:val="pct15" w:color="auto" w:fill="auto"/>
          </w:tcPr>
          <w:p w:rsidR="008306DA" w:rsidRDefault="008306DA" w:rsidP="008306DA">
            <w:pPr>
              <w:spacing w:before="60"/>
              <w:rPr>
                <w:rFonts w:ascii="Arial" w:hAnsi="Arial" w:cs="Arial"/>
                <w:sz w:val="16"/>
              </w:rPr>
            </w:pPr>
          </w:p>
        </w:tc>
      </w:tr>
      <w:tr w:rsidR="008306DA" w:rsidTr="008306DA">
        <w:tc>
          <w:tcPr>
            <w:tcW w:w="2083" w:type="dxa"/>
          </w:tcPr>
          <w:p w:rsidR="008306DA" w:rsidRDefault="008306DA" w:rsidP="008306DA">
            <w:pPr>
              <w:spacing w:before="60"/>
              <w:rPr>
                <w:rFonts w:ascii="Arial" w:hAnsi="Arial" w:cs="Arial"/>
                <w:b/>
                <w:bCs/>
                <w:sz w:val="16"/>
              </w:rPr>
            </w:pPr>
          </w:p>
        </w:tc>
        <w:tc>
          <w:tcPr>
            <w:tcW w:w="3875" w:type="dxa"/>
          </w:tcPr>
          <w:p w:rsidR="008306DA" w:rsidRDefault="008306DA" w:rsidP="008306DA">
            <w:pPr>
              <w:spacing w:before="60"/>
              <w:rPr>
                <w:rFonts w:ascii="Arial" w:hAnsi="Arial" w:cs="Arial"/>
                <w:sz w:val="16"/>
              </w:rPr>
            </w:pP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shd w:val="pct15" w:color="auto" w:fill="auto"/>
          </w:tcPr>
          <w:p w:rsidR="008306DA" w:rsidRDefault="008306DA" w:rsidP="008306DA">
            <w:pPr>
              <w:spacing w:before="60"/>
              <w:rPr>
                <w:rFonts w:ascii="Arial" w:hAnsi="Arial" w:cs="Arial"/>
                <w:sz w:val="16"/>
              </w:rPr>
            </w:pPr>
          </w:p>
        </w:tc>
      </w:tr>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Return Value</w:t>
            </w:r>
          </w:p>
        </w:tc>
        <w:tc>
          <w:tcPr>
            <w:tcW w:w="3875" w:type="dxa"/>
          </w:tcPr>
          <w:p w:rsidR="008306DA" w:rsidRDefault="008306DA" w:rsidP="008306DA">
            <w:pPr>
              <w:spacing w:before="60"/>
              <w:rPr>
                <w:rFonts w:ascii="Arial" w:hAnsi="Arial" w:cs="Arial"/>
                <w:sz w:val="16"/>
              </w:rPr>
            </w:pPr>
            <w:r>
              <w:rPr>
                <w:rFonts w:ascii="Arial" w:hAnsi="Arial" w:cs="Arial"/>
                <w:sz w:val="16"/>
              </w:rPr>
              <w:t>None</w:t>
            </w: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r>
    </w:tbl>
    <w:p w:rsidR="008306DA" w:rsidRDefault="008306DA" w:rsidP="008306DA">
      <w:pPr>
        <w:pStyle w:val="Heading4"/>
      </w:pPr>
      <w:r>
        <w:t>Description</w:t>
      </w:r>
    </w:p>
    <w:p w:rsidR="008306DA" w:rsidRDefault="008306DA" w:rsidP="003E7377"/>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Pr="00A8420F" w:rsidRDefault="00A8420F" w:rsidP="003E7377">
      <w:pPr>
        <w:rPr>
          <w:b/>
          <w:sz w:val="24"/>
          <w:szCs w:val="24"/>
          <w:u w:val="single"/>
        </w:rPr>
      </w:pPr>
      <w:r w:rsidRPr="00A8420F">
        <w:rPr>
          <w:b/>
          <w:sz w:val="24"/>
          <w:szCs w:val="24"/>
          <w:u w:val="single"/>
        </w:rPr>
        <w:t>EPWM1</w:t>
      </w:r>
    </w:p>
    <w:p w:rsidR="00A8420F" w:rsidRDefault="000A1691" w:rsidP="000A1691">
      <w:pPr>
        <w:jc w:val="center"/>
      </w:pPr>
      <w:ins w:id="2" w:author="Owen Tosh (nzx5jd)" w:date="2013-03-11T10:36:00Z">
        <w:r>
          <w:object w:dxaOrig="8587" w:dyaOrig="4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8.85pt;height:244.15pt" o:ole="">
              <v:imagedata r:id="rId7" o:title=""/>
            </v:shape>
            <o:OLEObject Type="Embed" ProgID="Visio.Drawing.11" ShapeID="_x0000_i1030" DrawAspect="Content" ObjectID="_1424504808" r:id="rId8"/>
          </w:object>
        </w:r>
      </w:ins>
      <w:del w:id="3" w:author="Owen Tosh (nzx5jd)" w:date="2013-03-11T10:36:00Z">
        <w:r w:rsidR="00A8420F" w:rsidDel="004A4E71">
          <w:object w:dxaOrig="11678" w:dyaOrig="8692">
            <v:shape id="_x0000_i1025" type="#_x0000_t75" style="width:431.35pt;height:246.7pt" o:ole="">
              <v:imagedata r:id="rId9" o:title=""/>
            </v:shape>
            <o:OLEObject Type="Embed" ProgID="Visio.Drawing.11" ShapeID="_x0000_i1025" DrawAspect="Content" ObjectID="_1424504809" r:id="rId10"/>
          </w:object>
        </w:r>
      </w:del>
    </w:p>
    <w:p w:rsidR="00A8420F" w:rsidRPr="00A8420F" w:rsidRDefault="00A8420F" w:rsidP="003E7377">
      <w:pPr>
        <w:rPr>
          <w:b/>
          <w:sz w:val="24"/>
          <w:szCs w:val="24"/>
          <w:u w:val="single"/>
        </w:rPr>
      </w:pPr>
      <w:r w:rsidRPr="00A8420F">
        <w:rPr>
          <w:b/>
          <w:sz w:val="24"/>
          <w:szCs w:val="24"/>
          <w:u w:val="single"/>
        </w:rPr>
        <w:t>EPWM2</w:t>
      </w:r>
    </w:p>
    <w:p w:rsidR="00A8420F" w:rsidRDefault="000A1691" w:rsidP="000A1691">
      <w:pPr>
        <w:jc w:val="center"/>
      </w:pPr>
      <w:ins w:id="4" w:author="Owen Tosh (nzx5jd)" w:date="2013-03-11T10:44:00Z">
        <w:r>
          <w:object w:dxaOrig="8587" w:dyaOrig="5035">
            <v:shape id="_x0000_i1031" type="#_x0000_t75" style="width:428.85pt;height:252.3pt" o:ole="">
              <v:imagedata r:id="rId11" o:title=""/>
            </v:shape>
            <o:OLEObject Type="Embed" ProgID="Visio.Drawing.11" ShapeID="_x0000_i1031" DrawAspect="Content" ObjectID="_1424504810" r:id="rId12"/>
          </w:object>
        </w:r>
      </w:ins>
      <w:del w:id="5" w:author="Owen Tosh (nzx5jd)" w:date="2013-03-11T10:44:00Z">
        <w:r w:rsidR="00A8420F" w:rsidDel="000A1691">
          <w:object w:dxaOrig="10941" w:dyaOrig="8096">
            <v:shape id="_x0000_i1029" type="#_x0000_t75" style="width:431.35pt;height:263.6pt" o:ole="">
              <v:imagedata r:id="rId13" o:title=""/>
            </v:shape>
            <o:OLEObject Type="Embed" ProgID="Visio.Drawing.11" ShapeID="_x0000_i1029" DrawAspect="Content" ObjectID="_1424504811" r:id="rId14"/>
          </w:object>
        </w:r>
      </w:del>
    </w:p>
    <w:p w:rsidR="00A8420F" w:rsidRDefault="00A8420F" w:rsidP="003E7377"/>
    <w:p w:rsidR="00A8420F" w:rsidRDefault="00A8420F" w:rsidP="003E7377"/>
    <w:p w:rsidR="00A8420F" w:rsidRDefault="00A8420F" w:rsidP="003E7377">
      <w:pPr>
        <w:rPr>
          <w:b/>
          <w:sz w:val="24"/>
          <w:szCs w:val="24"/>
          <w:u w:val="single"/>
        </w:rPr>
      </w:pPr>
      <w:r w:rsidRPr="00A8420F">
        <w:rPr>
          <w:b/>
          <w:sz w:val="24"/>
          <w:szCs w:val="24"/>
          <w:u w:val="single"/>
        </w:rPr>
        <w:t>EPWM3</w:t>
      </w:r>
    </w:p>
    <w:p w:rsidR="00A8420F" w:rsidRDefault="000A1691" w:rsidP="000A1691">
      <w:pPr>
        <w:jc w:val="center"/>
      </w:pPr>
      <w:ins w:id="6" w:author="Owen Tosh (nzx5jd)" w:date="2013-03-11T10:44:00Z">
        <w:r>
          <w:object w:dxaOrig="8587" w:dyaOrig="5035">
            <v:shape id="_x0000_i1032" type="#_x0000_t75" style="width:428.85pt;height:252.3pt" o:ole="">
              <v:imagedata r:id="rId15" o:title=""/>
            </v:shape>
            <o:OLEObject Type="Embed" ProgID="Visio.Drawing.11" ShapeID="_x0000_i1032" DrawAspect="Content" ObjectID="_1424504812" r:id="rId16"/>
          </w:object>
        </w:r>
      </w:ins>
      <w:del w:id="7" w:author="Owen Tosh (nzx5jd)" w:date="2013-03-11T10:44:00Z">
        <w:r w:rsidR="00A8420F" w:rsidDel="000A1691">
          <w:object w:dxaOrig="10941" w:dyaOrig="8096">
            <v:shape id="_x0000_i1026" type="#_x0000_t75" style="width:431.35pt;height:217.25pt" o:ole="">
              <v:imagedata r:id="rId17" o:title=""/>
            </v:shape>
            <o:OLEObject Type="Embed" ProgID="Visio.Drawing.11" ShapeID="_x0000_i1026" DrawAspect="Content" ObjectID="_1424504813" r:id="rId18"/>
          </w:object>
        </w:r>
      </w:del>
    </w:p>
    <w:p w:rsidR="00A8420F" w:rsidRPr="00A8420F" w:rsidRDefault="00A8420F" w:rsidP="003E7377">
      <w:pPr>
        <w:rPr>
          <w:b/>
          <w:sz w:val="24"/>
          <w:szCs w:val="24"/>
          <w:u w:val="single"/>
        </w:rPr>
      </w:pPr>
      <w:r w:rsidRPr="00A8420F">
        <w:rPr>
          <w:b/>
          <w:sz w:val="24"/>
          <w:szCs w:val="24"/>
          <w:u w:val="single"/>
        </w:rPr>
        <w:t>EPWM4</w:t>
      </w:r>
    </w:p>
    <w:p w:rsidR="00BE30B3" w:rsidRDefault="000A1691" w:rsidP="000A1691">
      <w:pPr>
        <w:spacing w:after="0"/>
        <w:jc w:val="center"/>
      </w:pPr>
      <w:r>
        <w:object w:dxaOrig="7137" w:dyaOrig="4760">
          <v:shape id="_x0000_i1033" type="#_x0000_t75" style="width:356.85pt;height:238.55pt" o:ole="">
            <v:imagedata r:id="rId19" o:title=""/>
          </v:shape>
          <o:OLEObject Type="Embed" ProgID="Visio.Drawing.11" ShapeID="_x0000_i1033" DrawAspect="Content" ObjectID="_1424504814" r:id="rId20"/>
        </w:object>
      </w:r>
    </w:p>
    <w:p w:rsidR="00A8420F" w:rsidRDefault="00A8420F" w:rsidP="00BE30B3">
      <w:pPr>
        <w:spacing w:after="0"/>
        <w:rPr>
          <w:b/>
          <w:sz w:val="24"/>
          <w:szCs w:val="24"/>
          <w:u w:val="single"/>
        </w:rPr>
      </w:pPr>
      <w:r w:rsidRPr="00A8420F">
        <w:rPr>
          <w:b/>
          <w:sz w:val="24"/>
          <w:szCs w:val="24"/>
          <w:u w:val="single"/>
        </w:rPr>
        <w:t>EPWM7</w:t>
      </w:r>
    </w:p>
    <w:p w:rsidR="00A8420F" w:rsidRDefault="000A1691" w:rsidP="000A1691">
      <w:pPr>
        <w:spacing w:after="0"/>
        <w:jc w:val="center"/>
      </w:pPr>
      <w:r>
        <w:object w:dxaOrig="6858" w:dyaOrig="5283">
          <v:shape id="_x0000_i1034" type="#_x0000_t75" style="width:343.1pt;height:264.2pt" o:ole="">
            <v:imagedata r:id="rId21" o:title=""/>
          </v:shape>
          <o:OLEObject Type="Embed" ProgID="Visio.Drawing.11" ShapeID="_x0000_i1034" DrawAspect="Content" ObjectID="_1424504815" r:id="rId22"/>
        </w:object>
      </w:r>
    </w:p>
    <w:p w:rsidR="00A8420F" w:rsidRDefault="00A8420F" w:rsidP="00BE30B3">
      <w:pPr>
        <w:spacing w:after="0"/>
      </w:pPr>
    </w:p>
    <w:p w:rsidR="00A8420F" w:rsidRDefault="00A8420F" w:rsidP="00BE30B3">
      <w:pPr>
        <w:spacing w:after="0"/>
        <w:rPr>
          <w:b/>
          <w:sz w:val="24"/>
          <w:szCs w:val="24"/>
          <w:u w:val="single"/>
        </w:rPr>
      </w:pPr>
    </w:p>
    <w:p w:rsidR="00A8420F" w:rsidRDefault="00A8420F" w:rsidP="00BE30B3">
      <w:pPr>
        <w:spacing w:after="0"/>
        <w:rPr>
          <w:b/>
          <w:sz w:val="24"/>
          <w:szCs w:val="24"/>
          <w:u w:val="single"/>
        </w:rPr>
      </w:pPr>
    </w:p>
    <w:p w:rsidR="00A8420F" w:rsidRPr="00A8420F" w:rsidRDefault="00A8420F" w:rsidP="00BE30B3">
      <w:pPr>
        <w:spacing w:after="0"/>
        <w:rPr>
          <w:b/>
          <w:sz w:val="24"/>
          <w:szCs w:val="24"/>
          <w:u w:val="single"/>
        </w:rPr>
      </w:pPr>
    </w:p>
    <w:p w:rsidR="000A79A3" w:rsidRDefault="000A79A3" w:rsidP="000A79A3">
      <w:pPr>
        <w:spacing w:after="0"/>
      </w:pPr>
    </w:p>
    <w:p w:rsidR="000A79A3" w:rsidRDefault="000A79A3" w:rsidP="000A79A3"/>
    <w:p w:rsidR="000A79A3" w:rsidRDefault="000A79A3" w:rsidP="000A79A3">
      <w:pPr>
        <w:pStyle w:val="Heading3"/>
      </w:pPr>
      <w:r>
        <w:lastRenderedPageBreak/>
        <w:t>Global Functions #2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Function Name</w:t>
            </w:r>
          </w:p>
        </w:tc>
        <w:tc>
          <w:tcPr>
            <w:tcW w:w="3875" w:type="dxa"/>
          </w:tcPr>
          <w:p w:rsidR="000A79A3" w:rsidRDefault="0020447F" w:rsidP="002B4FA9">
            <w:pPr>
              <w:spacing w:before="60"/>
              <w:rPr>
                <w:rFonts w:ascii="Arial" w:hAnsi="Arial" w:cs="Arial"/>
                <w:sz w:val="16"/>
              </w:rPr>
            </w:pPr>
            <w:r w:rsidRPr="0020447F">
              <w:rPr>
                <w:rFonts w:ascii="Arial" w:hAnsi="Arial" w:cs="Arial"/>
                <w:sz w:val="16"/>
              </w:rPr>
              <w:t>ePWM_Per1</w:t>
            </w:r>
          </w:p>
        </w:tc>
        <w:tc>
          <w:tcPr>
            <w:tcW w:w="1159"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Type</w:t>
            </w:r>
          </w:p>
        </w:tc>
        <w:tc>
          <w:tcPr>
            <w:tcW w:w="607"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Min</w:t>
            </w:r>
          </w:p>
        </w:tc>
        <w:tc>
          <w:tcPr>
            <w:tcW w:w="607"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0A79A3" w:rsidRDefault="000A79A3" w:rsidP="002B4FA9">
            <w:pPr>
              <w:spacing w:before="60"/>
              <w:jc w:val="center"/>
              <w:rPr>
                <w:rFonts w:ascii="Arial" w:hAnsi="Arial" w:cs="Arial"/>
                <w:sz w:val="16"/>
              </w:rPr>
            </w:pPr>
            <w:r>
              <w:rPr>
                <w:rFonts w:ascii="Arial" w:hAnsi="Arial" w:cs="Arial"/>
                <w:sz w:val="16"/>
              </w:rPr>
              <w:t>UTP Tol.</w:t>
            </w:r>
          </w:p>
        </w:tc>
      </w:tr>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 xml:space="preserve">Arguments Passed </w:t>
            </w:r>
          </w:p>
        </w:tc>
        <w:tc>
          <w:tcPr>
            <w:tcW w:w="3875" w:type="dxa"/>
          </w:tcPr>
          <w:p w:rsidR="000A79A3" w:rsidRDefault="000A79A3" w:rsidP="002B4FA9">
            <w:pPr>
              <w:spacing w:before="60"/>
              <w:rPr>
                <w:rFonts w:ascii="Arial" w:hAnsi="Arial" w:cs="Arial"/>
                <w:sz w:val="16"/>
              </w:rPr>
            </w:pPr>
            <w:r>
              <w:rPr>
                <w:rFonts w:ascii="Arial" w:hAnsi="Arial" w:cs="Arial"/>
                <w:sz w:val="16"/>
              </w:rPr>
              <w:t>None</w:t>
            </w: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shd w:val="pct15" w:color="auto" w:fill="auto"/>
          </w:tcPr>
          <w:p w:rsidR="000A79A3" w:rsidRDefault="000A79A3" w:rsidP="002B4FA9">
            <w:pPr>
              <w:spacing w:before="60"/>
              <w:rPr>
                <w:rFonts w:ascii="Arial" w:hAnsi="Arial" w:cs="Arial"/>
                <w:sz w:val="16"/>
              </w:rPr>
            </w:pPr>
          </w:p>
        </w:tc>
      </w:tr>
      <w:tr w:rsidR="000A79A3" w:rsidTr="002B4FA9">
        <w:tc>
          <w:tcPr>
            <w:tcW w:w="2083" w:type="dxa"/>
          </w:tcPr>
          <w:p w:rsidR="000A79A3" w:rsidRDefault="000A79A3" w:rsidP="002B4FA9">
            <w:pPr>
              <w:spacing w:before="60"/>
              <w:rPr>
                <w:rFonts w:ascii="Arial" w:hAnsi="Arial" w:cs="Arial"/>
                <w:b/>
                <w:bCs/>
                <w:sz w:val="16"/>
              </w:rPr>
            </w:pPr>
          </w:p>
        </w:tc>
        <w:tc>
          <w:tcPr>
            <w:tcW w:w="3875" w:type="dxa"/>
          </w:tcPr>
          <w:p w:rsidR="000A79A3" w:rsidRDefault="000A79A3" w:rsidP="002B4FA9">
            <w:pPr>
              <w:spacing w:before="60"/>
              <w:rPr>
                <w:rFonts w:ascii="Arial" w:hAnsi="Arial" w:cs="Arial"/>
                <w:sz w:val="16"/>
              </w:rPr>
            </w:pP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shd w:val="pct15" w:color="auto" w:fill="auto"/>
          </w:tcPr>
          <w:p w:rsidR="000A79A3" w:rsidRDefault="000A79A3" w:rsidP="002B4FA9">
            <w:pPr>
              <w:spacing w:before="60"/>
              <w:rPr>
                <w:rFonts w:ascii="Arial" w:hAnsi="Arial" w:cs="Arial"/>
                <w:sz w:val="16"/>
              </w:rPr>
            </w:pPr>
          </w:p>
        </w:tc>
      </w:tr>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Return Value</w:t>
            </w:r>
          </w:p>
        </w:tc>
        <w:tc>
          <w:tcPr>
            <w:tcW w:w="3875" w:type="dxa"/>
          </w:tcPr>
          <w:p w:rsidR="000A79A3" w:rsidRDefault="000A79A3" w:rsidP="002B4FA9">
            <w:pPr>
              <w:spacing w:before="60"/>
              <w:rPr>
                <w:rFonts w:ascii="Arial" w:hAnsi="Arial" w:cs="Arial"/>
                <w:sz w:val="16"/>
              </w:rPr>
            </w:pPr>
            <w:r>
              <w:rPr>
                <w:rFonts w:ascii="Arial" w:hAnsi="Arial" w:cs="Arial"/>
                <w:sz w:val="16"/>
              </w:rPr>
              <w:t>None</w:t>
            </w: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r>
    </w:tbl>
    <w:p w:rsidR="000A79A3" w:rsidRDefault="000A79A3" w:rsidP="000A79A3">
      <w:pPr>
        <w:pStyle w:val="Heading4"/>
      </w:pPr>
      <w:r>
        <w:t>Description</w:t>
      </w:r>
    </w:p>
    <w:p w:rsidR="000A79A3" w:rsidRDefault="000A79A3" w:rsidP="00BE30B3">
      <w:pPr>
        <w:spacing w:after="0"/>
      </w:pPr>
    </w:p>
    <w:p w:rsidR="000A79A3" w:rsidRDefault="008D27D0" w:rsidP="00BE30B3">
      <w:pPr>
        <w:spacing w:after="0"/>
      </w:pPr>
      <w:r>
        <w:t>For detailed info regarding values assigned to registers refer Reference Pdf attached below</w:t>
      </w:r>
    </w:p>
    <w:p w:rsidR="000A79A3" w:rsidRDefault="00A8420F" w:rsidP="000A1691">
      <w:pPr>
        <w:jc w:val="center"/>
      </w:pPr>
      <w:r>
        <w:object w:dxaOrig="4590" w:dyaOrig="13749">
          <v:shape id="_x0000_i1027" type="#_x0000_t75" style="width:3in;height:574.1pt" o:ole="">
            <v:imagedata r:id="rId23" o:title=""/>
          </v:shape>
          <o:OLEObject Type="Embed" ProgID="Visio.Drawing.11" ShapeID="_x0000_i1027" DrawAspect="Content" ObjectID="_1424504816" r:id="rId24"/>
        </w:object>
      </w:r>
    </w:p>
    <w:p w:rsidR="000A79A3" w:rsidRDefault="007E20A1" w:rsidP="00BE30B3">
      <w:pPr>
        <w:spacing w:after="0"/>
      </w:pPr>
      <w:r>
        <w:tab/>
      </w:r>
      <w:r>
        <w:tab/>
      </w:r>
      <w:r>
        <w:tab/>
      </w:r>
    </w:p>
    <w:p w:rsidR="000A79A3" w:rsidRDefault="000A79A3" w:rsidP="00BE30B3">
      <w:pPr>
        <w:spacing w:after="0"/>
      </w:pPr>
    </w:p>
    <w:p w:rsidR="00BE30B3" w:rsidRDefault="00BE30B3" w:rsidP="00BE30B3">
      <w:pPr>
        <w:spacing w:after="0"/>
      </w:pPr>
    </w:p>
    <w:p w:rsidR="008B3E94" w:rsidRDefault="008B3E94" w:rsidP="008B3E94">
      <w:pPr>
        <w:pStyle w:val="Heading2"/>
      </w:pPr>
      <w:r>
        <w:t>Local Functions/Macros Used by this MDD only</w:t>
      </w:r>
    </w:p>
    <w:p w:rsidR="00BE30B3" w:rsidRDefault="00BE30B3" w:rsidP="00BE30B3">
      <w:pPr>
        <w:spacing w:after="0"/>
      </w:pPr>
    </w:p>
    <w:p w:rsidR="00747314" w:rsidRDefault="00747314" w:rsidP="00BE30B3">
      <w:pPr>
        <w:spacing w:after="0"/>
      </w:pPr>
    </w:p>
    <w:p w:rsidR="000A79A3" w:rsidRDefault="00747314" w:rsidP="000A79A3">
      <w:pPr>
        <w:pStyle w:val="Heading3"/>
      </w:pPr>
      <w:r>
        <w:t>Local Macro #1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Function Name</w:t>
            </w:r>
          </w:p>
        </w:tc>
        <w:tc>
          <w:tcPr>
            <w:tcW w:w="3875" w:type="dxa"/>
          </w:tcPr>
          <w:p w:rsidR="000A79A3" w:rsidRDefault="000A79A3" w:rsidP="002B4FA9">
            <w:pPr>
              <w:spacing w:before="60"/>
              <w:rPr>
                <w:rFonts w:ascii="Arial" w:hAnsi="Arial" w:cs="Arial"/>
                <w:sz w:val="16"/>
              </w:rPr>
            </w:pPr>
            <w:r w:rsidRPr="003E7377">
              <w:rPr>
                <w:rFonts w:ascii="Arial" w:hAnsi="Arial" w:cs="Arial"/>
                <w:sz w:val="16"/>
              </w:rPr>
              <w:t>ePWM_</w:t>
            </w:r>
            <w:r>
              <w:rPr>
                <w:rFonts w:ascii="Arial" w:hAnsi="Arial" w:cs="Arial"/>
                <w:sz w:val="16"/>
              </w:rPr>
              <w:t>Dis</w:t>
            </w:r>
            <w:r w:rsidRPr="003E7377">
              <w:rPr>
                <w:rFonts w:ascii="Arial" w:hAnsi="Arial" w:cs="Arial"/>
                <w:sz w:val="16"/>
              </w:rPr>
              <w:t>ableOutputs</w:t>
            </w:r>
          </w:p>
        </w:tc>
        <w:tc>
          <w:tcPr>
            <w:tcW w:w="1159"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Type</w:t>
            </w:r>
          </w:p>
        </w:tc>
        <w:tc>
          <w:tcPr>
            <w:tcW w:w="607"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Min</w:t>
            </w:r>
          </w:p>
        </w:tc>
        <w:tc>
          <w:tcPr>
            <w:tcW w:w="607"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0A79A3" w:rsidRDefault="000A79A3" w:rsidP="002B4FA9">
            <w:pPr>
              <w:spacing w:before="60"/>
              <w:jc w:val="center"/>
              <w:rPr>
                <w:rFonts w:ascii="Arial" w:hAnsi="Arial" w:cs="Arial"/>
                <w:sz w:val="16"/>
              </w:rPr>
            </w:pPr>
            <w:r>
              <w:rPr>
                <w:rFonts w:ascii="Arial" w:hAnsi="Arial" w:cs="Arial"/>
                <w:sz w:val="16"/>
              </w:rPr>
              <w:t>UTP Tol.</w:t>
            </w:r>
          </w:p>
        </w:tc>
      </w:tr>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 xml:space="preserve">Arguments Passed </w:t>
            </w:r>
          </w:p>
        </w:tc>
        <w:tc>
          <w:tcPr>
            <w:tcW w:w="3875" w:type="dxa"/>
          </w:tcPr>
          <w:p w:rsidR="000A79A3" w:rsidRDefault="000A79A3" w:rsidP="002B4FA9">
            <w:pPr>
              <w:spacing w:before="60"/>
              <w:rPr>
                <w:rFonts w:ascii="Arial" w:hAnsi="Arial" w:cs="Arial"/>
                <w:sz w:val="16"/>
              </w:rPr>
            </w:pPr>
            <w:r>
              <w:rPr>
                <w:rFonts w:ascii="Arial" w:hAnsi="Arial" w:cs="Arial"/>
                <w:sz w:val="16"/>
              </w:rPr>
              <w:t>None</w:t>
            </w: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shd w:val="pct15" w:color="auto" w:fill="auto"/>
          </w:tcPr>
          <w:p w:rsidR="000A79A3" w:rsidRDefault="000A79A3" w:rsidP="002B4FA9">
            <w:pPr>
              <w:spacing w:before="60"/>
              <w:rPr>
                <w:rFonts w:ascii="Arial" w:hAnsi="Arial" w:cs="Arial"/>
                <w:sz w:val="16"/>
              </w:rPr>
            </w:pPr>
          </w:p>
        </w:tc>
      </w:tr>
      <w:tr w:rsidR="000A79A3" w:rsidTr="002B4FA9">
        <w:tc>
          <w:tcPr>
            <w:tcW w:w="2083" w:type="dxa"/>
          </w:tcPr>
          <w:p w:rsidR="000A79A3" w:rsidRDefault="000A79A3" w:rsidP="002B4FA9">
            <w:pPr>
              <w:spacing w:before="60"/>
              <w:rPr>
                <w:rFonts w:ascii="Arial" w:hAnsi="Arial" w:cs="Arial"/>
                <w:b/>
                <w:bCs/>
                <w:sz w:val="16"/>
              </w:rPr>
            </w:pPr>
          </w:p>
        </w:tc>
        <w:tc>
          <w:tcPr>
            <w:tcW w:w="3875" w:type="dxa"/>
          </w:tcPr>
          <w:p w:rsidR="000A79A3" w:rsidRDefault="000A79A3" w:rsidP="002B4FA9">
            <w:pPr>
              <w:spacing w:before="60"/>
              <w:rPr>
                <w:rFonts w:ascii="Arial" w:hAnsi="Arial" w:cs="Arial"/>
                <w:sz w:val="16"/>
              </w:rPr>
            </w:pP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shd w:val="pct15" w:color="auto" w:fill="auto"/>
          </w:tcPr>
          <w:p w:rsidR="000A79A3" w:rsidRDefault="000A79A3" w:rsidP="002B4FA9">
            <w:pPr>
              <w:spacing w:before="60"/>
              <w:rPr>
                <w:rFonts w:ascii="Arial" w:hAnsi="Arial" w:cs="Arial"/>
                <w:sz w:val="16"/>
              </w:rPr>
            </w:pPr>
          </w:p>
        </w:tc>
      </w:tr>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Return Value</w:t>
            </w:r>
          </w:p>
        </w:tc>
        <w:tc>
          <w:tcPr>
            <w:tcW w:w="3875" w:type="dxa"/>
          </w:tcPr>
          <w:p w:rsidR="000A79A3" w:rsidRDefault="000A79A3" w:rsidP="002B4FA9">
            <w:pPr>
              <w:spacing w:before="60"/>
              <w:rPr>
                <w:rFonts w:ascii="Arial" w:hAnsi="Arial" w:cs="Arial"/>
                <w:sz w:val="16"/>
              </w:rPr>
            </w:pPr>
            <w:r>
              <w:rPr>
                <w:rFonts w:ascii="Arial" w:hAnsi="Arial" w:cs="Arial"/>
                <w:sz w:val="16"/>
              </w:rPr>
              <w:t>None</w:t>
            </w: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r>
    </w:tbl>
    <w:p w:rsidR="000A79A3" w:rsidRDefault="000A79A3" w:rsidP="000A79A3">
      <w:pPr>
        <w:pStyle w:val="Heading4"/>
      </w:pPr>
      <w:r>
        <w:t>Description</w:t>
      </w:r>
    </w:p>
    <w:p w:rsidR="000A79A3" w:rsidRDefault="000A79A3" w:rsidP="000A79A3">
      <w:r>
        <w:t>Disables the EPWM registers (Refer the included register reference for more details of register)</w:t>
      </w:r>
    </w:p>
    <w:p w:rsidR="000A79A3" w:rsidRDefault="000A79A3" w:rsidP="000A79A3">
      <w:r>
        <w:t>ePWM1-&gt;AQCSFRC = 5U</w:t>
      </w:r>
    </w:p>
    <w:p w:rsidR="000A79A3" w:rsidRDefault="000A79A3" w:rsidP="000A79A3">
      <w:r>
        <w:t xml:space="preserve">ePWM1-&gt;DBCTL &amp;= 0xFFFFFFFCU </w:t>
      </w:r>
    </w:p>
    <w:p w:rsidR="000A79A3" w:rsidRDefault="000A79A3" w:rsidP="000A79A3">
      <w:r>
        <w:t xml:space="preserve">ePWM2-&gt;AQCSFRC = 5U       </w:t>
      </w:r>
    </w:p>
    <w:p w:rsidR="000A79A3" w:rsidRDefault="000A79A3" w:rsidP="000A79A3">
      <w:r>
        <w:t xml:space="preserve">ePWM2-&gt;DBCTL &amp;= 0xFFFFFFFCU </w:t>
      </w:r>
    </w:p>
    <w:p w:rsidR="000A79A3" w:rsidRDefault="000A79A3" w:rsidP="000A79A3">
      <w:r>
        <w:t xml:space="preserve">ePWM3-&gt;AQCSFRC = 5U         </w:t>
      </w:r>
    </w:p>
    <w:p w:rsidR="000A79A3" w:rsidRDefault="000A79A3" w:rsidP="000A79A3">
      <w:r>
        <w:t>ePWM3-&gt;DBCTL &amp;= 0xFFFFFFFCU</w:t>
      </w:r>
    </w:p>
    <w:p w:rsidR="00BE30B3" w:rsidRDefault="00BE30B3" w:rsidP="00BE30B3">
      <w:pPr>
        <w:spacing w:after="0"/>
      </w:pPr>
    </w:p>
    <w:p w:rsidR="00747314" w:rsidRDefault="00747314" w:rsidP="00747314">
      <w:pPr>
        <w:pStyle w:val="Heading3"/>
      </w:pPr>
      <w:r>
        <w:t>Local Macro #2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3875"/>
        <w:gridCol w:w="1159"/>
        <w:gridCol w:w="607"/>
        <w:gridCol w:w="607"/>
        <w:gridCol w:w="607"/>
      </w:tblGrid>
      <w:tr w:rsidR="00747314" w:rsidTr="004A4E71">
        <w:tc>
          <w:tcPr>
            <w:tcW w:w="2083" w:type="dxa"/>
          </w:tcPr>
          <w:p w:rsidR="00747314" w:rsidRDefault="00747314" w:rsidP="004A4E71">
            <w:pPr>
              <w:spacing w:before="60"/>
              <w:rPr>
                <w:rFonts w:ascii="Arial" w:hAnsi="Arial" w:cs="Arial"/>
                <w:b/>
                <w:bCs/>
                <w:sz w:val="16"/>
              </w:rPr>
            </w:pPr>
            <w:r>
              <w:rPr>
                <w:rFonts w:ascii="Arial" w:hAnsi="Arial" w:cs="Arial"/>
                <w:b/>
                <w:bCs/>
                <w:sz w:val="16"/>
              </w:rPr>
              <w:t>Function Name</w:t>
            </w:r>
          </w:p>
        </w:tc>
        <w:tc>
          <w:tcPr>
            <w:tcW w:w="3875" w:type="dxa"/>
          </w:tcPr>
          <w:p w:rsidR="00747314" w:rsidRDefault="00747314" w:rsidP="004A4E71">
            <w:pPr>
              <w:spacing w:before="60"/>
              <w:rPr>
                <w:rFonts w:ascii="Arial" w:hAnsi="Arial" w:cs="Arial"/>
                <w:sz w:val="16"/>
              </w:rPr>
            </w:pPr>
            <w:r w:rsidRPr="003E7377">
              <w:rPr>
                <w:rFonts w:ascii="Arial" w:hAnsi="Arial" w:cs="Arial"/>
                <w:sz w:val="16"/>
              </w:rPr>
              <w:t>ePWM_EnableOutputs</w:t>
            </w:r>
          </w:p>
        </w:tc>
        <w:tc>
          <w:tcPr>
            <w:tcW w:w="1159" w:type="dxa"/>
            <w:shd w:val="pct30" w:color="FFFF00" w:fill="auto"/>
          </w:tcPr>
          <w:p w:rsidR="00747314" w:rsidRDefault="00747314" w:rsidP="004A4E71">
            <w:pPr>
              <w:spacing w:before="60"/>
              <w:jc w:val="center"/>
              <w:rPr>
                <w:rFonts w:ascii="Arial" w:hAnsi="Arial" w:cs="Arial"/>
                <w:sz w:val="16"/>
              </w:rPr>
            </w:pPr>
            <w:r>
              <w:rPr>
                <w:rFonts w:ascii="Arial" w:hAnsi="Arial" w:cs="Arial"/>
                <w:sz w:val="16"/>
              </w:rPr>
              <w:t>Type</w:t>
            </w:r>
          </w:p>
        </w:tc>
        <w:tc>
          <w:tcPr>
            <w:tcW w:w="607" w:type="dxa"/>
            <w:shd w:val="pct30" w:color="FFFF00" w:fill="auto"/>
          </w:tcPr>
          <w:p w:rsidR="00747314" w:rsidRDefault="00747314" w:rsidP="004A4E71">
            <w:pPr>
              <w:spacing w:before="60"/>
              <w:jc w:val="center"/>
              <w:rPr>
                <w:rFonts w:ascii="Arial" w:hAnsi="Arial" w:cs="Arial"/>
                <w:sz w:val="16"/>
              </w:rPr>
            </w:pPr>
            <w:r>
              <w:rPr>
                <w:rFonts w:ascii="Arial" w:hAnsi="Arial" w:cs="Arial"/>
                <w:sz w:val="16"/>
              </w:rPr>
              <w:t>Min</w:t>
            </w:r>
          </w:p>
        </w:tc>
        <w:tc>
          <w:tcPr>
            <w:tcW w:w="607" w:type="dxa"/>
            <w:shd w:val="pct30" w:color="FFFF00" w:fill="auto"/>
          </w:tcPr>
          <w:p w:rsidR="00747314" w:rsidRDefault="00747314" w:rsidP="004A4E71">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747314" w:rsidRDefault="00747314" w:rsidP="004A4E71">
            <w:pPr>
              <w:spacing w:before="60"/>
              <w:jc w:val="center"/>
              <w:rPr>
                <w:rFonts w:ascii="Arial" w:hAnsi="Arial" w:cs="Arial"/>
                <w:sz w:val="16"/>
              </w:rPr>
            </w:pPr>
            <w:r>
              <w:rPr>
                <w:rFonts w:ascii="Arial" w:hAnsi="Arial" w:cs="Arial"/>
                <w:sz w:val="16"/>
              </w:rPr>
              <w:t>UTP Tol.</w:t>
            </w:r>
          </w:p>
        </w:tc>
      </w:tr>
      <w:tr w:rsidR="00747314" w:rsidTr="004A4E71">
        <w:tc>
          <w:tcPr>
            <w:tcW w:w="2083" w:type="dxa"/>
          </w:tcPr>
          <w:p w:rsidR="00747314" w:rsidRDefault="00747314" w:rsidP="004A4E71">
            <w:pPr>
              <w:spacing w:before="60"/>
              <w:rPr>
                <w:rFonts w:ascii="Arial" w:hAnsi="Arial" w:cs="Arial"/>
                <w:b/>
                <w:bCs/>
                <w:sz w:val="16"/>
              </w:rPr>
            </w:pPr>
            <w:r>
              <w:rPr>
                <w:rFonts w:ascii="Arial" w:hAnsi="Arial" w:cs="Arial"/>
                <w:b/>
                <w:bCs/>
                <w:sz w:val="16"/>
              </w:rPr>
              <w:t xml:space="preserve">Arguments Passed </w:t>
            </w:r>
          </w:p>
        </w:tc>
        <w:tc>
          <w:tcPr>
            <w:tcW w:w="3875" w:type="dxa"/>
          </w:tcPr>
          <w:p w:rsidR="00747314" w:rsidRDefault="00747314" w:rsidP="004A4E71">
            <w:pPr>
              <w:spacing w:before="60"/>
              <w:rPr>
                <w:rFonts w:ascii="Arial" w:hAnsi="Arial" w:cs="Arial"/>
                <w:sz w:val="16"/>
              </w:rPr>
            </w:pPr>
            <w:r>
              <w:rPr>
                <w:rFonts w:ascii="Arial" w:hAnsi="Arial" w:cs="Arial"/>
                <w:sz w:val="16"/>
              </w:rPr>
              <w:t>None</w:t>
            </w:r>
          </w:p>
        </w:tc>
        <w:tc>
          <w:tcPr>
            <w:tcW w:w="1159"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shd w:val="pct15" w:color="auto" w:fill="auto"/>
          </w:tcPr>
          <w:p w:rsidR="00747314" w:rsidRDefault="00747314" w:rsidP="004A4E71">
            <w:pPr>
              <w:spacing w:before="60"/>
              <w:rPr>
                <w:rFonts w:ascii="Arial" w:hAnsi="Arial" w:cs="Arial"/>
                <w:sz w:val="16"/>
              </w:rPr>
            </w:pPr>
          </w:p>
        </w:tc>
      </w:tr>
      <w:tr w:rsidR="00747314" w:rsidTr="004A4E71">
        <w:tc>
          <w:tcPr>
            <w:tcW w:w="2083" w:type="dxa"/>
          </w:tcPr>
          <w:p w:rsidR="00747314" w:rsidRDefault="00747314" w:rsidP="004A4E71">
            <w:pPr>
              <w:spacing w:before="60"/>
              <w:rPr>
                <w:rFonts w:ascii="Arial" w:hAnsi="Arial" w:cs="Arial"/>
                <w:b/>
                <w:bCs/>
                <w:sz w:val="16"/>
              </w:rPr>
            </w:pPr>
          </w:p>
        </w:tc>
        <w:tc>
          <w:tcPr>
            <w:tcW w:w="3875" w:type="dxa"/>
          </w:tcPr>
          <w:p w:rsidR="00747314" w:rsidRDefault="00747314" w:rsidP="004A4E71">
            <w:pPr>
              <w:spacing w:before="60"/>
              <w:rPr>
                <w:rFonts w:ascii="Arial" w:hAnsi="Arial" w:cs="Arial"/>
                <w:sz w:val="16"/>
              </w:rPr>
            </w:pPr>
          </w:p>
        </w:tc>
        <w:tc>
          <w:tcPr>
            <w:tcW w:w="1159"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shd w:val="pct15" w:color="auto" w:fill="auto"/>
          </w:tcPr>
          <w:p w:rsidR="00747314" w:rsidRDefault="00747314" w:rsidP="004A4E71">
            <w:pPr>
              <w:spacing w:before="60"/>
              <w:rPr>
                <w:rFonts w:ascii="Arial" w:hAnsi="Arial" w:cs="Arial"/>
                <w:sz w:val="16"/>
              </w:rPr>
            </w:pPr>
          </w:p>
        </w:tc>
      </w:tr>
      <w:tr w:rsidR="00747314" w:rsidTr="004A4E71">
        <w:tc>
          <w:tcPr>
            <w:tcW w:w="2083" w:type="dxa"/>
          </w:tcPr>
          <w:p w:rsidR="00747314" w:rsidRDefault="00747314" w:rsidP="004A4E71">
            <w:pPr>
              <w:spacing w:before="60"/>
              <w:rPr>
                <w:rFonts w:ascii="Arial" w:hAnsi="Arial" w:cs="Arial"/>
                <w:b/>
                <w:bCs/>
                <w:sz w:val="16"/>
              </w:rPr>
            </w:pPr>
            <w:r>
              <w:rPr>
                <w:rFonts w:ascii="Arial" w:hAnsi="Arial" w:cs="Arial"/>
                <w:b/>
                <w:bCs/>
                <w:sz w:val="16"/>
              </w:rPr>
              <w:t>Return Value</w:t>
            </w:r>
          </w:p>
        </w:tc>
        <w:tc>
          <w:tcPr>
            <w:tcW w:w="3875" w:type="dxa"/>
          </w:tcPr>
          <w:p w:rsidR="00747314" w:rsidRDefault="00747314" w:rsidP="004A4E71">
            <w:pPr>
              <w:spacing w:before="60"/>
              <w:rPr>
                <w:rFonts w:ascii="Arial" w:hAnsi="Arial" w:cs="Arial"/>
                <w:sz w:val="16"/>
              </w:rPr>
            </w:pPr>
            <w:r>
              <w:rPr>
                <w:rFonts w:ascii="Arial" w:hAnsi="Arial" w:cs="Arial"/>
                <w:sz w:val="16"/>
              </w:rPr>
              <w:t>None</w:t>
            </w:r>
          </w:p>
        </w:tc>
        <w:tc>
          <w:tcPr>
            <w:tcW w:w="1159"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r>
    </w:tbl>
    <w:p w:rsidR="00747314" w:rsidRDefault="00747314" w:rsidP="00747314">
      <w:pPr>
        <w:pStyle w:val="Heading4"/>
      </w:pPr>
      <w:r>
        <w:t>Description</w:t>
      </w:r>
    </w:p>
    <w:p w:rsidR="00747314" w:rsidRDefault="00747314" w:rsidP="00747314">
      <w:r>
        <w:t>Enables the EPWM registers (Refer the included register reference for more details of register)</w:t>
      </w:r>
    </w:p>
    <w:p w:rsidR="00747314" w:rsidRDefault="00747314" w:rsidP="00747314">
      <w:r>
        <w:t>ePWM1-&gt;AQCSFRC = 0U;</w:t>
      </w:r>
    </w:p>
    <w:p w:rsidR="00747314" w:rsidRDefault="00747314" w:rsidP="00747314">
      <w:r>
        <w:t xml:space="preserve">ePWM1-&gt;DBCTL |= 3U;  </w:t>
      </w:r>
    </w:p>
    <w:p w:rsidR="00747314" w:rsidRDefault="00747314" w:rsidP="00747314">
      <w:r>
        <w:t xml:space="preserve">ePWM2-&gt;AQCSFRC = 0U; </w:t>
      </w:r>
    </w:p>
    <w:p w:rsidR="00747314" w:rsidRDefault="00747314" w:rsidP="00747314">
      <w:r>
        <w:t xml:space="preserve">ePWM2-&gt;DBCTL |= 3U;  </w:t>
      </w:r>
    </w:p>
    <w:p w:rsidR="00747314" w:rsidRDefault="00747314" w:rsidP="00747314">
      <w:r>
        <w:t xml:space="preserve">ePWM3-&gt;AQCSFRC = 0U; </w:t>
      </w:r>
    </w:p>
    <w:p w:rsidR="00747314" w:rsidRDefault="00747314" w:rsidP="00747314">
      <w:r>
        <w:t>ePWM3-&gt;DBCTL |= 3U;</w:t>
      </w:r>
    </w:p>
    <w:p w:rsidR="008B3E94" w:rsidRDefault="008B3E94">
      <w:pPr>
        <w:spacing w:after="0"/>
        <w:rPr>
          <w:rFonts w:ascii="Arial" w:hAnsi="Arial"/>
          <w:b/>
          <w:kern w:val="28"/>
          <w:sz w:val="28"/>
        </w:rPr>
      </w:pPr>
      <w:r>
        <w:lastRenderedPageBreak/>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BE30B3" w:rsidP="00F141E2">
            <w:pPr>
              <w:spacing w:before="100" w:beforeAutospacing="1" w:after="100" w:afterAutospacing="1"/>
              <w:rPr>
                <w:rFonts w:ascii="Arial" w:hAnsi="Arial" w:cs="Arial"/>
                <w:sz w:val="16"/>
                <w:szCs w:val="16"/>
              </w:rPr>
            </w:pPr>
            <w:r>
              <w:rPr>
                <w:rFonts w:ascii="Arial" w:hAnsi="Arial" w:cs="Arial"/>
                <w:sz w:val="16"/>
                <w:szCs w:val="16"/>
              </w:rPr>
              <w:t>None</w:t>
            </w: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BE30B3" w:rsidRDefault="00BE30B3" w:rsidP="00BE30B3">
      <w:pPr>
        <w:pStyle w:val="Heading3"/>
      </w:pPr>
      <w:r>
        <w:t xml:space="preserve">Init: </w:t>
      </w:r>
    </w:p>
    <w:p w:rsidR="00BE30B3" w:rsidRDefault="00BE30B3" w:rsidP="00BE30B3">
      <w:pPr>
        <w:pStyle w:val="Heading4"/>
      </w:pPr>
      <w:r>
        <w:t>Design Rationale</w:t>
      </w:r>
    </w:p>
    <w:p w:rsidR="00BE30B3" w:rsidRDefault="00BE30B3" w:rsidP="00BE30B3">
      <w:r>
        <w:t>None</w:t>
      </w:r>
    </w:p>
    <w:p w:rsidR="00BE30B3" w:rsidRDefault="00BE30B3" w:rsidP="00BE30B3">
      <w:pPr>
        <w:pStyle w:val="Heading4"/>
      </w:pPr>
      <w:r>
        <w:t>Module Outputs</w:t>
      </w:r>
    </w:p>
    <w:p w:rsidR="00BE30B3" w:rsidRDefault="00BE30B3" w:rsidP="00BE30B3">
      <w:r>
        <w:t>None</w:t>
      </w:r>
    </w:p>
    <w:p w:rsidR="00BE30B3" w:rsidRDefault="00BE30B3" w:rsidP="00BE30B3">
      <w:pPr>
        <w:pStyle w:val="Heading4"/>
      </w:pPr>
      <w:r>
        <w:t xml:space="preserve">Module Internal  </w:t>
      </w:r>
    </w:p>
    <w:p w:rsidR="004A781C" w:rsidRDefault="00BE30B3" w:rsidP="00BE30B3">
      <w:r>
        <w:t>None</w:t>
      </w:r>
    </w:p>
    <w:p w:rsidR="00BE30B3" w:rsidRDefault="00BE30B3" w:rsidP="00BE30B3">
      <w:pPr>
        <w:pStyle w:val="Heading4"/>
      </w:pPr>
      <w:r>
        <w:t xml:space="preserve">Initialize </w:t>
      </w:r>
      <w:r w:rsidR="003E319F">
        <w:t>EPWM</w:t>
      </w:r>
      <w:r>
        <w:t xml:space="preserve"> Direction Register</w:t>
      </w:r>
    </w:p>
    <w:p w:rsidR="00BE30B3" w:rsidRDefault="00BE30B3" w:rsidP="00BE30B3">
      <w:pPr>
        <w:jc w:val="center"/>
      </w:pPr>
    </w:p>
    <w:p w:rsidR="004A781C" w:rsidRDefault="004A781C" w:rsidP="008306DA">
      <w:pPr>
        <w:pStyle w:val="Heading2"/>
      </w:pPr>
      <w:r>
        <w:t>Periodic Functions</w:t>
      </w:r>
    </w:p>
    <w:p w:rsidR="00BE30B3" w:rsidRDefault="00BE30B3"/>
    <w:p w:rsidR="004A781C" w:rsidRDefault="00F141E2">
      <w:r>
        <w:t>None</w:t>
      </w:r>
    </w:p>
    <w:p w:rsidR="00BE30B3" w:rsidRDefault="00BE30B3"/>
    <w:p w:rsidR="004A781C" w:rsidRDefault="004A781C">
      <w:pPr>
        <w:pStyle w:val="Heading2"/>
      </w:pPr>
      <w:r>
        <w:t>Fault Recovery Functions</w:t>
      </w:r>
    </w:p>
    <w:p w:rsidR="00F141E2" w:rsidRDefault="00F141E2"/>
    <w:p w:rsidR="004A781C" w:rsidRDefault="00F141E2">
      <w:r>
        <w:t>None</w:t>
      </w:r>
    </w:p>
    <w:p w:rsidR="00F141E2" w:rsidRDefault="00F141E2"/>
    <w:p w:rsidR="004A781C" w:rsidRDefault="004A781C">
      <w:pPr>
        <w:pStyle w:val="Heading2"/>
      </w:pPr>
      <w:r>
        <w:t>Shutdown Functions</w:t>
      </w:r>
    </w:p>
    <w:p w:rsidR="00F141E2" w:rsidRDefault="00F141E2"/>
    <w:p w:rsidR="004A781C" w:rsidRDefault="00F141E2">
      <w:r>
        <w:t>None</w:t>
      </w:r>
    </w:p>
    <w:p w:rsidR="00F141E2" w:rsidRDefault="00F141E2"/>
    <w:p w:rsidR="004A781C" w:rsidRDefault="004A781C">
      <w:pPr>
        <w:pStyle w:val="Heading2"/>
      </w:pPr>
      <w:r>
        <w:t>Interrupt Functions</w:t>
      </w:r>
    </w:p>
    <w:p w:rsidR="00F141E2" w:rsidRDefault="00F141E2"/>
    <w:p w:rsidR="004A781C" w:rsidRDefault="00F141E2">
      <w:r>
        <w:t>None</w:t>
      </w:r>
    </w:p>
    <w:p w:rsidR="00F141E2" w:rsidRDefault="00F141E2">
      <w:pPr>
        <w:spacing w:after="0"/>
      </w:pPr>
    </w:p>
    <w:p w:rsidR="004A781C" w:rsidRDefault="004A781C">
      <w:pPr>
        <w:pStyle w:val="Heading2"/>
      </w:pPr>
      <w:r>
        <w:lastRenderedPageBreak/>
        <w:t>Serial Communication Functions</w:t>
      </w:r>
    </w:p>
    <w:p w:rsidR="00BE30B3" w:rsidRDefault="00BE30B3"/>
    <w:p w:rsidR="004A781C" w:rsidRDefault="00F141E2">
      <w:r>
        <w:t>None</w:t>
      </w:r>
    </w:p>
    <w:p w:rsidR="00BE30B3" w:rsidRDefault="00BE30B3">
      <w:pPr>
        <w:spacing w:after="0"/>
        <w:rPr>
          <w:rFonts w:ascii="Arial" w:hAnsi="Arial"/>
          <w:b/>
          <w:sz w:val="24"/>
        </w:rPr>
      </w:pPr>
      <w:r>
        <w:br w:type="page"/>
      </w:r>
    </w:p>
    <w:p w:rsidR="00BE30B3" w:rsidRDefault="00BE30B3" w:rsidP="00BE30B3">
      <w:pPr>
        <w:pStyle w:val="Heading2"/>
      </w:pPr>
      <w:r>
        <w:lastRenderedPageBreak/>
        <w:t>Transition Functions</w:t>
      </w:r>
    </w:p>
    <w:p w:rsidR="00BE30B3" w:rsidRPr="000A79A3" w:rsidRDefault="000A79A3" w:rsidP="000A79A3">
      <w:r w:rsidRPr="000A79A3">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Rates for sub-modul</w:t>
      </w:r>
      <w:r w:rsidR="000A79A3">
        <w:t>es called by the Subroutine</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2B4FA9" w:rsidP="00F957FA">
            <w:pPr>
              <w:spacing w:before="60"/>
              <w:jc w:val="center"/>
              <w:rPr>
                <w:rFonts w:ascii="Arial" w:hAnsi="Arial" w:cs="Arial"/>
                <w:sz w:val="16"/>
              </w:rPr>
            </w:pPr>
            <w:r>
              <w:rPr>
                <w:rFonts w:ascii="Arial" w:hAnsi="Arial" w:cs="Arial"/>
                <w:sz w:val="16"/>
              </w:rPr>
              <w:t xml:space="preserve">Global </w:t>
            </w:r>
            <w:r w:rsidR="007A69AC">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0A79A3" w:rsidP="00F957FA">
            <w:pPr>
              <w:spacing w:before="60"/>
              <w:jc w:val="center"/>
              <w:rPr>
                <w:rFonts w:ascii="Arial" w:hAnsi="Arial" w:cs="Arial"/>
                <w:sz w:val="16"/>
              </w:rPr>
            </w:pPr>
            <w:r>
              <w:rPr>
                <w:rFonts w:ascii="Arial" w:hAnsi="Arial" w:cs="Arial"/>
                <w:sz w:val="16"/>
              </w:rPr>
              <w:t>Function</w:t>
            </w:r>
            <w:r w:rsidR="007A69AC">
              <w:rPr>
                <w:rFonts w:ascii="Arial" w:hAnsi="Arial" w:cs="Arial"/>
                <w:sz w:val="16"/>
              </w:rPr>
              <w:t xml:space="preserve"> in which the function is called</w:t>
            </w:r>
          </w:p>
        </w:tc>
      </w:tr>
      <w:tr w:rsidR="00BE30B3" w:rsidRPr="00381542" w:rsidTr="00B54697">
        <w:tc>
          <w:tcPr>
            <w:tcW w:w="3168" w:type="dxa"/>
            <w:tcBorders>
              <w:top w:val="single" w:sz="6" w:space="0" w:color="auto"/>
              <w:left w:val="single" w:sz="6" w:space="0" w:color="auto"/>
              <w:bottom w:val="single" w:sz="6" w:space="0" w:color="auto"/>
              <w:right w:val="single" w:sz="6" w:space="0" w:color="auto"/>
            </w:tcBorders>
          </w:tcPr>
          <w:p w:rsidR="00BE30B3" w:rsidRPr="00BE30B3" w:rsidRDefault="003E319F" w:rsidP="000A79A3">
            <w:pPr>
              <w:spacing w:before="60"/>
              <w:rPr>
                <w:rFonts w:ascii="Arial" w:hAnsi="Arial" w:cs="Arial"/>
                <w:sz w:val="16"/>
                <w:szCs w:val="16"/>
              </w:rPr>
            </w:pPr>
            <w:r>
              <w:rPr>
                <w:rFonts w:ascii="Arial" w:hAnsi="Arial" w:cs="Arial"/>
                <w:sz w:val="16"/>
                <w:szCs w:val="16"/>
              </w:rPr>
              <w:t>ePWM</w:t>
            </w:r>
            <w:r w:rsidR="00BE30B3" w:rsidRPr="00BE30B3">
              <w:rPr>
                <w:rFonts w:ascii="Arial" w:hAnsi="Arial" w:cs="Arial"/>
                <w:sz w:val="16"/>
                <w:szCs w:val="16"/>
              </w:rPr>
              <w:t>_</w:t>
            </w:r>
            <w:r w:rsidR="000A79A3">
              <w:rPr>
                <w:rFonts w:ascii="Arial" w:hAnsi="Arial" w:cs="Arial"/>
                <w:sz w:val="16"/>
                <w:szCs w:val="16"/>
              </w:rPr>
              <w:t>Init</w:t>
            </w:r>
            <w:r w:rsidR="00BE30B3" w:rsidRPr="00BE30B3">
              <w:rPr>
                <w:rFonts w:ascii="Arial" w:hAnsi="Arial" w:cs="Arial"/>
                <w:sz w:val="16"/>
                <w:szCs w:val="16"/>
              </w:rPr>
              <w:t>1</w:t>
            </w:r>
          </w:p>
        </w:tc>
        <w:tc>
          <w:tcPr>
            <w:tcW w:w="2070" w:type="dxa"/>
            <w:tcBorders>
              <w:top w:val="single" w:sz="6" w:space="0" w:color="auto"/>
              <w:left w:val="single" w:sz="6" w:space="0" w:color="auto"/>
              <w:bottom w:val="single" w:sz="6" w:space="0" w:color="auto"/>
              <w:right w:val="single" w:sz="6" w:space="0" w:color="auto"/>
            </w:tcBorders>
          </w:tcPr>
          <w:p w:rsidR="00BE30B3" w:rsidRPr="00381542" w:rsidRDefault="00BE30B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BE30B3" w:rsidRPr="00381542" w:rsidRDefault="000A79A3" w:rsidP="00F957FA">
            <w:pPr>
              <w:spacing w:before="60"/>
              <w:rPr>
                <w:rFonts w:ascii="Arial" w:hAnsi="Arial" w:cs="Arial"/>
                <w:sz w:val="16"/>
                <w:szCs w:val="16"/>
              </w:rPr>
            </w:pPr>
            <w:r>
              <w:rPr>
                <w:rFonts w:ascii="Arial" w:hAnsi="Arial" w:cs="Arial"/>
                <w:sz w:val="16"/>
                <w:szCs w:val="16"/>
              </w:rPr>
              <w:t>ECU start up</w:t>
            </w:r>
          </w:p>
        </w:tc>
      </w:tr>
      <w:tr w:rsidR="00BE30B3" w:rsidRPr="00381542" w:rsidTr="00B54697">
        <w:tc>
          <w:tcPr>
            <w:tcW w:w="3168" w:type="dxa"/>
            <w:tcBorders>
              <w:top w:val="single" w:sz="6" w:space="0" w:color="auto"/>
              <w:left w:val="single" w:sz="6" w:space="0" w:color="auto"/>
              <w:bottom w:val="single" w:sz="6" w:space="0" w:color="auto"/>
              <w:right w:val="single" w:sz="6" w:space="0" w:color="auto"/>
            </w:tcBorders>
          </w:tcPr>
          <w:p w:rsidR="00BE30B3" w:rsidRPr="00BE30B3" w:rsidRDefault="000A79A3" w:rsidP="000A79A3">
            <w:pPr>
              <w:spacing w:before="60"/>
              <w:rPr>
                <w:rFonts w:ascii="Arial" w:hAnsi="Arial" w:cs="Arial"/>
                <w:sz w:val="16"/>
                <w:szCs w:val="16"/>
              </w:rPr>
            </w:pPr>
            <w:r w:rsidRPr="000A79A3">
              <w:rPr>
                <w:rFonts w:ascii="Arial" w:hAnsi="Arial" w:cs="Arial"/>
                <w:sz w:val="16"/>
                <w:szCs w:val="16"/>
              </w:rPr>
              <w:t>ePWM_Per1</w:t>
            </w:r>
          </w:p>
        </w:tc>
        <w:tc>
          <w:tcPr>
            <w:tcW w:w="2070" w:type="dxa"/>
            <w:tcBorders>
              <w:top w:val="single" w:sz="6" w:space="0" w:color="auto"/>
              <w:left w:val="single" w:sz="6" w:space="0" w:color="auto"/>
              <w:bottom w:val="single" w:sz="6" w:space="0" w:color="auto"/>
              <w:right w:val="single" w:sz="6" w:space="0" w:color="auto"/>
            </w:tcBorders>
          </w:tcPr>
          <w:p w:rsidR="00BE30B3" w:rsidRPr="00381542" w:rsidRDefault="00BE30B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BE30B3" w:rsidRPr="00381542" w:rsidRDefault="000A79A3" w:rsidP="00F957FA">
            <w:pPr>
              <w:spacing w:before="60"/>
              <w:rPr>
                <w:rFonts w:ascii="Arial" w:hAnsi="Arial" w:cs="Arial"/>
                <w:sz w:val="16"/>
                <w:szCs w:val="16"/>
              </w:rPr>
            </w:pPr>
            <w:r>
              <w:rPr>
                <w:rFonts w:ascii="Arial" w:hAnsi="Arial" w:cs="Arial"/>
                <w:sz w:val="16"/>
                <w:szCs w:val="16"/>
              </w:rPr>
              <w:t>Motor Control ISR subroutine</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BE30B3" w:rsidP="00F141E2">
            <w:pPr>
              <w:spacing w:before="60"/>
              <w:rPr>
                <w:rFonts w:ascii="Arial" w:hAnsi="Arial" w:cs="Arial"/>
                <w:sz w:val="16"/>
              </w:rPr>
            </w:pPr>
            <w:r>
              <w:rPr>
                <w:rFonts w:ascii="Arial" w:hAnsi="Arial" w:cs="Arial"/>
                <w:sz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BE30B3" w:rsidRPr="0033479A" w:rsidTr="00BF364D">
        <w:tc>
          <w:tcPr>
            <w:tcW w:w="4464" w:type="dxa"/>
            <w:tcBorders>
              <w:top w:val="single" w:sz="6" w:space="0" w:color="auto"/>
              <w:left w:val="single" w:sz="6" w:space="0" w:color="auto"/>
              <w:bottom w:val="single" w:sz="6" w:space="0" w:color="auto"/>
              <w:right w:val="single" w:sz="6" w:space="0" w:color="auto"/>
            </w:tcBorders>
          </w:tcPr>
          <w:p w:rsidR="00BE30B3" w:rsidRPr="00BE30B3" w:rsidRDefault="000A79A3">
            <w:pPr>
              <w:spacing w:before="60"/>
              <w:rPr>
                <w:rFonts w:ascii="Arial" w:hAnsi="Arial" w:cs="Arial"/>
                <w:sz w:val="16"/>
              </w:rPr>
            </w:pPr>
            <w:r>
              <w:rPr>
                <w:rFonts w:ascii="Arial" w:hAnsi="Arial" w:cs="Arial"/>
                <w:sz w:val="16"/>
                <w:szCs w:val="16"/>
              </w:rPr>
              <w:t>ePWM</w:t>
            </w:r>
            <w:r w:rsidRPr="00BE30B3">
              <w:rPr>
                <w:rFonts w:ascii="Arial" w:hAnsi="Arial" w:cs="Arial"/>
                <w:sz w:val="16"/>
                <w:szCs w:val="16"/>
              </w:rPr>
              <w:t>_</w:t>
            </w:r>
            <w:r>
              <w:rPr>
                <w:rFonts w:ascii="Arial" w:hAnsi="Arial" w:cs="Arial"/>
                <w:sz w:val="16"/>
                <w:szCs w:val="16"/>
              </w:rPr>
              <w:t>Init</w:t>
            </w:r>
            <w:r w:rsidRPr="00BE30B3">
              <w:rPr>
                <w:rFonts w:ascii="Arial" w:hAnsi="Arial" w:cs="Arial"/>
                <w:sz w:val="16"/>
                <w:szCs w:val="16"/>
              </w:rPr>
              <w:t>1</w:t>
            </w:r>
          </w:p>
        </w:tc>
        <w:tc>
          <w:tcPr>
            <w:tcW w:w="4464" w:type="dxa"/>
            <w:tcBorders>
              <w:top w:val="single" w:sz="6" w:space="0" w:color="auto"/>
              <w:left w:val="single" w:sz="6" w:space="0" w:color="auto"/>
              <w:bottom w:val="single" w:sz="6" w:space="0" w:color="auto"/>
              <w:right w:val="single" w:sz="6" w:space="0" w:color="auto"/>
            </w:tcBorders>
          </w:tcPr>
          <w:p w:rsidR="00BE30B3" w:rsidRPr="005F1D69" w:rsidRDefault="000A79A3" w:rsidP="000A79A3">
            <w:pPr>
              <w:spacing w:before="60"/>
              <w:rPr>
                <w:rFonts w:ascii="Arial" w:hAnsi="Arial" w:cs="Arial"/>
                <w:sz w:val="16"/>
                <w:lang w:val="fr-FR"/>
              </w:rPr>
            </w:pPr>
            <w:r w:rsidRPr="000A79A3">
              <w:rPr>
                <w:rFonts w:ascii="Arial" w:hAnsi="Arial" w:cs="Arial"/>
                <w:sz w:val="16"/>
                <w:lang w:val="fr-FR"/>
              </w:rPr>
              <w:t>EPWM_ST</w:t>
            </w:r>
            <w:r>
              <w:rPr>
                <w:rFonts w:ascii="Arial" w:hAnsi="Arial" w:cs="Arial"/>
                <w:sz w:val="16"/>
                <w:lang w:val="fr-FR"/>
              </w:rPr>
              <w:t>ART</w:t>
            </w:r>
            <w:r w:rsidRPr="000A79A3">
              <w:rPr>
                <w:rFonts w:ascii="Arial" w:hAnsi="Arial" w:cs="Arial"/>
                <w:sz w:val="16"/>
                <w:lang w:val="fr-FR"/>
              </w:rPr>
              <w:t>_SEC_CODE</w:t>
            </w:r>
          </w:p>
        </w:tc>
      </w:tr>
      <w:tr w:rsidR="00BE30B3" w:rsidRPr="0033479A" w:rsidTr="00BF364D">
        <w:tc>
          <w:tcPr>
            <w:tcW w:w="4464" w:type="dxa"/>
            <w:tcBorders>
              <w:top w:val="single" w:sz="6" w:space="0" w:color="auto"/>
              <w:left w:val="single" w:sz="6" w:space="0" w:color="auto"/>
              <w:bottom w:val="single" w:sz="6" w:space="0" w:color="auto"/>
              <w:right w:val="single" w:sz="6" w:space="0" w:color="auto"/>
            </w:tcBorders>
          </w:tcPr>
          <w:p w:rsidR="00BE30B3" w:rsidRPr="00BE30B3" w:rsidRDefault="000A79A3">
            <w:pPr>
              <w:spacing w:before="60"/>
              <w:rPr>
                <w:rFonts w:ascii="Arial" w:hAnsi="Arial" w:cs="Arial"/>
                <w:sz w:val="16"/>
              </w:rPr>
            </w:pPr>
            <w:r w:rsidRPr="000A79A3">
              <w:rPr>
                <w:rFonts w:ascii="Arial" w:hAnsi="Arial" w:cs="Arial"/>
                <w:sz w:val="16"/>
                <w:szCs w:val="16"/>
              </w:rPr>
              <w:t>ePWM_Per1</w:t>
            </w:r>
          </w:p>
        </w:tc>
        <w:tc>
          <w:tcPr>
            <w:tcW w:w="4464" w:type="dxa"/>
            <w:tcBorders>
              <w:top w:val="single" w:sz="6" w:space="0" w:color="auto"/>
              <w:left w:val="single" w:sz="6" w:space="0" w:color="auto"/>
              <w:bottom w:val="single" w:sz="6" w:space="0" w:color="auto"/>
              <w:right w:val="single" w:sz="6" w:space="0" w:color="auto"/>
            </w:tcBorders>
          </w:tcPr>
          <w:p w:rsidR="00BE30B3" w:rsidRPr="005F1D69" w:rsidRDefault="000A79A3">
            <w:pPr>
              <w:spacing w:before="60"/>
              <w:rPr>
                <w:rFonts w:ascii="Arial" w:hAnsi="Arial" w:cs="Arial"/>
                <w:sz w:val="16"/>
                <w:lang w:val="fr-FR"/>
              </w:rPr>
            </w:pPr>
            <w:r w:rsidRPr="000A79A3">
              <w:rPr>
                <w:rFonts w:ascii="Arial" w:hAnsi="Arial" w:cs="Arial"/>
                <w:sz w:val="16"/>
                <w:lang w:val="fr-FR"/>
              </w:rPr>
              <w:t>EPWM_ST</w:t>
            </w:r>
            <w:r>
              <w:rPr>
                <w:rFonts w:ascii="Arial" w:hAnsi="Arial" w:cs="Arial"/>
                <w:sz w:val="16"/>
                <w:lang w:val="fr-FR"/>
              </w:rPr>
              <w:t>ART</w:t>
            </w:r>
            <w:r w:rsidRPr="000A79A3">
              <w:rPr>
                <w:rFonts w:ascii="Arial" w:hAnsi="Arial" w:cs="Arial"/>
                <w:sz w:val="16"/>
                <w:lang w:val="fr-FR"/>
              </w:rPr>
              <w:t>_SEC_CODE</w:t>
            </w:r>
          </w:p>
        </w:tc>
      </w:tr>
    </w:tbl>
    <w:p w:rsidR="00BF364D" w:rsidRPr="005F1D69" w:rsidRDefault="00BF364D" w:rsidP="00BF364D">
      <w:pPr>
        <w:pStyle w:val="Heading2"/>
        <w:numPr>
          <w:ilvl w:val="0"/>
          <w:numId w:val="0"/>
        </w:numPr>
        <w:ind w:left="576"/>
        <w:rPr>
          <w:lang w:val="fr-FR"/>
        </w:rPr>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BE30B3">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4A781C" w:rsidRDefault="00BE30B3">
      <w:pPr>
        <w:numPr>
          <w:ilvl w:val="0"/>
          <w:numId w:val="6"/>
        </w:numPr>
      </w:pPr>
      <w:r>
        <w:t>None</w:t>
      </w:r>
    </w:p>
    <w:p w:rsidR="00521AD3" w:rsidRDefault="00521AD3" w:rsidP="00521AD3">
      <w:pPr>
        <w:pStyle w:val="Heading1"/>
        <w:numPr>
          <w:ilvl w:val="0"/>
          <w:numId w:val="0"/>
        </w:numPr>
        <w:ind w:left="432"/>
      </w:pPr>
    </w:p>
    <w:p w:rsidR="00521AD3" w:rsidRDefault="00521AD3" w:rsidP="00521AD3">
      <w:pPr>
        <w:pStyle w:val="Heading1"/>
      </w:pPr>
      <w:r>
        <w:t xml:space="preserve"> Reference </w:t>
      </w:r>
    </w:p>
    <w:p w:rsidR="00521AD3" w:rsidRDefault="00521AD3" w:rsidP="00521AD3">
      <w:r>
        <w:t>Register Reference</w:t>
      </w:r>
    </w:p>
    <w:p w:rsidR="00521AD3" w:rsidRDefault="00521AD3" w:rsidP="00521AD3">
      <w:r>
        <w:object w:dxaOrig="1536" w:dyaOrig="999">
          <v:shape id="_x0000_i1028" type="#_x0000_t75" style="width:76.4pt;height:50.1pt" o:ole="">
            <v:imagedata r:id="rId25" o:title=""/>
          </v:shape>
          <o:OLEObject Type="Embed" ProgID="FoxitReader.Document" ShapeID="_x0000_i1028" DrawAspect="Icon" ObjectID="_1424504817" r:id="rId26"/>
        </w:object>
      </w:r>
    </w:p>
    <w:p w:rsidR="004A781C" w:rsidRDefault="004A781C" w:rsidP="00747314">
      <w:pPr>
        <w:pStyle w:val="Heading1"/>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62"/>
        <w:gridCol w:w="6196"/>
        <w:gridCol w:w="1094"/>
        <w:gridCol w:w="1105"/>
      </w:tblGrid>
      <w:tr w:rsidR="00DA240F" w:rsidTr="00DA240F">
        <w:tc>
          <w:tcPr>
            <w:tcW w:w="662" w:type="dxa"/>
          </w:tcPr>
          <w:p w:rsidR="00DA240F" w:rsidRDefault="00DA240F">
            <w:pPr>
              <w:spacing w:before="60"/>
              <w:rPr>
                <w:rFonts w:ascii="Arial" w:hAnsi="Arial" w:cs="Arial"/>
                <w:b/>
                <w:bCs/>
                <w:sz w:val="16"/>
              </w:rPr>
            </w:pPr>
            <w:r>
              <w:rPr>
                <w:rFonts w:ascii="Arial" w:hAnsi="Arial" w:cs="Arial"/>
                <w:b/>
                <w:bCs/>
                <w:sz w:val="16"/>
              </w:rPr>
              <w:t>Rev #</w:t>
            </w:r>
          </w:p>
        </w:tc>
        <w:tc>
          <w:tcPr>
            <w:tcW w:w="6196" w:type="dxa"/>
          </w:tcPr>
          <w:p w:rsidR="00DA240F" w:rsidRDefault="00DA240F">
            <w:pPr>
              <w:spacing w:before="60"/>
              <w:rPr>
                <w:rFonts w:ascii="Arial" w:hAnsi="Arial" w:cs="Arial"/>
                <w:b/>
                <w:bCs/>
                <w:sz w:val="16"/>
              </w:rPr>
            </w:pPr>
            <w:r>
              <w:rPr>
                <w:rFonts w:ascii="Arial" w:hAnsi="Arial" w:cs="Arial"/>
                <w:b/>
                <w:bCs/>
                <w:sz w:val="16"/>
              </w:rPr>
              <w:t>Change Description</w:t>
            </w:r>
          </w:p>
        </w:tc>
        <w:tc>
          <w:tcPr>
            <w:tcW w:w="1094" w:type="dxa"/>
          </w:tcPr>
          <w:p w:rsidR="00DA240F" w:rsidRPr="00DA240F" w:rsidRDefault="00DA240F">
            <w:pPr>
              <w:spacing w:before="60"/>
              <w:rPr>
                <w:rFonts w:ascii="Arial" w:hAnsi="Arial" w:cs="Arial"/>
                <w:b/>
                <w:bCs/>
                <w:sz w:val="16"/>
                <w:szCs w:val="16"/>
              </w:rPr>
            </w:pPr>
            <w:r w:rsidRPr="00DA240F">
              <w:rPr>
                <w:rFonts w:ascii="Arial" w:hAnsi="Arial" w:cs="Arial"/>
                <w:b/>
                <w:bCs/>
                <w:sz w:val="16"/>
                <w:szCs w:val="16"/>
              </w:rPr>
              <w:t xml:space="preserve">Date </w:t>
            </w:r>
          </w:p>
        </w:tc>
        <w:tc>
          <w:tcPr>
            <w:tcW w:w="1105" w:type="dxa"/>
          </w:tcPr>
          <w:p w:rsidR="00DA240F" w:rsidRDefault="00DA240F">
            <w:pPr>
              <w:spacing w:before="60"/>
              <w:rPr>
                <w:rFonts w:ascii="Arial" w:hAnsi="Arial" w:cs="Arial"/>
                <w:b/>
                <w:bCs/>
                <w:sz w:val="16"/>
              </w:rPr>
            </w:pPr>
            <w:r>
              <w:rPr>
                <w:rFonts w:ascii="Arial" w:hAnsi="Arial" w:cs="Arial"/>
                <w:b/>
                <w:bCs/>
                <w:sz w:val="16"/>
              </w:rPr>
              <w:t>Author Initials</w:t>
            </w:r>
          </w:p>
        </w:tc>
      </w:tr>
      <w:tr w:rsidR="00DA240F" w:rsidTr="00DA240F">
        <w:tc>
          <w:tcPr>
            <w:tcW w:w="662" w:type="dxa"/>
          </w:tcPr>
          <w:p w:rsidR="00DA240F" w:rsidRDefault="00DA240F">
            <w:pPr>
              <w:spacing w:before="60"/>
              <w:rPr>
                <w:rFonts w:ascii="Arial" w:hAnsi="Arial" w:cs="Arial"/>
                <w:sz w:val="16"/>
              </w:rPr>
            </w:pPr>
            <w:r>
              <w:rPr>
                <w:rFonts w:ascii="Arial" w:hAnsi="Arial" w:cs="Arial"/>
                <w:sz w:val="16"/>
              </w:rPr>
              <w:t>1.0</w:t>
            </w:r>
          </w:p>
        </w:tc>
        <w:tc>
          <w:tcPr>
            <w:tcW w:w="6196" w:type="dxa"/>
          </w:tcPr>
          <w:p w:rsidR="00DA240F" w:rsidRDefault="00DA240F" w:rsidP="000A79A3">
            <w:pPr>
              <w:spacing w:before="60"/>
              <w:rPr>
                <w:rFonts w:ascii="Arial" w:hAnsi="Arial" w:cs="Arial"/>
                <w:sz w:val="16"/>
              </w:rPr>
            </w:pPr>
            <w:r>
              <w:rPr>
                <w:rFonts w:ascii="Arial" w:hAnsi="Arial" w:cs="Arial"/>
                <w:sz w:val="16"/>
              </w:rPr>
              <w:t>Initial Version ( FDD 34B) –Shutdown Mech not included</w:t>
            </w:r>
          </w:p>
        </w:tc>
        <w:tc>
          <w:tcPr>
            <w:tcW w:w="1094" w:type="dxa"/>
          </w:tcPr>
          <w:p w:rsidR="00DA240F" w:rsidRPr="00DA240F" w:rsidRDefault="00627C72" w:rsidP="00627C72">
            <w:pPr>
              <w:spacing w:before="60"/>
              <w:rPr>
                <w:rFonts w:ascii="Arial" w:hAnsi="Arial" w:cs="Arial"/>
                <w:sz w:val="16"/>
                <w:szCs w:val="16"/>
              </w:rPr>
            </w:pPr>
            <w:r>
              <w:rPr>
                <w:rFonts w:ascii="Arial" w:hAnsi="Arial" w:cs="Arial"/>
                <w:sz w:val="16"/>
                <w:szCs w:val="16"/>
              </w:rPr>
              <w:t>18-Feb-13</w:t>
            </w:r>
          </w:p>
        </w:tc>
        <w:tc>
          <w:tcPr>
            <w:tcW w:w="1105" w:type="dxa"/>
          </w:tcPr>
          <w:p w:rsidR="00DA240F" w:rsidRDefault="00DA240F">
            <w:pPr>
              <w:spacing w:before="60"/>
              <w:rPr>
                <w:rFonts w:ascii="Arial" w:hAnsi="Arial" w:cs="Arial"/>
                <w:sz w:val="16"/>
              </w:rPr>
            </w:pPr>
            <w:r>
              <w:rPr>
                <w:rFonts w:ascii="Arial" w:hAnsi="Arial" w:cs="Arial"/>
                <w:sz w:val="16"/>
              </w:rPr>
              <w:t>Selva</w:t>
            </w:r>
          </w:p>
        </w:tc>
      </w:tr>
      <w:tr w:rsidR="00DA240F" w:rsidTr="00DA240F">
        <w:trPr>
          <w:ins w:id="8" w:author="Owen Tosh (nzx5jd)" w:date="2013-03-11T10:55:00Z"/>
        </w:trPr>
        <w:tc>
          <w:tcPr>
            <w:tcW w:w="662" w:type="dxa"/>
          </w:tcPr>
          <w:p w:rsidR="00DA240F" w:rsidRDefault="00DA240F">
            <w:pPr>
              <w:spacing w:before="60"/>
              <w:rPr>
                <w:ins w:id="9" w:author="Owen Tosh (nzx5jd)" w:date="2013-03-11T10:55:00Z"/>
                <w:rFonts w:ascii="Arial" w:hAnsi="Arial" w:cs="Arial"/>
                <w:sz w:val="16"/>
              </w:rPr>
            </w:pPr>
            <w:ins w:id="10" w:author="Owen Tosh (nzx5jd)" w:date="2013-03-11T10:55:00Z">
              <w:r>
                <w:rPr>
                  <w:rFonts w:ascii="Arial" w:hAnsi="Arial" w:cs="Arial"/>
                  <w:sz w:val="16"/>
                </w:rPr>
                <w:t>2</w:t>
              </w:r>
            </w:ins>
          </w:p>
        </w:tc>
        <w:tc>
          <w:tcPr>
            <w:tcW w:w="6196" w:type="dxa"/>
          </w:tcPr>
          <w:p w:rsidR="00DA240F" w:rsidRDefault="00DA240F" w:rsidP="000A79A3">
            <w:pPr>
              <w:spacing w:before="60"/>
              <w:rPr>
                <w:ins w:id="11" w:author="Owen Tosh (nzx5jd)" w:date="2013-03-11T10:55:00Z"/>
                <w:rFonts w:ascii="Arial" w:hAnsi="Arial" w:cs="Arial"/>
                <w:sz w:val="16"/>
              </w:rPr>
            </w:pPr>
            <w:ins w:id="12" w:author="Owen Tosh (nzx5jd)" w:date="2013-03-11T10:55:00Z">
              <w:r>
                <w:rPr>
                  <w:rFonts w:ascii="Arial" w:hAnsi="Arial" w:cs="Arial"/>
                  <w:sz w:val="16"/>
                </w:rPr>
                <w:t xml:space="preserve">Anomaly 4605 </w:t>
              </w:r>
              <w:r>
                <w:rPr>
                  <w:rFonts w:ascii="Arial" w:hAnsi="Arial" w:cs="Arial"/>
                  <w:sz w:val="16"/>
                </w:rPr>
                <w:t>–</w:t>
              </w:r>
              <w:r>
                <w:rPr>
                  <w:rFonts w:ascii="Arial" w:hAnsi="Arial" w:cs="Arial"/>
                  <w:sz w:val="16"/>
                </w:rPr>
                <w:t xml:space="preserve"> changed active state of ePWM modules 1-3</w:t>
              </w:r>
            </w:ins>
          </w:p>
        </w:tc>
        <w:tc>
          <w:tcPr>
            <w:tcW w:w="1094" w:type="dxa"/>
          </w:tcPr>
          <w:p w:rsidR="00DA240F" w:rsidRPr="00DA240F" w:rsidRDefault="00DA240F">
            <w:pPr>
              <w:spacing w:before="60"/>
              <w:rPr>
                <w:ins w:id="13" w:author="Owen Tosh (nzx5jd)" w:date="2013-03-11T10:55:00Z"/>
                <w:rFonts w:ascii="Arial" w:hAnsi="Arial" w:cs="Arial"/>
                <w:sz w:val="16"/>
                <w:szCs w:val="16"/>
              </w:rPr>
            </w:pPr>
            <w:ins w:id="14" w:author="Owen Tosh (nzx5jd)" w:date="2013-03-11T10:55:00Z">
              <w:r w:rsidRPr="00DA240F">
                <w:rPr>
                  <w:rFonts w:ascii="Arial" w:hAnsi="Arial" w:cs="Arial"/>
                  <w:sz w:val="16"/>
                  <w:szCs w:val="16"/>
                </w:rPr>
                <w:t>11-Mar-13</w:t>
              </w:r>
            </w:ins>
          </w:p>
        </w:tc>
        <w:tc>
          <w:tcPr>
            <w:tcW w:w="1105" w:type="dxa"/>
          </w:tcPr>
          <w:p w:rsidR="00DA240F" w:rsidRDefault="00DA240F">
            <w:pPr>
              <w:spacing w:before="60"/>
              <w:rPr>
                <w:ins w:id="15" w:author="Owen Tosh (nzx5jd)" w:date="2013-03-11T10:55:00Z"/>
                <w:rFonts w:ascii="Arial" w:hAnsi="Arial" w:cs="Arial"/>
                <w:sz w:val="16"/>
              </w:rPr>
            </w:pPr>
            <w:ins w:id="16" w:author="Owen Tosh (nzx5jd)" w:date="2013-03-11T10:56:00Z">
              <w:r>
                <w:rPr>
                  <w:rFonts w:ascii="Arial" w:hAnsi="Arial" w:cs="Arial"/>
                  <w:sz w:val="16"/>
                </w:rPr>
                <w:t>OT</w:t>
              </w:r>
            </w:ins>
          </w:p>
        </w:tc>
      </w:tr>
    </w:tbl>
    <w:p w:rsidR="00107819" w:rsidRDefault="00107819"/>
    <w:sectPr w:rsidR="00107819" w:rsidSect="00937013">
      <w:headerReference w:type="default" r:id="rId27"/>
      <w:footerReference w:type="default" r:id="rId28"/>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0DE9" w:rsidRDefault="00560DE9">
      <w:r>
        <w:separator/>
      </w:r>
    </w:p>
  </w:endnote>
  <w:endnote w:type="continuationSeparator" w:id="0">
    <w:p w:rsidR="00560DE9" w:rsidRDefault="00560DE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71" w:rsidRDefault="004A4E71">
    <w:pPr>
      <w:pStyle w:val="Footer"/>
    </w:pPr>
    <w:r>
      <w:rPr>
        <w:snapToGrid w:val="0"/>
      </w:rPr>
      <w:tab/>
    </w:r>
    <w:fldSimple w:instr=" DOCPROPERTY &quot;Company&quot;  \* MERGEFORMAT ">
      <w:r w:rsidRPr="004115AE">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0DE9" w:rsidRDefault="00560DE9">
      <w:r>
        <w:separator/>
      </w:r>
    </w:p>
  </w:footnote>
  <w:footnote w:type="continuationSeparator" w:id="0">
    <w:p w:rsidR="00560DE9" w:rsidRDefault="00560D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E71" w:rsidRDefault="004A4E71">
    <w:pPr>
      <w:pStyle w:val="Header"/>
      <w:pBdr>
        <w:bottom w:val="single" w:sz="4" w:space="1" w:color="auto"/>
      </w:pBdr>
      <w:jc w:val="center"/>
      <w:rPr>
        <w:b/>
      </w:rPr>
    </w:pPr>
    <w:r>
      <w:rPr>
        <w:b/>
      </w:rPr>
      <w:t>SOFTWARE MODULE DESIGN SPECIFICATION</w:t>
    </w:r>
  </w:p>
  <w:tbl>
    <w:tblPr>
      <w:tblW w:w="0" w:type="auto"/>
      <w:tblInd w:w="18" w:type="dxa"/>
      <w:tblLayout w:type="fixed"/>
      <w:tblLook w:val="0000"/>
    </w:tblPr>
    <w:tblGrid>
      <w:gridCol w:w="990"/>
      <w:gridCol w:w="1530"/>
      <w:gridCol w:w="1260"/>
      <w:gridCol w:w="2610"/>
      <w:gridCol w:w="1170"/>
      <w:gridCol w:w="1350"/>
    </w:tblGrid>
    <w:tr w:rsidR="004A4E71">
      <w:trPr>
        <w:cantSplit/>
      </w:trPr>
      <w:tc>
        <w:tcPr>
          <w:tcW w:w="990" w:type="dxa"/>
        </w:tcPr>
        <w:p w:rsidR="004A4E71" w:rsidRDefault="004A4E71">
          <w:pPr>
            <w:pStyle w:val="Header"/>
          </w:pPr>
          <w:r>
            <w:t>Title:</w:t>
          </w:r>
        </w:p>
      </w:tc>
      <w:tc>
        <w:tcPr>
          <w:tcW w:w="5400" w:type="dxa"/>
          <w:gridSpan w:val="3"/>
          <w:vMerge w:val="restart"/>
        </w:tcPr>
        <w:p w:rsidR="004A4E71" w:rsidRDefault="004A4E71">
          <w:pPr>
            <w:pStyle w:val="Header"/>
          </w:pPr>
          <w:fldSimple w:instr=" DOCPROPERTY &quot;Document Title&quot;  \* MERGEFORMAT ">
            <w:ins w:id="17" w:author="Owen Tosh (nzx5jd)" w:date="2013-03-11T10:58:00Z">
              <w:r w:rsidR="00627C72">
                <w:t>EPWM 1</w:t>
              </w:r>
            </w:ins>
            <w:del w:id="18" w:author="Owen Tosh (nzx5jd)" w:date="2013-03-11T10:58:00Z">
              <w:r w:rsidDel="00627C72">
                <w:delText>EPWM 2</w:delText>
              </w:r>
            </w:del>
          </w:fldSimple>
        </w:p>
        <w:p w:rsidR="004A4E71" w:rsidRDefault="004A4E71" w:rsidP="001A574F">
          <w:pPr>
            <w:pStyle w:val="Header"/>
            <w:tabs>
              <w:tab w:val="clear" w:pos="4320"/>
              <w:tab w:val="clear" w:pos="8640"/>
              <w:tab w:val="center" w:pos="2592"/>
            </w:tabs>
          </w:pPr>
          <w:fldSimple w:instr=" DOCPROPERTY &quot;Product Line&quot;  \* MERGEFORMAT ">
            <w:r>
              <w:t>Gen II+ EPS EA3</w:t>
            </w:r>
          </w:fldSimple>
          <w:r>
            <w:tab/>
          </w:r>
        </w:p>
      </w:tc>
      <w:tc>
        <w:tcPr>
          <w:tcW w:w="1170" w:type="dxa"/>
        </w:tcPr>
        <w:p w:rsidR="004A4E71" w:rsidRDefault="004A4E71">
          <w:pPr>
            <w:pStyle w:val="Header"/>
          </w:pPr>
          <w:r>
            <w:t>Revision:</w:t>
          </w:r>
        </w:p>
      </w:tc>
      <w:tc>
        <w:tcPr>
          <w:tcW w:w="1350" w:type="dxa"/>
        </w:tcPr>
        <w:p w:rsidR="004A4E71" w:rsidRDefault="004A4E71">
          <w:pPr>
            <w:pStyle w:val="Header"/>
          </w:pPr>
          <w:fldSimple w:instr=" DOCPROPERTY &quot;MDDRevNum&quot; \* MERGEFORMAT ">
            <w:ins w:id="19" w:author="Owen Tosh (nzx5jd)" w:date="2013-03-11T10:57:00Z">
              <w:r w:rsidR="00627C72">
                <w:t>2</w:t>
              </w:r>
            </w:ins>
          </w:fldSimple>
        </w:p>
      </w:tc>
    </w:tr>
    <w:tr w:rsidR="004A4E71">
      <w:trPr>
        <w:cantSplit/>
      </w:trPr>
      <w:tc>
        <w:tcPr>
          <w:tcW w:w="990" w:type="dxa"/>
        </w:tcPr>
        <w:p w:rsidR="004A4E71" w:rsidRDefault="004A4E71">
          <w:pPr>
            <w:pStyle w:val="Header"/>
          </w:pPr>
          <w:r>
            <w:t xml:space="preserve">Product:     </w:t>
          </w:r>
        </w:p>
      </w:tc>
      <w:tc>
        <w:tcPr>
          <w:tcW w:w="5400" w:type="dxa"/>
          <w:gridSpan w:val="3"/>
          <w:vMerge/>
        </w:tcPr>
        <w:p w:rsidR="004A4E71" w:rsidRDefault="004A4E71">
          <w:pPr>
            <w:pStyle w:val="Header"/>
            <w:jc w:val="center"/>
          </w:pPr>
        </w:p>
      </w:tc>
      <w:tc>
        <w:tcPr>
          <w:tcW w:w="1170" w:type="dxa"/>
        </w:tcPr>
        <w:p w:rsidR="004A4E71" w:rsidRDefault="004A4E71">
          <w:pPr>
            <w:pStyle w:val="Header"/>
          </w:pPr>
          <w:r>
            <w:t>Rev. Date:</w:t>
          </w:r>
        </w:p>
      </w:tc>
      <w:tc>
        <w:tcPr>
          <w:tcW w:w="1350" w:type="dxa"/>
        </w:tcPr>
        <w:p w:rsidR="004A4E71" w:rsidRDefault="004A4E71">
          <w:pPr>
            <w:pStyle w:val="Header"/>
          </w:pPr>
          <w:fldSimple w:instr=" SAVEDATE \@ &quot;d-MMM-yy&quot; \* MERGEFORMAT ">
            <w:ins w:id="20" w:author="Owen Tosh (nzx5jd)" w:date="2013-03-11T10:57:00Z">
              <w:r w:rsidR="00627C72">
                <w:rPr>
                  <w:noProof/>
                </w:rPr>
                <w:t>11-Mar-13</w:t>
              </w:r>
            </w:ins>
          </w:fldSimple>
        </w:p>
      </w:tc>
    </w:tr>
    <w:tr w:rsidR="004A4E71">
      <w:trPr>
        <w:cantSplit/>
      </w:trPr>
      <w:tc>
        <w:tcPr>
          <w:tcW w:w="990" w:type="dxa"/>
        </w:tcPr>
        <w:p w:rsidR="004A4E71" w:rsidRDefault="004A4E71">
          <w:pPr>
            <w:pStyle w:val="Header"/>
          </w:pPr>
          <w:r>
            <w:t>Group:</w:t>
          </w:r>
        </w:p>
      </w:tc>
      <w:tc>
        <w:tcPr>
          <w:tcW w:w="1530" w:type="dxa"/>
        </w:tcPr>
        <w:p w:rsidR="004A4E71" w:rsidRDefault="004A4E71">
          <w:pPr>
            <w:pStyle w:val="Header"/>
          </w:pPr>
          <w:r>
            <w:t>ESG</w:t>
          </w:r>
        </w:p>
      </w:tc>
      <w:tc>
        <w:tcPr>
          <w:tcW w:w="1260" w:type="dxa"/>
        </w:tcPr>
        <w:p w:rsidR="004A4E71" w:rsidRDefault="004A4E71">
          <w:pPr>
            <w:pStyle w:val="Header"/>
          </w:pPr>
          <w:r>
            <w:t>Originator:</w:t>
          </w:r>
        </w:p>
      </w:tc>
      <w:tc>
        <w:tcPr>
          <w:tcW w:w="2610" w:type="dxa"/>
        </w:tcPr>
        <w:p w:rsidR="004A4E71" w:rsidRDefault="00627C72" w:rsidP="00627C72">
          <w:pPr>
            <w:pStyle w:val="Header"/>
          </w:pPr>
          <w:ins w:id="21" w:author="Owen Tosh (nzx5jd)" w:date="2013-03-11T10:57:00Z">
            <w:r>
              <w:t>Owen Tosh</w:t>
            </w:r>
          </w:ins>
          <w:fldSimple w:instr=" USERNAME  \* MERGEFORMAT "/>
        </w:p>
      </w:tc>
      <w:tc>
        <w:tcPr>
          <w:tcW w:w="1170" w:type="dxa"/>
        </w:tcPr>
        <w:p w:rsidR="004A4E71" w:rsidRDefault="004A4E71">
          <w:pPr>
            <w:pStyle w:val="Header"/>
          </w:pPr>
          <w:r>
            <w:t>Page:</w:t>
          </w:r>
        </w:p>
      </w:tc>
      <w:tc>
        <w:tcPr>
          <w:tcW w:w="1350" w:type="dxa"/>
        </w:tcPr>
        <w:p w:rsidR="004A4E71" w:rsidRDefault="004A4E71">
          <w:pPr>
            <w:pStyle w:val="Header"/>
          </w:pPr>
          <w:r>
            <w:rPr>
              <w:rStyle w:val="PageNumber"/>
            </w:rPr>
            <w:fldChar w:fldCharType="begin"/>
          </w:r>
          <w:r>
            <w:rPr>
              <w:rStyle w:val="PageNumber"/>
            </w:rPr>
            <w:instrText xml:space="preserve"> PAGE </w:instrText>
          </w:r>
          <w:r>
            <w:rPr>
              <w:rStyle w:val="PageNumber"/>
            </w:rPr>
            <w:fldChar w:fldCharType="separate"/>
          </w:r>
          <w:r w:rsidR="00627C72">
            <w:rPr>
              <w:rStyle w:val="PageNumber"/>
              <w:noProof/>
            </w:rPr>
            <w:t>22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27C72">
            <w:rPr>
              <w:rStyle w:val="PageNumber"/>
              <w:noProof/>
            </w:rPr>
            <w:t>22</w:t>
          </w:r>
          <w:r>
            <w:rPr>
              <w:rStyle w:val="PageNumber"/>
            </w:rPr>
            <w:fldChar w:fldCharType="end"/>
          </w:r>
        </w:p>
      </w:tc>
    </w:tr>
  </w:tbl>
  <w:p w:rsidR="004A4E71" w:rsidRDefault="004A4E71">
    <w:pPr>
      <w:pStyle w:val="Header"/>
      <w:pBdr>
        <w:top w:val="single" w:sz="4" w:space="1" w:color="auto"/>
      </w:pBd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9"/>
  </w:num>
  <w:num w:numId="12">
    <w:abstractNumId w:val="9"/>
  </w:num>
  <w:num w:numId="13">
    <w:abstractNumId w:val="9"/>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trackRevisions/>
  <w:doNotTrackFormatting/>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595E21"/>
    <w:rsid w:val="000663B1"/>
    <w:rsid w:val="000A1691"/>
    <w:rsid w:val="000A79A3"/>
    <w:rsid w:val="000C2F23"/>
    <w:rsid w:val="00107819"/>
    <w:rsid w:val="0013504B"/>
    <w:rsid w:val="001A574F"/>
    <w:rsid w:val="001B60DF"/>
    <w:rsid w:val="001F09B2"/>
    <w:rsid w:val="0020447F"/>
    <w:rsid w:val="0020722A"/>
    <w:rsid w:val="002177FA"/>
    <w:rsid w:val="00251AC0"/>
    <w:rsid w:val="002B4FA9"/>
    <w:rsid w:val="002C03D8"/>
    <w:rsid w:val="00315335"/>
    <w:rsid w:val="003209F3"/>
    <w:rsid w:val="0033479A"/>
    <w:rsid w:val="003B7645"/>
    <w:rsid w:val="003C4D3F"/>
    <w:rsid w:val="003E319F"/>
    <w:rsid w:val="003E6406"/>
    <w:rsid w:val="003E7377"/>
    <w:rsid w:val="004012C1"/>
    <w:rsid w:val="004115AE"/>
    <w:rsid w:val="00425DDA"/>
    <w:rsid w:val="004A3850"/>
    <w:rsid w:val="004A4E71"/>
    <w:rsid w:val="004A781C"/>
    <w:rsid w:val="004F0723"/>
    <w:rsid w:val="00521AD3"/>
    <w:rsid w:val="005330AA"/>
    <w:rsid w:val="00560DE9"/>
    <w:rsid w:val="00577E62"/>
    <w:rsid w:val="00595E21"/>
    <w:rsid w:val="005D5B85"/>
    <w:rsid w:val="005D5FE4"/>
    <w:rsid w:val="005D783D"/>
    <w:rsid w:val="005F1D69"/>
    <w:rsid w:val="006022D0"/>
    <w:rsid w:val="00612C41"/>
    <w:rsid w:val="00616853"/>
    <w:rsid w:val="00627C72"/>
    <w:rsid w:val="00674ADF"/>
    <w:rsid w:val="006D33CC"/>
    <w:rsid w:val="006F01A3"/>
    <w:rsid w:val="00706174"/>
    <w:rsid w:val="00747314"/>
    <w:rsid w:val="007A69AC"/>
    <w:rsid w:val="007E20A1"/>
    <w:rsid w:val="008242F0"/>
    <w:rsid w:val="008306DA"/>
    <w:rsid w:val="008535B2"/>
    <w:rsid w:val="008B3E94"/>
    <w:rsid w:val="008C23A2"/>
    <w:rsid w:val="008D27D0"/>
    <w:rsid w:val="008F6DBB"/>
    <w:rsid w:val="00937013"/>
    <w:rsid w:val="00955F6A"/>
    <w:rsid w:val="00957470"/>
    <w:rsid w:val="00986945"/>
    <w:rsid w:val="009B20B2"/>
    <w:rsid w:val="009D5D0D"/>
    <w:rsid w:val="00A8420F"/>
    <w:rsid w:val="00A860B8"/>
    <w:rsid w:val="00AD731B"/>
    <w:rsid w:val="00B54697"/>
    <w:rsid w:val="00B753D3"/>
    <w:rsid w:val="00BD008B"/>
    <w:rsid w:val="00BD15D2"/>
    <w:rsid w:val="00BD3DFF"/>
    <w:rsid w:val="00BE30B3"/>
    <w:rsid w:val="00BF364D"/>
    <w:rsid w:val="00C00D97"/>
    <w:rsid w:val="00C35BD3"/>
    <w:rsid w:val="00C72FFA"/>
    <w:rsid w:val="00CB6F5E"/>
    <w:rsid w:val="00D02210"/>
    <w:rsid w:val="00D16DA7"/>
    <w:rsid w:val="00D94BDD"/>
    <w:rsid w:val="00DA240F"/>
    <w:rsid w:val="00DC7E08"/>
    <w:rsid w:val="00DE4889"/>
    <w:rsid w:val="00DE6658"/>
    <w:rsid w:val="00E5472B"/>
    <w:rsid w:val="00E57C42"/>
    <w:rsid w:val="00EF4E9E"/>
    <w:rsid w:val="00F141E2"/>
    <w:rsid w:val="00F648ED"/>
    <w:rsid w:val="00F82E8E"/>
    <w:rsid w:val="00F957FA"/>
    <w:rsid w:val="00FB2942"/>
    <w:rsid w:val="00FB432D"/>
    <w:rsid w:val="00FF23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4115A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5AE"/>
    <w:rPr>
      <w:rFonts w:ascii="Tahoma" w:hAnsi="Tahoma" w:cs="Tahoma"/>
      <w:sz w:val="16"/>
      <w:szCs w:val="16"/>
    </w:rPr>
  </w:style>
  <w:style w:type="character" w:customStyle="1" w:styleId="Heading3Char">
    <w:name w:val="Heading 3 Char"/>
    <w:basedOn w:val="DefaultParagraphFont"/>
    <w:link w:val="Heading3"/>
    <w:rsid w:val="003E7377"/>
    <w:rPr>
      <w:rFonts w:ascii="Arial" w:hAnsi="Arial"/>
      <w:b/>
      <w:sz w:val="24"/>
    </w:rPr>
  </w:style>
  <w:style w:type="character" w:customStyle="1" w:styleId="Heading4Char">
    <w:name w:val="Heading 4 Char"/>
    <w:basedOn w:val="DefaultParagraphFont"/>
    <w:link w:val="Heading4"/>
    <w:rsid w:val="00747314"/>
    <w:rPr>
      <w:rFonts w:ascii="Arial" w:hAnsi="Arial"/>
      <w:b/>
      <w:sz w:val="24"/>
    </w:rPr>
  </w:style>
  <w:style w:type="character" w:styleId="CommentReference">
    <w:name w:val="annotation reference"/>
    <w:basedOn w:val="DefaultParagraphFont"/>
    <w:uiPriority w:val="99"/>
    <w:semiHidden/>
    <w:unhideWhenUsed/>
    <w:rsid w:val="004A4E71"/>
    <w:rPr>
      <w:sz w:val="16"/>
      <w:szCs w:val="16"/>
    </w:rPr>
  </w:style>
  <w:style w:type="paragraph" w:styleId="CommentText">
    <w:name w:val="annotation text"/>
    <w:basedOn w:val="Normal"/>
    <w:link w:val="CommentTextChar"/>
    <w:uiPriority w:val="99"/>
    <w:semiHidden/>
    <w:unhideWhenUsed/>
    <w:rsid w:val="004A4E71"/>
  </w:style>
  <w:style w:type="character" w:customStyle="1" w:styleId="CommentTextChar">
    <w:name w:val="Comment Text Char"/>
    <w:basedOn w:val="DefaultParagraphFont"/>
    <w:link w:val="CommentText"/>
    <w:uiPriority w:val="99"/>
    <w:semiHidden/>
    <w:rsid w:val="004A4E71"/>
  </w:style>
  <w:style w:type="paragraph" w:styleId="CommentSubject">
    <w:name w:val="annotation subject"/>
    <w:basedOn w:val="CommentText"/>
    <w:next w:val="CommentText"/>
    <w:link w:val="CommentSubjectChar"/>
    <w:uiPriority w:val="99"/>
    <w:semiHidden/>
    <w:unhideWhenUsed/>
    <w:rsid w:val="004A4E71"/>
    <w:rPr>
      <w:b/>
      <w:bCs/>
    </w:rPr>
  </w:style>
  <w:style w:type="character" w:customStyle="1" w:styleId="CommentSubjectChar">
    <w:name w:val="Comment Subject Char"/>
    <w:basedOn w:val="CommentTextChar"/>
    <w:link w:val="CommentSubject"/>
    <w:uiPriority w:val="99"/>
    <w:semiHidden/>
    <w:rsid w:val="004A4E71"/>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9.bin"/><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footer" Target="footer1.xml"/><Relationship Id="rId10" Type="http://schemas.openxmlformats.org/officeDocument/2006/relationships/oleObject" Target="embeddings/oleObject2.bin"/><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150</TotalTime>
  <Pages>22</Pages>
  <Words>1180</Words>
  <Characters>6729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7894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keywords/>
  <dc:description/>
  <cp:lastModifiedBy>Owen Tosh (nzx5jd)</cp:lastModifiedBy>
  <cp:revision>7</cp:revision>
  <cp:lastPrinted>2011-03-21T13:34:00Z</cp:lastPrinted>
  <dcterms:created xsi:type="dcterms:W3CDTF">2013-02-17T20:49:00Z</dcterms:created>
  <dcterms:modified xsi:type="dcterms:W3CDTF">2013-03-11T15:00:00Z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EPWM 1</vt:lpwstr>
  </property>
  <property fmtid="{D5CDD505-2E9C-101B-9397-08002B2CF9AE}" pid="3" name="MDDRevNum">
    <vt:lpwstr>2</vt:lpwstr>
  </property>
  <property fmtid="{D5CDD505-2E9C-101B-9397-08002B2CF9AE}" pid="4" name="Module Layer">
    <vt:lpwstr>0</vt:lpwstr>
  </property>
  <property fmtid="{D5CDD505-2E9C-101B-9397-08002B2CF9AE}" pid="5" name="Module Name">
    <vt:lpwstr>ePWM</vt:lpwstr>
  </property>
  <property fmtid="{D5CDD505-2E9C-101B-9397-08002B2CF9AE}" pid="6" name="Product Line">
    <vt:lpwstr>Gen II+ EPS EA3</vt:lpwstr>
  </property>
</Properties>
</file>