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1C" w:rsidRDefault="004A781C">
      <w:pPr>
        <w:pStyle w:val="Heading1"/>
        <w:numPr>
          <w:ilvl w:val="0"/>
          <w:numId w:val="0"/>
        </w:numPr>
      </w:pPr>
      <w:proofErr w:type="gramStart"/>
      <w:r>
        <w:t>Module  --</w:t>
      </w:r>
      <w:proofErr w:type="gramEnd"/>
      <w:r>
        <w:t xml:space="preserve"> </w:t>
      </w:r>
      <w:fldSimple w:instr=" DOCPROPERTY &quot;Document Title&quot;  \* MERGEFORMAT ">
        <w:r w:rsidR="00AC10A2">
          <w:t>Wheel Imbalance Rejection</w:t>
        </w:r>
      </w:fldSimple>
    </w:p>
    <w:p w:rsidR="004A781C" w:rsidRDefault="004A781C">
      <w:pPr>
        <w:pStyle w:val="Heading1"/>
      </w:pPr>
      <w:r>
        <w:t>High-Level Description</w:t>
      </w:r>
    </w:p>
    <w:p w:rsidR="004A781C" w:rsidRDefault="00AC10A2">
      <w:r w:rsidRPr="00AC10A2">
        <w:t xml:space="preserve">The Wheel Imbalance Rejection Function corrects </w:t>
      </w:r>
      <w:proofErr w:type="spellStart"/>
      <w:r w:rsidRPr="00AC10A2">
        <w:t>Handwheel</w:t>
      </w:r>
      <w:proofErr w:type="spellEnd"/>
      <w:r w:rsidRPr="00AC10A2">
        <w:t xml:space="preserve"> vibration or oscillation issues by canceling out the appropriate HW torque disturbances detected by the steering system.  This module is responsible for calculating the cancellation torque command to apply to the motor.</w:t>
      </w:r>
    </w:p>
    <w:p w:rsidR="004A781C" w:rsidRDefault="004A781C">
      <w:pPr>
        <w:pStyle w:val="Heading1"/>
      </w:pPr>
      <w:r>
        <w:t>Figures</w:t>
      </w:r>
    </w:p>
    <w:p w:rsidR="003F1730" w:rsidRDefault="004770A3">
      <w:pPr>
        <w:jc w:val="center"/>
      </w:pPr>
      <w:r>
        <w:rPr>
          <w:noProof/>
        </w:rPr>
        <w:drawing>
          <wp:inline distT="0" distB="0" distL="0" distR="0">
            <wp:extent cx="3238500" cy="3057525"/>
            <wp:effectExtent l="19050" t="0" r="0" b="0"/>
            <wp:docPr id="1" name="Picture 0" descr="1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tif"/>
                    <pic:cNvPicPr/>
                  </pic:nvPicPr>
                  <pic:blipFill>
                    <a:blip r:embed="rId7" cstate="print"/>
                    <a:stretch>
                      <a:fillRect/>
                    </a:stretch>
                  </pic:blipFill>
                  <pic:spPr>
                    <a:xfrm>
                      <a:off x="0" y="0"/>
                      <a:ext cx="3238500" cy="3057525"/>
                    </a:xfrm>
                    <a:prstGeom prst="rect">
                      <a:avLst/>
                    </a:prstGeom>
                  </pic:spPr>
                </pic:pic>
              </a:graphicData>
            </a:graphic>
          </wp:inline>
        </w:drawing>
      </w:r>
    </w:p>
    <w:p w:rsidR="004A781C" w:rsidRDefault="004A781C">
      <w:pPr>
        <w:pStyle w:val="Heading2"/>
      </w:pPr>
      <w:r>
        <w:t>Diagram – Function Data Sharing</w:t>
      </w:r>
    </w:p>
    <w:p w:rsidR="004A781C" w:rsidRDefault="004A781C">
      <w:r>
        <w:t>This diagram shows all data that is shared between functions within the module.</w:t>
      </w:r>
    </w:p>
    <w:p w:rsidR="004A781C" w:rsidRDefault="004A781C"/>
    <w:p w:rsidR="004A781C" w:rsidRDefault="004A781C">
      <w:pPr>
        <w:pStyle w:val="Heading3"/>
      </w:pPr>
      <w:r>
        <w:t>Diagram – Function (Name)</w:t>
      </w:r>
    </w:p>
    <w:p w:rsidR="004A781C" w:rsidRDefault="004A781C">
      <w:r>
        <w:t>This diagram describes the functional characteristics and data flow of a given function.</w:t>
      </w:r>
    </w:p>
    <w:p w:rsidR="004A781C" w:rsidRDefault="004A781C"/>
    <w:p w:rsidR="004A781C" w:rsidRDefault="004A781C"/>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 xml:space="preserve">(Note: All global variables including End </w:t>
      </w:r>
      <w:proofErr w:type="gramStart"/>
      <w:r>
        <w:t>Of</w:t>
      </w:r>
      <w:proofErr w:type="gramEnd"/>
      <w:r>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55197E"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55197E" w:rsidRPr="004B5BE2" w:rsidRDefault="0055197E" w:rsidP="00272331">
            <w:pPr>
              <w:spacing w:before="100" w:beforeAutospacing="1" w:after="100" w:afterAutospacing="1"/>
              <w:rPr>
                <w:rFonts w:ascii="Arial" w:hAnsi="Arial" w:cs="Arial"/>
                <w:sz w:val="16"/>
                <w:szCs w:val="16"/>
              </w:rPr>
            </w:pPr>
            <w:r w:rsidRPr="00AF2AB5">
              <w:rPr>
                <w:rFonts w:ascii="Arial" w:hAnsi="Arial" w:cs="Arial"/>
                <w:sz w:val="16"/>
                <w:szCs w:val="16"/>
              </w:rPr>
              <w:t>HwTrq</w:t>
            </w:r>
            <w:r w:rsidRPr="00C96814">
              <w:rPr>
                <w:rFonts w:ascii="Arial" w:hAnsi="Arial" w:cs="Arial"/>
                <w:sz w:val="16"/>
                <w:szCs w:val="16"/>
              </w:rPr>
              <w:t>_HwNm_f32</w:t>
            </w:r>
          </w:p>
        </w:tc>
        <w:tc>
          <w:tcPr>
            <w:tcW w:w="4455" w:type="dxa"/>
            <w:vAlign w:val="center"/>
          </w:tcPr>
          <w:p w:rsidR="0055197E" w:rsidRPr="004B5BE2" w:rsidRDefault="0055197E" w:rsidP="00F957FA">
            <w:pPr>
              <w:spacing w:before="100" w:beforeAutospacing="1" w:after="100" w:afterAutospacing="1"/>
              <w:rPr>
                <w:rFonts w:ascii="Arial" w:hAnsi="Arial" w:cs="Arial"/>
                <w:sz w:val="16"/>
                <w:szCs w:val="16"/>
              </w:rPr>
            </w:pPr>
            <w:r w:rsidRPr="0055197E">
              <w:rPr>
                <w:rFonts w:ascii="Arial" w:hAnsi="Arial" w:cs="Arial"/>
                <w:sz w:val="16"/>
                <w:szCs w:val="16"/>
              </w:rPr>
              <w:t>WhlImbRejCmd_MtrNm_f32</w:t>
            </w:r>
          </w:p>
        </w:tc>
      </w:tr>
      <w:tr w:rsidR="0055197E"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55197E" w:rsidRDefault="001352F9" w:rsidP="00272331">
            <w:pPr>
              <w:spacing w:before="100" w:beforeAutospacing="1" w:after="100" w:afterAutospacing="1"/>
              <w:rPr>
                <w:rFonts w:ascii="Arial" w:hAnsi="Arial" w:cs="Arial"/>
                <w:sz w:val="16"/>
                <w:szCs w:val="16"/>
              </w:rPr>
            </w:pPr>
            <w:r w:rsidRPr="001352F9">
              <w:rPr>
                <w:rFonts w:ascii="Arial" w:hAnsi="Arial" w:cs="Arial"/>
                <w:sz w:val="16"/>
                <w:szCs w:val="16"/>
              </w:rPr>
              <w:t>QualWhlFreqL_Hz_f32</w:t>
            </w:r>
          </w:p>
        </w:tc>
        <w:tc>
          <w:tcPr>
            <w:tcW w:w="4455" w:type="dxa"/>
            <w:vAlign w:val="center"/>
          </w:tcPr>
          <w:p w:rsidR="0055197E" w:rsidRDefault="001352F9" w:rsidP="00F957FA">
            <w:pPr>
              <w:spacing w:before="100" w:beforeAutospacing="1" w:after="100" w:afterAutospacing="1"/>
              <w:rPr>
                <w:rFonts w:ascii="Arial" w:hAnsi="Arial" w:cs="Arial"/>
                <w:sz w:val="16"/>
                <w:szCs w:val="16"/>
              </w:rPr>
            </w:pPr>
            <w:r w:rsidRPr="001352F9">
              <w:rPr>
                <w:rFonts w:ascii="Arial" w:hAnsi="Arial" w:cs="Arial"/>
                <w:sz w:val="16"/>
                <w:szCs w:val="16"/>
              </w:rPr>
              <w:t>WIRCmdAmpBlnd_MtrNm_f32</w:t>
            </w:r>
          </w:p>
        </w:tc>
      </w:tr>
      <w:tr w:rsidR="0055197E"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55197E" w:rsidRDefault="001352F9" w:rsidP="00272331">
            <w:pPr>
              <w:spacing w:before="100" w:beforeAutospacing="1" w:after="100" w:afterAutospacing="1"/>
              <w:rPr>
                <w:rFonts w:ascii="Arial" w:hAnsi="Arial" w:cs="Arial"/>
                <w:sz w:val="16"/>
                <w:szCs w:val="16"/>
              </w:rPr>
            </w:pPr>
            <w:proofErr w:type="spellStart"/>
            <w:r w:rsidRPr="001352F9">
              <w:rPr>
                <w:rFonts w:ascii="Arial" w:hAnsi="Arial" w:cs="Arial"/>
                <w:sz w:val="16"/>
                <w:szCs w:val="16"/>
              </w:rPr>
              <w:t>WhlFreqQualified_Cnt_lgc</w:t>
            </w:r>
            <w:proofErr w:type="spellEnd"/>
          </w:p>
        </w:tc>
        <w:tc>
          <w:tcPr>
            <w:tcW w:w="4455" w:type="dxa"/>
            <w:vAlign w:val="center"/>
          </w:tcPr>
          <w:p w:rsidR="0055197E" w:rsidRDefault="0055197E" w:rsidP="00F957FA">
            <w:pPr>
              <w:spacing w:before="100" w:beforeAutospacing="1" w:after="100" w:afterAutospacing="1"/>
              <w:rPr>
                <w:rFonts w:ascii="Arial" w:hAnsi="Arial" w:cs="Arial"/>
                <w:sz w:val="16"/>
                <w:szCs w:val="16"/>
              </w:rPr>
            </w:pPr>
          </w:p>
        </w:tc>
      </w:tr>
      <w:tr w:rsidR="0055197E"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55197E" w:rsidRPr="00C96814" w:rsidRDefault="001352F9" w:rsidP="00272331">
            <w:pPr>
              <w:spacing w:before="100" w:beforeAutospacing="1" w:after="100" w:afterAutospacing="1"/>
              <w:rPr>
                <w:rFonts w:ascii="Arial" w:hAnsi="Arial" w:cs="Arial"/>
                <w:sz w:val="16"/>
                <w:szCs w:val="16"/>
              </w:rPr>
            </w:pPr>
            <w:r w:rsidRPr="001352F9">
              <w:rPr>
                <w:rFonts w:ascii="Arial" w:hAnsi="Arial" w:cs="Arial"/>
                <w:sz w:val="16"/>
                <w:szCs w:val="16"/>
              </w:rPr>
              <w:t>QualWhlFreqR_Hz_f32</w:t>
            </w:r>
          </w:p>
        </w:tc>
        <w:tc>
          <w:tcPr>
            <w:tcW w:w="4455" w:type="dxa"/>
            <w:vAlign w:val="center"/>
          </w:tcPr>
          <w:p w:rsidR="0055197E" w:rsidRDefault="0055197E" w:rsidP="00F957FA">
            <w:pPr>
              <w:spacing w:before="100" w:beforeAutospacing="1" w:after="100" w:afterAutospacing="1"/>
              <w:rPr>
                <w:rFonts w:ascii="Arial" w:hAnsi="Arial" w:cs="Arial"/>
                <w:sz w:val="16"/>
                <w:szCs w:val="16"/>
              </w:rPr>
            </w:pPr>
          </w:p>
        </w:tc>
      </w:tr>
      <w:tr w:rsidR="0055197E"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55197E" w:rsidRPr="00C96814" w:rsidRDefault="001352F9" w:rsidP="00272331">
            <w:pPr>
              <w:spacing w:before="100" w:beforeAutospacing="1" w:after="100" w:afterAutospacing="1"/>
              <w:rPr>
                <w:rFonts w:ascii="Arial" w:hAnsi="Arial" w:cs="Arial"/>
                <w:sz w:val="16"/>
                <w:szCs w:val="16"/>
              </w:rPr>
            </w:pPr>
            <w:r w:rsidRPr="001352F9">
              <w:rPr>
                <w:rFonts w:ascii="Arial" w:hAnsi="Arial" w:cs="Arial"/>
                <w:sz w:val="16"/>
                <w:szCs w:val="16"/>
              </w:rPr>
              <w:t>VehSpd_Kph_f32</w:t>
            </w:r>
          </w:p>
        </w:tc>
        <w:tc>
          <w:tcPr>
            <w:tcW w:w="4455" w:type="dxa"/>
            <w:vAlign w:val="center"/>
          </w:tcPr>
          <w:p w:rsidR="0055197E" w:rsidRDefault="0055197E" w:rsidP="00F957FA">
            <w:pPr>
              <w:spacing w:before="100" w:beforeAutospacing="1" w:after="100" w:afterAutospacing="1"/>
              <w:rPr>
                <w:rFonts w:ascii="Arial" w:hAnsi="Arial" w:cs="Arial"/>
                <w:sz w:val="16"/>
                <w:szCs w:val="16"/>
              </w:rPr>
            </w:pPr>
          </w:p>
        </w:tc>
      </w:tr>
      <w:tr w:rsidR="0055197E"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55197E" w:rsidRPr="00C96814" w:rsidRDefault="001352F9" w:rsidP="00272331">
            <w:pPr>
              <w:spacing w:before="100" w:beforeAutospacing="1" w:after="100" w:afterAutospacing="1"/>
              <w:rPr>
                <w:rFonts w:ascii="Arial" w:hAnsi="Arial" w:cs="Arial"/>
                <w:sz w:val="16"/>
                <w:szCs w:val="16"/>
              </w:rPr>
            </w:pPr>
            <w:proofErr w:type="spellStart"/>
            <w:r w:rsidRPr="001352F9">
              <w:rPr>
                <w:rFonts w:ascii="Arial" w:hAnsi="Arial" w:cs="Arial"/>
                <w:sz w:val="16"/>
                <w:szCs w:val="16"/>
              </w:rPr>
              <w:t>WIRMfgEnable_Cnt_lgc</w:t>
            </w:r>
            <w:proofErr w:type="spellEnd"/>
          </w:p>
        </w:tc>
        <w:tc>
          <w:tcPr>
            <w:tcW w:w="4455" w:type="dxa"/>
            <w:vAlign w:val="center"/>
          </w:tcPr>
          <w:p w:rsidR="0055197E" w:rsidRDefault="0055197E" w:rsidP="00F957FA">
            <w:pPr>
              <w:spacing w:before="100" w:beforeAutospacing="1" w:after="100" w:afterAutospacing="1"/>
              <w:rPr>
                <w:rFonts w:ascii="Arial" w:hAnsi="Arial" w:cs="Arial"/>
                <w:sz w:val="16"/>
                <w:szCs w:val="16"/>
              </w:rPr>
            </w:pPr>
          </w:p>
        </w:tc>
      </w:tr>
      <w:tr w:rsidR="0055197E"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55197E" w:rsidRPr="00AF2AB5" w:rsidRDefault="00D118F8" w:rsidP="00272331">
            <w:pPr>
              <w:spacing w:before="100" w:beforeAutospacing="1" w:after="100" w:afterAutospacing="1"/>
              <w:rPr>
                <w:rFonts w:ascii="Arial" w:hAnsi="Arial" w:cs="Arial"/>
                <w:sz w:val="16"/>
                <w:szCs w:val="16"/>
              </w:rPr>
            </w:pPr>
            <w:proofErr w:type="spellStart"/>
            <w:r w:rsidRPr="00D118F8">
              <w:rPr>
                <w:rFonts w:ascii="Arial" w:hAnsi="Arial" w:cs="Arial"/>
                <w:sz w:val="16"/>
                <w:szCs w:val="16"/>
              </w:rPr>
              <w:t>DiagStsWIRDisable_Cnt_lgc</w:t>
            </w:r>
            <w:proofErr w:type="spellEnd"/>
          </w:p>
        </w:tc>
        <w:tc>
          <w:tcPr>
            <w:tcW w:w="4455" w:type="dxa"/>
            <w:vAlign w:val="center"/>
          </w:tcPr>
          <w:p w:rsidR="0055197E" w:rsidRDefault="0055197E" w:rsidP="00F957FA">
            <w:pPr>
              <w:spacing w:before="100" w:beforeAutospacing="1" w:after="100" w:afterAutospacing="1"/>
              <w:rPr>
                <w:rFonts w:ascii="Arial" w:hAnsi="Arial" w:cs="Arial"/>
                <w:sz w:val="16"/>
                <w:szCs w:val="16"/>
              </w:rPr>
            </w:pPr>
          </w:p>
        </w:tc>
      </w:tr>
      <w:tr w:rsidR="001352F9"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1352F9" w:rsidRPr="001352F9" w:rsidRDefault="001352F9" w:rsidP="00272331">
            <w:pPr>
              <w:spacing w:before="100" w:beforeAutospacing="1" w:after="100" w:afterAutospacing="1"/>
              <w:rPr>
                <w:rFonts w:ascii="Arial" w:hAnsi="Arial" w:cs="Arial"/>
                <w:sz w:val="16"/>
                <w:szCs w:val="16"/>
              </w:rPr>
            </w:pPr>
            <w:proofErr w:type="spellStart"/>
            <w:r w:rsidRPr="001352F9">
              <w:rPr>
                <w:rFonts w:ascii="Arial" w:hAnsi="Arial" w:cs="Arial"/>
                <w:sz w:val="16"/>
                <w:szCs w:val="16"/>
              </w:rPr>
              <w:t>VehSpd</w:t>
            </w:r>
            <w:r w:rsidR="00A5312A">
              <w:rPr>
                <w:rFonts w:ascii="Arial" w:hAnsi="Arial" w:cs="Arial"/>
                <w:sz w:val="16"/>
                <w:szCs w:val="16"/>
              </w:rPr>
              <w:t>Valid</w:t>
            </w:r>
            <w:r w:rsidRPr="001352F9">
              <w:rPr>
                <w:rFonts w:ascii="Arial" w:hAnsi="Arial" w:cs="Arial"/>
                <w:sz w:val="16"/>
                <w:szCs w:val="16"/>
              </w:rPr>
              <w:t>_Cnt_lgc</w:t>
            </w:r>
            <w:proofErr w:type="spellEnd"/>
          </w:p>
        </w:tc>
        <w:tc>
          <w:tcPr>
            <w:tcW w:w="4455" w:type="dxa"/>
            <w:vAlign w:val="center"/>
          </w:tcPr>
          <w:p w:rsidR="001352F9" w:rsidRDefault="001352F9"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1530"/>
        <w:gridCol w:w="1035"/>
        <w:gridCol w:w="1215"/>
        <w:gridCol w:w="2250"/>
      </w:tblGrid>
      <w:tr w:rsidR="00BD008B" w:rsidTr="00272331">
        <w:tc>
          <w:tcPr>
            <w:tcW w:w="289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53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03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C765DD" w:rsidTr="00272331">
        <w:tc>
          <w:tcPr>
            <w:tcW w:w="2898" w:type="dxa"/>
            <w:tcBorders>
              <w:top w:val="single" w:sz="6" w:space="0" w:color="auto"/>
              <w:left w:val="single" w:sz="6" w:space="0" w:color="auto"/>
              <w:bottom w:val="single" w:sz="6" w:space="0" w:color="auto"/>
              <w:right w:val="single" w:sz="6" w:space="0" w:color="auto"/>
            </w:tcBorders>
          </w:tcPr>
          <w:p w:rsidR="00C765DD" w:rsidRDefault="00C765DD" w:rsidP="00F957FA">
            <w:pPr>
              <w:spacing w:before="60"/>
              <w:rPr>
                <w:rFonts w:ascii="Arial" w:hAnsi="Arial" w:cs="Arial"/>
                <w:sz w:val="16"/>
              </w:rPr>
            </w:pPr>
            <w:proofErr w:type="spellStart"/>
            <w:r w:rsidRPr="00C765DD">
              <w:rPr>
                <w:rFonts w:ascii="Arial" w:hAnsi="Arial" w:cs="Arial"/>
                <w:sz w:val="16"/>
              </w:rPr>
              <w:t>MaxMagFlt_Cnt_M_Str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C765DD" w:rsidRDefault="00272331" w:rsidP="00272331">
            <w:pPr>
              <w:spacing w:before="100" w:beforeAutospacing="1" w:after="100" w:afterAutospacing="1"/>
              <w:rPr>
                <w:rFonts w:ascii="Arial" w:hAnsi="Arial" w:cs="Arial"/>
                <w:sz w:val="16"/>
                <w:szCs w:val="16"/>
              </w:rPr>
            </w:pPr>
            <w:proofErr w:type="spellStart"/>
            <w:r w:rsidRPr="00272331">
              <w:rPr>
                <w:rFonts w:ascii="Arial" w:hAnsi="Arial" w:cs="Arial"/>
                <w:sz w:val="16"/>
                <w:szCs w:val="16"/>
              </w:rPr>
              <w:t>WIRDiagInfo_Str</w:t>
            </w:r>
            <w:proofErr w:type="spellEnd"/>
          </w:p>
        </w:tc>
        <w:tc>
          <w:tcPr>
            <w:tcW w:w="2250" w:type="dxa"/>
            <w:gridSpan w:val="2"/>
            <w:tcBorders>
              <w:top w:val="single" w:sz="6" w:space="0" w:color="auto"/>
              <w:left w:val="single" w:sz="6" w:space="0" w:color="auto"/>
              <w:bottom w:val="single" w:sz="6" w:space="0" w:color="auto"/>
              <w:right w:val="single" w:sz="6" w:space="0" w:color="auto"/>
            </w:tcBorders>
            <w:vAlign w:val="center"/>
          </w:tcPr>
          <w:p w:rsidR="00C765DD" w:rsidRDefault="00C765DD" w:rsidP="00272331">
            <w:pPr>
              <w:spacing w:before="100" w:beforeAutospacing="1" w:after="100" w:afterAutospacing="1"/>
              <w:rPr>
                <w:rFonts w:ascii="Arial" w:hAnsi="Arial" w:cs="Arial"/>
                <w:sz w:val="16"/>
                <w:szCs w:val="16"/>
              </w:rPr>
            </w:pPr>
            <w:r>
              <w:rPr>
                <w:rFonts w:ascii="Arial" w:hAnsi="Arial" w:cs="Arial"/>
                <w:sz w:val="16"/>
                <w:szCs w:val="16"/>
              </w:rPr>
              <w:t xml:space="preserve">See </w:t>
            </w:r>
            <w:proofErr w:type="spellStart"/>
            <w:r>
              <w:rPr>
                <w:rFonts w:ascii="Arial" w:hAnsi="Arial" w:cs="Arial"/>
                <w:sz w:val="16"/>
                <w:szCs w:val="16"/>
              </w:rPr>
              <w:t>DataType</w:t>
            </w:r>
            <w:proofErr w:type="spellEnd"/>
            <w:r>
              <w:rPr>
                <w:rFonts w:ascii="Arial" w:hAnsi="Arial" w:cs="Arial"/>
                <w:sz w:val="16"/>
                <w:szCs w:val="16"/>
              </w:rPr>
              <w:t xml:space="preserve"> Def</w:t>
            </w:r>
          </w:p>
        </w:tc>
        <w:tc>
          <w:tcPr>
            <w:tcW w:w="2250" w:type="dxa"/>
            <w:tcBorders>
              <w:top w:val="single" w:sz="6" w:space="0" w:color="auto"/>
              <w:left w:val="single" w:sz="6" w:space="0" w:color="auto"/>
              <w:bottom w:val="single" w:sz="6" w:space="0" w:color="auto"/>
              <w:right w:val="single" w:sz="6" w:space="0" w:color="auto"/>
            </w:tcBorders>
          </w:tcPr>
          <w:p w:rsidR="00C765DD"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CLEARED_UNSPECIFIED</w:t>
            </w:r>
          </w:p>
        </w:tc>
      </w:tr>
      <w:tr w:rsidR="00C765DD" w:rsidTr="00272331">
        <w:tc>
          <w:tcPr>
            <w:tcW w:w="2898" w:type="dxa"/>
            <w:tcBorders>
              <w:top w:val="single" w:sz="6" w:space="0" w:color="auto"/>
              <w:left w:val="single" w:sz="6" w:space="0" w:color="auto"/>
              <w:bottom w:val="single" w:sz="6" w:space="0" w:color="auto"/>
              <w:right w:val="single" w:sz="6" w:space="0" w:color="auto"/>
            </w:tcBorders>
          </w:tcPr>
          <w:p w:rsidR="00C765DD" w:rsidRDefault="00C765DD" w:rsidP="00F957FA">
            <w:pPr>
              <w:spacing w:before="60"/>
              <w:rPr>
                <w:rFonts w:ascii="Arial" w:hAnsi="Arial" w:cs="Arial"/>
                <w:sz w:val="16"/>
              </w:rPr>
            </w:pPr>
            <w:proofErr w:type="spellStart"/>
            <w:r w:rsidRPr="00C765DD">
              <w:rPr>
                <w:rFonts w:ascii="Arial" w:hAnsi="Arial" w:cs="Arial"/>
                <w:sz w:val="16"/>
              </w:rPr>
              <w:t>DCTrendFlt_Cnt_M_Str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C765DD" w:rsidRDefault="00272331" w:rsidP="00272331">
            <w:pPr>
              <w:spacing w:before="100" w:beforeAutospacing="1" w:after="100" w:afterAutospacing="1"/>
              <w:rPr>
                <w:rFonts w:ascii="Arial" w:hAnsi="Arial" w:cs="Arial"/>
                <w:sz w:val="16"/>
                <w:szCs w:val="16"/>
              </w:rPr>
            </w:pPr>
            <w:proofErr w:type="spellStart"/>
            <w:r w:rsidRPr="00272331">
              <w:rPr>
                <w:rFonts w:ascii="Arial" w:hAnsi="Arial" w:cs="Arial"/>
                <w:sz w:val="16"/>
                <w:szCs w:val="16"/>
              </w:rPr>
              <w:t>WIRDiagInfo_Str</w:t>
            </w:r>
            <w:proofErr w:type="spellEnd"/>
          </w:p>
        </w:tc>
        <w:tc>
          <w:tcPr>
            <w:tcW w:w="2250" w:type="dxa"/>
            <w:gridSpan w:val="2"/>
            <w:tcBorders>
              <w:top w:val="single" w:sz="6" w:space="0" w:color="auto"/>
              <w:left w:val="single" w:sz="6" w:space="0" w:color="auto"/>
              <w:bottom w:val="single" w:sz="6" w:space="0" w:color="auto"/>
              <w:right w:val="single" w:sz="6" w:space="0" w:color="auto"/>
            </w:tcBorders>
            <w:vAlign w:val="center"/>
          </w:tcPr>
          <w:p w:rsidR="00C765DD" w:rsidRDefault="00C765DD" w:rsidP="00272331">
            <w:pPr>
              <w:spacing w:before="100" w:beforeAutospacing="1" w:after="100" w:afterAutospacing="1"/>
              <w:rPr>
                <w:rFonts w:ascii="Arial" w:hAnsi="Arial" w:cs="Arial"/>
                <w:sz w:val="16"/>
                <w:szCs w:val="16"/>
              </w:rPr>
            </w:pPr>
            <w:r w:rsidRPr="007C1F7E">
              <w:rPr>
                <w:rFonts w:ascii="Arial" w:hAnsi="Arial" w:cs="Arial"/>
                <w:sz w:val="16"/>
                <w:szCs w:val="16"/>
              </w:rPr>
              <w:t xml:space="preserve">See </w:t>
            </w:r>
            <w:proofErr w:type="spellStart"/>
            <w:r w:rsidRPr="007C1F7E">
              <w:rPr>
                <w:rFonts w:ascii="Arial" w:hAnsi="Arial" w:cs="Arial"/>
                <w:sz w:val="16"/>
                <w:szCs w:val="16"/>
              </w:rPr>
              <w:t>DataType</w:t>
            </w:r>
            <w:proofErr w:type="spellEnd"/>
            <w:r w:rsidRPr="007C1F7E">
              <w:rPr>
                <w:rFonts w:ascii="Arial" w:hAnsi="Arial" w:cs="Arial"/>
                <w:sz w:val="16"/>
                <w:szCs w:val="16"/>
              </w:rPr>
              <w:t xml:space="preserve"> Def</w:t>
            </w:r>
          </w:p>
        </w:tc>
        <w:tc>
          <w:tcPr>
            <w:tcW w:w="2250" w:type="dxa"/>
            <w:tcBorders>
              <w:top w:val="single" w:sz="6" w:space="0" w:color="auto"/>
              <w:left w:val="single" w:sz="6" w:space="0" w:color="auto"/>
              <w:bottom w:val="single" w:sz="6" w:space="0" w:color="auto"/>
              <w:right w:val="single" w:sz="6" w:space="0" w:color="auto"/>
            </w:tcBorders>
          </w:tcPr>
          <w:p w:rsidR="00C765DD"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CLEARED_UNSPECIFIED</w:t>
            </w:r>
          </w:p>
        </w:tc>
      </w:tr>
      <w:tr w:rsidR="00C765DD" w:rsidTr="00272331">
        <w:tc>
          <w:tcPr>
            <w:tcW w:w="2898" w:type="dxa"/>
            <w:tcBorders>
              <w:top w:val="single" w:sz="6" w:space="0" w:color="auto"/>
              <w:left w:val="single" w:sz="6" w:space="0" w:color="auto"/>
              <w:bottom w:val="single" w:sz="6" w:space="0" w:color="auto"/>
              <w:right w:val="single" w:sz="6" w:space="0" w:color="auto"/>
            </w:tcBorders>
          </w:tcPr>
          <w:p w:rsidR="00C765DD" w:rsidRDefault="00C765DD" w:rsidP="00F957FA">
            <w:pPr>
              <w:spacing w:before="60"/>
              <w:rPr>
                <w:rFonts w:ascii="Arial" w:hAnsi="Arial" w:cs="Arial"/>
                <w:sz w:val="16"/>
              </w:rPr>
            </w:pPr>
            <w:proofErr w:type="spellStart"/>
            <w:r w:rsidRPr="00C765DD">
              <w:rPr>
                <w:rFonts w:ascii="Arial" w:hAnsi="Arial" w:cs="Arial"/>
                <w:sz w:val="16"/>
              </w:rPr>
              <w:t>FreqDiagFlt_Cnt_M_Str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C765DD" w:rsidRDefault="00272331" w:rsidP="00272331">
            <w:pPr>
              <w:spacing w:before="100" w:beforeAutospacing="1" w:after="100" w:afterAutospacing="1"/>
              <w:rPr>
                <w:rFonts w:ascii="Arial" w:hAnsi="Arial" w:cs="Arial"/>
                <w:sz w:val="16"/>
                <w:szCs w:val="16"/>
              </w:rPr>
            </w:pPr>
            <w:proofErr w:type="spellStart"/>
            <w:r w:rsidRPr="00272331">
              <w:rPr>
                <w:rFonts w:ascii="Arial" w:hAnsi="Arial" w:cs="Arial"/>
                <w:sz w:val="16"/>
                <w:szCs w:val="16"/>
              </w:rPr>
              <w:t>WIRDiagInfo_Str</w:t>
            </w:r>
            <w:proofErr w:type="spellEnd"/>
          </w:p>
        </w:tc>
        <w:tc>
          <w:tcPr>
            <w:tcW w:w="2250" w:type="dxa"/>
            <w:gridSpan w:val="2"/>
            <w:tcBorders>
              <w:top w:val="single" w:sz="6" w:space="0" w:color="auto"/>
              <w:left w:val="single" w:sz="6" w:space="0" w:color="auto"/>
              <w:bottom w:val="single" w:sz="6" w:space="0" w:color="auto"/>
              <w:right w:val="single" w:sz="6" w:space="0" w:color="auto"/>
            </w:tcBorders>
            <w:vAlign w:val="center"/>
          </w:tcPr>
          <w:p w:rsidR="00C765DD" w:rsidRDefault="00C765DD" w:rsidP="00272331">
            <w:pPr>
              <w:spacing w:before="100" w:beforeAutospacing="1" w:after="100" w:afterAutospacing="1"/>
              <w:rPr>
                <w:rFonts w:ascii="Arial" w:hAnsi="Arial" w:cs="Arial"/>
                <w:sz w:val="16"/>
                <w:szCs w:val="16"/>
              </w:rPr>
            </w:pPr>
            <w:r w:rsidRPr="007C1F7E">
              <w:rPr>
                <w:rFonts w:ascii="Arial" w:hAnsi="Arial" w:cs="Arial"/>
                <w:sz w:val="16"/>
                <w:szCs w:val="16"/>
              </w:rPr>
              <w:t xml:space="preserve">See </w:t>
            </w:r>
            <w:proofErr w:type="spellStart"/>
            <w:r w:rsidRPr="007C1F7E">
              <w:rPr>
                <w:rFonts w:ascii="Arial" w:hAnsi="Arial" w:cs="Arial"/>
                <w:sz w:val="16"/>
                <w:szCs w:val="16"/>
              </w:rPr>
              <w:t>DataType</w:t>
            </w:r>
            <w:proofErr w:type="spellEnd"/>
            <w:r w:rsidRPr="007C1F7E">
              <w:rPr>
                <w:rFonts w:ascii="Arial" w:hAnsi="Arial" w:cs="Arial"/>
                <w:sz w:val="16"/>
                <w:szCs w:val="16"/>
              </w:rPr>
              <w:t xml:space="preserve"> Def</w:t>
            </w:r>
          </w:p>
        </w:tc>
        <w:tc>
          <w:tcPr>
            <w:tcW w:w="2250" w:type="dxa"/>
            <w:tcBorders>
              <w:top w:val="single" w:sz="6" w:space="0" w:color="auto"/>
              <w:left w:val="single" w:sz="6" w:space="0" w:color="auto"/>
              <w:bottom w:val="single" w:sz="6" w:space="0" w:color="auto"/>
              <w:right w:val="single" w:sz="6" w:space="0" w:color="auto"/>
            </w:tcBorders>
          </w:tcPr>
          <w:p w:rsidR="00C765DD"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CLEARED_UNSPECIFIED</w:t>
            </w:r>
          </w:p>
        </w:tc>
      </w:tr>
      <w:tr w:rsidR="00C765DD" w:rsidTr="00272331">
        <w:tc>
          <w:tcPr>
            <w:tcW w:w="2898" w:type="dxa"/>
            <w:tcBorders>
              <w:top w:val="single" w:sz="6" w:space="0" w:color="auto"/>
              <w:left w:val="single" w:sz="6" w:space="0" w:color="auto"/>
              <w:bottom w:val="single" w:sz="6" w:space="0" w:color="auto"/>
              <w:right w:val="single" w:sz="6" w:space="0" w:color="auto"/>
            </w:tcBorders>
          </w:tcPr>
          <w:p w:rsidR="00C765DD" w:rsidRDefault="00C765DD" w:rsidP="00F957FA">
            <w:pPr>
              <w:spacing w:before="60"/>
              <w:rPr>
                <w:rFonts w:ascii="Arial" w:hAnsi="Arial" w:cs="Arial"/>
                <w:sz w:val="16"/>
              </w:rPr>
            </w:pPr>
            <w:proofErr w:type="spellStart"/>
            <w:r w:rsidRPr="00C765DD">
              <w:rPr>
                <w:rFonts w:ascii="Arial" w:hAnsi="Arial" w:cs="Arial"/>
                <w:sz w:val="16"/>
              </w:rPr>
              <w:t>CorrFlt_Cnt_M_Str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C765DD" w:rsidRDefault="00272331" w:rsidP="00272331">
            <w:pPr>
              <w:spacing w:before="100" w:beforeAutospacing="1" w:after="100" w:afterAutospacing="1"/>
              <w:rPr>
                <w:rFonts w:ascii="Arial" w:hAnsi="Arial" w:cs="Arial"/>
                <w:sz w:val="16"/>
                <w:szCs w:val="16"/>
              </w:rPr>
            </w:pPr>
            <w:proofErr w:type="spellStart"/>
            <w:r w:rsidRPr="00272331">
              <w:rPr>
                <w:rFonts w:ascii="Arial" w:hAnsi="Arial" w:cs="Arial"/>
                <w:sz w:val="16"/>
                <w:szCs w:val="16"/>
              </w:rPr>
              <w:t>WIRDiagInfo_Str</w:t>
            </w:r>
            <w:proofErr w:type="spellEnd"/>
          </w:p>
        </w:tc>
        <w:tc>
          <w:tcPr>
            <w:tcW w:w="2250" w:type="dxa"/>
            <w:gridSpan w:val="2"/>
            <w:tcBorders>
              <w:top w:val="single" w:sz="6" w:space="0" w:color="auto"/>
              <w:left w:val="single" w:sz="6" w:space="0" w:color="auto"/>
              <w:bottom w:val="single" w:sz="6" w:space="0" w:color="auto"/>
              <w:right w:val="single" w:sz="6" w:space="0" w:color="auto"/>
            </w:tcBorders>
            <w:vAlign w:val="center"/>
          </w:tcPr>
          <w:p w:rsidR="00C765DD" w:rsidRDefault="00C765DD" w:rsidP="00272331">
            <w:pPr>
              <w:spacing w:before="100" w:beforeAutospacing="1" w:after="100" w:afterAutospacing="1"/>
              <w:rPr>
                <w:rFonts w:ascii="Arial" w:hAnsi="Arial" w:cs="Arial"/>
                <w:sz w:val="16"/>
                <w:szCs w:val="16"/>
              </w:rPr>
            </w:pPr>
            <w:r w:rsidRPr="007C1F7E">
              <w:rPr>
                <w:rFonts w:ascii="Arial" w:hAnsi="Arial" w:cs="Arial"/>
                <w:sz w:val="16"/>
                <w:szCs w:val="16"/>
              </w:rPr>
              <w:t xml:space="preserve">See </w:t>
            </w:r>
            <w:proofErr w:type="spellStart"/>
            <w:r w:rsidRPr="007C1F7E">
              <w:rPr>
                <w:rFonts w:ascii="Arial" w:hAnsi="Arial" w:cs="Arial"/>
                <w:sz w:val="16"/>
                <w:szCs w:val="16"/>
              </w:rPr>
              <w:t>DataType</w:t>
            </w:r>
            <w:proofErr w:type="spellEnd"/>
            <w:r w:rsidRPr="007C1F7E">
              <w:rPr>
                <w:rFonts w:ascii="Arial" w:hAnsi="Arial" w:cs="Arial"/>
                <w:sz w:val="16"/>
                <w:szCs w:val="16"/>
              </w:rPr>
              <w:t xml:space="preserve"> Def</w:t>
            </w:r>
          </w:p>
        </w:tc>
        <w:tc>
          <w:tcPr>
            <w:tcW w:w="2250" w:type="dxa"/>
            <w:tcBorders>
              <w:top w:val="single" w:sz="6" w:space="0" w:color="auto"/>
              <w:left w:val="single" w:sz="6" w:space="0" w:color="auto"/>
              <w:bottom w:val="single" w:sz="6" w:space="0" w:color="auto"/>
              <w:right w:val="single" w:sz="6" w:space="0" w:color="auto"/>
            </w:tcBorders>
          </w:tcPr>
          <w:p w:rsidR="00C765DD"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CLEARED_UNSPECIFIED</w:t>
            </w:r>
          </w:p>
        </w:tc>
      </w:tr>
      <w:tr w:rsidR="00C765DD" w:rsidTr="00272331">
        <w:tc>
          <w:tcPr>
            <w:tcW w:w="2898" w:type="dxa"/>
            <w:tcBorders>
              <w:top w:val="single" w:sz="6" w:space="0" w:color="auto"/>
              <w:left w:val="single" w:sz="6" w:space="0" w:color="auto"/>
              <w:bottom w:val="single" w:sz="6" w:space="0" w:color="auto"/>
              <w:right w:val="single" w:sz="6" w:space="0" w:color="auto"/>
            </w:tcBorders>
          </w:tcPr>
          <w:p w:rsidR="00C765DD" w:rsidRDefault="00C765DD" w:rsidP="00F957FA">
            <w:pPr>
              <w:spacing w:before="60"/>
              <w:rPr>
                <w:rFonts w:ascii="Arial" w:hAnsi="Arial" w:cs="Arial"/>
                <w:sz w:val="16"/>
              </w:rPr>
            </w:pPr>
            <w:proofErr w:type="spellStart"/>
            <w:r w:rsidRPr="00C765DD">
              <w:rPr>
                <w:rFonts w:ascii="Arial" w:hAnsi="Arial" w:cs="Arial"/>
                <w:sz w:val="16"/>
              </w:rPr>
              <w:t>QualFlt_Cnt_M_Str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C765DD" w:rsidRDefault="00272331" w:rsidP="00272331">
            <w:pPr>
              <w:spacing w:before="100" w:beforeAutospacing="1" w:after="100" w:afterAutospacing="1"/>
              <w:rPr>
                <w:rFonts w:ascii="Arial" w:hAnsi="Arial" w:cs="Arial"/>
                <w:sz w:val="16"/>
                <w:szCs w:val="16"/>
              </w:rPr>
            </w:pPr>
            <w:proofErr w:type="spellStart"/>
            <w:r w:rsidRPr="00272331">
              <w:rPr>
                <w:rFonts w:ascii="Arial" w:hAnsi="Arial" w:cs="Arial"/>
                <w:sz w:val="16"/>
                <w:szCs w:val="16"/>
              </w:rPr>
              <w:t>WIRDiagInfo_Str</w:t>
            </w:r>
            <w:proofErr w:type="spellEnd"/>
          </w:p>
        </w:tc>
        <w:tc>
          <w:tcPr>
            <w:tcW w:w="2250" w:type="dxa"/>
            <w:gridSpan w:val="2"/>
            <w:tcBorders>
              <w:top w:val="single" w:sz="6" w:space="0" w:color="auto"/>
              <w:left w:val="single" w:sz="6" w:space="0" w:color="auto"/>
              <w:bottom w:val="single" w:sz="6" w:space="0" w:color="auto"/>
              <w:right w:val="single" w:sz="6" w:space="0" w:color="auto"/>
            </w:tcBorders>
            <w:vAlign w:val="center"/>
          </w:tcPr>
          <w:p w:rsidR="00C765DD" w:rsidRDefault="00C765DD" w:rsidP="00272331">
            <w:pPr>
              <w:spacing w:before="100" w:beforeAutospacing="1" w:after="100" w:afterAutospacing="1"/>
              <w:rPr>
                <w:rFonts w:ascii="Arial" w:hAnsi="Arial" w:cs="Arial"/>
                <w:sz w:val="16"/>
                <w:szCs w:val="16"/>
              </w:rPr>
            </w:pPr>
            <w:r w:rsidRPr="007C1F7E">
              <w:rPr>
                <w:rFonts w:ascii="Arial" w:hAnsi="Arial" w:cs="Arial"/>
                <w:sz w:val="16"/>
                <w:szCs w:val="16"/>
              </w:rPr>
              <w:t xml:space="preserve">See </w:t>
            </w:r>
            <w:proofErr w:type="spellStart"/>
            <w:r w:rsidRPr="007C1F7E">
              <w:rPr>
                <w:rFonts w:ascii="Arial" w:hAnsi="Arial" w:cs="Arial"/>
                <w:sz w:val="16"/>
                <w:szCs w:val="16"/>
              </w:rPr>
              <w:t>DataType</w:t>
            </w:r>
            <w:proofErr w:type="spellEnd"/>
            <w:r w:rsidRPr="007C1F7E">
              <w:rPr>
                <w:rFonts w:ascii="Arial" w:hAnsi="Arial" w:cs="Arial"/>
                <w:sz w:val="16"/>
                <w:szCs w:val="16"/>
              </w:rPr>
              <w:t xml:space="preserve"> Def</w:t>
            </w:r>
          </w:p>
        </w:tc>
        <w:tc>
          <w:tcPr>
            <w:tcW w:w="2250" w:type="dxa"/>
            <w:tcBorders>
              <w:top w:val="single" w:sz="6" w:space="0" w:color="auto"/>
              <w:left w:val="single" w:sz="6" w:space="0" w:color="auto"/>
              <w:bottom w:val="single" w:sz="6" w:space="0" w:color="auto"/>
              <w:right w:val="single" w:sz="6" w:space="0" w:color="auto"/>
            </w:tcBorders>
          </w:tcPr>
          <w:p w:rsidR="00C765DD"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CLEARED_UNSPECIFIED</w:t>
            </w:r>
          </w:p>
        </w:tc>
      </w:tr>
      <w:tr w:rsidR="00C765DD" w:rsidTr="00272331">
        <w:tc>
          <w:tcPr>
            <w:tcW w:w="2898" w:type="dxa"/>
            <w:tcBorders>
              <w:top w:val="single" w:sz="6" w:space="0" w:color="auto"/>
              <w:left w:val="single" w:sz="6" w:space="0" w:color="auto"/>
              <w:bottom w:val="single" w:sz="6" w:space="0" w:color="auto"/>
              <w:right w:val="single" w:sz="6" w:space="0" w:color="auto"/>
            </w:tcBorders>
          </w:tcPr>
          <w:p w:rsidR="00C765DD" w:rsidRPr="00C765DD" w:rsidRDefault="00C765DD" w:rsidP="00F957FA">
            <w:pPr>
              <w:spacing w:before="60"/>
              <w:rPr>
                <w:rFonts w:ascii="Arial" w:hAnsi="Arial" w:cs="Arial"/>
                <w:sz w:val="16"/>
              </w:rPr>
            </w:pPr>
            <w:proofErr w:type="spellStart"/>
            <w:r w:rsidRPr="00C765DD">
              <w:rPr>
                <w:rFonts w:ascii="Arial" w:hAnsi="Arial" w:cs="Arial"/>
                <w:sz w:val="16"/>
              </w:rPr>
              <w:t>MaxPersFlt_Cnt_M_Str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C765DD" w:rsidRDefault="00272331" w:rsidP="00272331">
            <w:pPr>
              <w:spacing w:before="100" w:beforeAutospacing="1" w:after="100" w:afterAutospacing="1"/>
              <w:rPr>
                <w:rFonts w:ascii="Arial" w:hAnsi="Arial" w:cs="Arial"/>
                <w:sz w:val="16"/>
                <w:szCs w:val="16"/>
              </w:rPr>
            </w:pPr>
            <w:proofErr w:type="spellStart"/>
            <w:r w:rsidRPr="00272331">
              <w:rPr>
                <w:rFonts w:ascii="Arial" w:hAnsi="Arial" w:cs="Arial"/>
                <w:sz w:val="16"/>
                <w:szCs w:val="16"/>
              </w:rPr>
              <w:t>WIRDiagInfo_Str</w:t>
            </w:r>
            <w:proofErr w:type="spellEnd"/>
          </w:p>
        </w:tc>
        <w:tc>
          <w:tcPr>
            <w:tcW w:w="2250" w:type="dxa"/>
            <w:gridSpan w:val="2"/>
            <w:tcBorders>
              <w:top w:val="single" w:sz="6" w:space="0" w:color="auto"/>
              <w:left w:val="single" w:sz="6" w:space="0" w:color="auto"/>
              <w:bottom w:val="single" w:sz="6" w:space="0" w:color="auto"/>
              <w:right w:val="single" w:sz="6" w:space="0" w:color="auto"/>
            </w:tcBorders>
            <w:vAlign w:val="center"/>
          </w:tcPr>
          <w:p w:rsidR="00C765DD" w:rsidRDefault="00C765DD" w:rsidP="00272331">
            <w:pPr>
              <w:spacing w:before="100" w:beforeAutospacing="1" w:after="100" w:afterAutospacing="1"/>
              <w:rPr>
                <w:rFonts w:ascii="Arial" w:hAnsi="Arial" w:cs="Arial"/>
                <w:sz w:val="16"/>
                <w:szCs w:val="16"/>
              </w:rPr>
            </w:pPr>
            <w:r w:rsidRPr="007C1F7E">
              <w:rPr>
                <w:rFonts w:ascii="Arial" w:hAnsi="Arial" w:cs="Arial"/>
                <w:sz w:val="16"/>
                <w:szCs w:val="16"/>
              </w:rPr>
              <w:t xml:space="preserve">See </w:t>
            </w:r>
            <w:proofErr w:type="spellStart"/>
            <w:r w:rsidRPr="007C1F7E">
              <w:rPr>
                <w:rFonts w:ascii="Arial" w:hAnsi="Arial" w:cs="Arial"/>
                <w:sz w:val="16"/>
                <w:szCs w:val="16"/>
              </w:rPr>
              <w:t>DataType</w:t>
            </w:r>
            <w:proofErr w:type="spellEnd"/>
            <w:r w:rsidRPr="007C1F7E">
              <w:rPr>
                <w:rFonts w:ascii="Arial" w:hAnsi="Arial" w:cs="Arial"/>
                <w:sz w:val="16"/>
                <w:szCs w:val="16"/>
              </w:rPr>
              <w:t xml:space="preserve"> Def</w:t>
            </w:r>
          </w:p>
        </w:tc>
        <w:tc>
          <w:tcPr>
            <w:tcW w:w="2250" w:type="dxa"/>
            <w:tcBorders>
              <w:top w:val="single" w:sz="6" w:space="0" w:color="auto"/>
              <w:left w:val="single" w:sz="6" w:space="0" w:color="auto"/>
              <w:bottom w:val="single" w:sz="6" w:space="0" w:color="auto"/>
              <w:right w:val="single" w:sz="6" w:space="0" w:color="auto"/>
            </w:tcBorders>
          </w:tcPr>
          <w:p w:rsidR="00C765DD"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CLEARED_UNSPECIFIED</w:t>
            </w:r>
          </w:p>
        </w:tc>
      </w:tr>
      <w:tr w:rsidR="00C765DD" w:rsidTr="00272331">
        <w:tc>
          <w:tcPr>
            <w:tcW w:w="2898" w:type="dxa"/>
            <w:tcBorders>
              <w:top w:val="single" w:sz="6" w:space="0" w:color="auto"/>
              <w:left w:val="single" w:sz="6" w:space="0" w:color="auto"/>
              <w:bottom w:val="single" w:sz="6" w:space="0" w:color="auto"/>
              <w:right w:val="single" w:sz="6" w:space="0" w:color="auto"/>
            </w:tcBorders>
          </w:tcPr>
          <w:p w:rsidR="00C765DD" w:rsidRPr="00C765DD" w:rsidRDefault="00272331" w:rsidP="00F957FA">
            <w:pPr>
              <w:spacing w:before="60"/>
              <w:rPr>
                <w:rFonts w:ascii="Arial" w:hAnsi="Arial" w:cs="Arial"/>
                <w:sz w:val="16"/>
              </w:rPr>
            </w:pPr>
            <w:r w:rsidRPr="00272331">
              <w:rPr>
                <w:rFonts w:ascii="Arial" w:hAnsi="Arial" w:cs="Arial"/>
                <w:sz w:val="16"/>
              </w:rPr>
              <w:lastRenderedPageBreak/>
              <w:t>WIRCmdMag_MtrNm_M_f32</w:t>
            </w:r>
          </w:p>
        </w:tc>
        <w:tc>
          <w:tcPr>
            <w:tcW w:w="1530" w:type="dxa"/>
            <w:tcBorders>
              <w:top w:val="single" w:sz="6" w:space="0" w:color="auto"/>
              <w:left w:val="single" w:sz="6" w:space="0" w:color="auto"/>
              <w:bottom w:val="single" w:sz="6" w:space="0" w:color="auto"/>
              <w:right w:val="single" w:sz="6" w:space="0" w:color="auto"/>
            </w:tcBorders>
            <w:vAlign w:val="center"/>
          </w:tcPr>
          <w:p w:rsidR="00C765DD" w:rsidRPr="00CF229E" w:rsidRDefault="00C765DD" w:rsidP="00272331">
            <w:pPr>
              <w:spacing w:before="100" w:beforeAutospacing="1" w:after="100" w:afterAutospacing="1"/>
              <w:rPr>
                <w:rFonts w:ascii="Arial" w:hAnsi="Arial" w:cs="Arial"/>
                <w:sz w:val="16"/>
                <w:szCs w:val="16"/>
              </w:rPr>
            </w:pPr>
            <w:r w:rsidRPr="00B2581F">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C765DD" w:rsidRPr="00BF0391" w:rsidRDefault="00C765DD" w:rsidP="00272331">
            <w:pPr>
              <w:spacing w:before="100" w:beforeAutospacing="1" w:after="100" w:afterAutospacing="1"/>
              <w:rPr>
                <w:rFonts w:ascii="Arial" w:hAnsi="Arial" w:cs="Arial"/>
                <w:sz w:val="16"/>
                <w:szCs w:val="16"/>
              </w:rPr>
            </w:pPr>
            <w:r w:rsidRPr="00BF0391">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C765DD" w:rsidRPr="00BF0391" w:rsidRDefault="00C765DD" w:rsidP="00272331">
            <w:pPr>
              <w:spacing w:before="100" w:beforeAutospacing="1" w:after="100" w:afterAutospacing="1"/>
              <w:rPr>
                <w:rFonts w:ascii="Arial" w:hAnsi="Arial" w:cs="Arial"/>
                <w:sz w:val="16"/>
                <w:szCs w:val="16"/>
              </w:rPr>
            </w:pPr>
            <w:r w:rsidRPr="00BF0391">
              <w:rPr>
                <w:rFonts w:ascii="Arial" w:hAnsi="Arial" w:cs="Arial"/>
                <w:sz w:val="16"/>
                <w:szCs w:val="16"/>
              </w:rPr>
              <w:t>127 * π/2</w:t>
            </w:r>
          </w:p>
        </w:tc>
        <w:tc>
          <w:tcPr>
            <w:tcW w:w="2250" w:type="dxa"/>
            <w:tcBorders>
              <w:top w:val="single" w:sz="6" w:space="0" w:color="auto"/>
              <w:left w:val="single" w:sz="6" w:space="0" w:color="auto"/>
              <w:bottom w:val="single" w:sz="6" w:space="0" w:color="auto"/>
              <w:right w:val="single" w:sz="6" w:space="0" w:color="auto"/>
            </w:tcBorders>
          </w:tcPr>
          <w:p w:rsidR="00C765DD"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xRefDelayR_RadpSec_M_f32[41]</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xRefDelayL_RadpSec_M_f32[41]</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xRefSVR_Uls_M_f32[41]</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-2048</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2048</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xRefSVL_Uls_M_f32[41]</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-2048</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2048</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proofErr w:type="spellStart"/>
            <w:r w:rsidRPr="00C765DD">
              <w:rPr>
                <w:rFonts w:ascii="Arial" w:hAnsi="Arial" w:cs="Arial"/>
                <w:sz w:val="16"/>
              </w:rPr>
              <w:t>WhlSpdRFiltSV_RadpSec_M_</w:t>
            </w:r>
            <w:r>
              <w:rPr>
                <w:rFonts w:ascii="Arial" w:hAnsi="Arial" w:cs="Arial"/>
                <w:sz w:val="16"/>
              </w:rPr>
              <w:t>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72331">
              <w:rPr>
                <w:rFonts w:ascii="Arial" w:hAnsi="Arial" w:cs="Arial"/>
                <w:sz w:val="16"/>
              </w:rPr>
              <w:t>CLEARED_</w:t>
            </w:r>
            <w:r w:rsidR="00DF57E2">
              <w:rPr>
                <w:rFonts w:ascii="Arial" w:hAnsi="Arial" w:cs="Arial"/>
                <w:sz w:val="16"/>
              </w:rPr>
              <w:t>UNSPECIFIED</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WhlSpdRFiltSV_RadpSec_M_</w:t>
            </w:r>
            <w:r>
              <w:rPr>
                <w:rFonts w:ascii="Arial" w:hAnsi="Arial" w:cs="Arial"/>
                <w:sz w:val="16"/>
              </w:rPr>
              <w:t>Str.K_Uls_f32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EF7A8A" w:rsidRDefault="00E910EA"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Default="00D23C07" w:rsidP="00272331">
            <w:pPr>
              <w:spacing w:before="100" w:beforeAutospacing="1" w:after="100" w:afterAutospacing="1"/>
              <w:rPr>
                <w:rFonts w:ascii="Arial" w:hAnsi="Arial" w:cs="Arial"/>
                <w:sz w:val="16"/>
                <w:szCs w:val="16"/>
              </w:rPr>
            </w:pPr>
            <w:r>
              <w:rPr>
                <w:rFonts w:ascii="Arial" w:hAnsi="Arial" w:cs="Arial"/>
                <w:sz w:val="16"/>
                <w:szCs w:val="16"/>
              </w:rPr>
              <w:t>0.715390457</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WhlSpdRFiltSV_RadpSec_M_</w:t>
            </w:r>
            <w:r>
              <w:rPr>
                <w:rFonts w:ascii="Arial" w:hAnsi="Arial" w:cs="Arial"/>
                <w:sz w:val="16"/>
              </w:rPr>
              <w:t>Str.SV_Uls_f32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EF7A8A" w:rsidRDefault="00E910EA"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4</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proofErr w:type="spellStart"/>
            <w:r w:rsidRPr="00C765DD">
              <w:rPr>
                <w:rFonts w:ascii="Arial" w:hAnsi="Arial" w:cs="Arial"/>
                <w:sz w:val="16"/>
              </w:rPr>
              <w:t>WhlSpdLFiltSV_RadpSec_M</w:t>
            </w:r>
            <w:r>
              <w:rPr>
                <w:rFonts w:ascii="Arial" w:hAnsi="Arial" w:cs="Arial"/>
                <w:sz w:val="16"/>
              </w:rPr>
              <w:t>_Str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DF57E2" w:rsidRPr="00272331">
              <w:rPr>
                <w:rFonts w:ascii="Arial" w:hAnsi="Arial" w:cs="Arial"/>
                <w:sz w:val="16"/>
              </w:rPr>
              <w:t>CLEARED_</w:t>
            </w:r>
            <w:r w:rsidR="00DF57E2">
              <w:rPr>
                <w:rFonts w:ascii="Arial" w:hAnsi="Arial" w:cs="Arial"/>
                <w:sz w:val="16"/>
              </w:rPr>
              <w:t>UNSPECIFIED</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WhlSpdLFiltSV_RadpSec_M</w:t>
            </w:r>
            <w:r>
              <w:rPr>
                <w:rFonts w:ascii="Arial" w:hAnsi="Arial" w:cs="Arial"/>
                <w:sz w:val="16"/>
              </w:rPr>
              <w:t>_Str.K_Uls_f32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Pr>
                <w:rFonts w:ascii="Arial" w:hAnsi="Arial" w:cs="Arial"/>
                <w:sz w:val="16"/>
                <w:szCs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D23C07" w:rsidP="00272331">
            <w:pPr>
              <w:spacing w:before="100" w:beforeAutospacing="1" w:after="100" w:afterAutospacing="1"/>
              <w:rPr>
                <w:rFonts w:ascii="Arial" w:hAnsi="Arial" w:cs="Arial"/>
                <w:sz w:val="16"/>
                <w:szCs w:val="16"/>
              </w:rPr>
            </w:pPr>
            <w:r>
              <w:rPr>
                <w:rFonts w:ascii="Arial" w:hAnsi="Arial" w:cs="Arial"/>
                <w:sz w:val="16"/>
                <w:szCs w:val="16"/>
              </w:rPr>
              <w:t>0.715390457</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WhlSpdLFiltSV_RadpSec_M</w:t>
            </w:r>
            <w:r>
              <w:rPr>
                <w:rFonts w:ascii="Arial" w:hAnsi="Arial" w:cs="Arial"/>
                <w:sz w:val="16"/>
              </w:rPr>
              <w:t>_Str.SV_Uls_f32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Pr>
                <w:rFonts w:ascii="Arial" w:hAnsi="Arial" w:cs="Arial"/>
                <w:sz w:val="16"/>
                <w:szCs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4</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proofErr w:type="spellStart"/>
            <w:r w:rsidRPr="00C765DD">
              <w:rPr>
                <w:rFonts w:ascii="Arial" w:hAnsi="Arial" w:cs="Arial"/>
                <w:sz w:val="16"/>
              </w:rPr>
              <w:t>WhlFreqRFiltSV_Hz_M_</w:t>
            </w:r>
            <w:r w:rsidR="00D118F8">
              <w:rPr>
                <w:rFonts w:ascii="Arial" w:hAnsi="Arial" w:cs="Arial"/>
                <w:sz w:val="16"/>
              </w:rPr>
              <w:t>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D118F8" w:rsidP="0027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D118F8"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D118F8" w:rsidP="00D118F8">
            <w:pPr>
              <w:spacing w:before="100" w:beforeAutospacing="1" w:after="100" w:afterAutospacing="1"/>
              <w:rPr>
                <w:rFonts w:ascii="Arial" w:hAnsi="Arial" w:cs="Arial"/>
                <w:sz w:val="16"/>
                <w:szCs w:val="16"/>
              </w:rPr>
            </w:pPr>
            <w:r>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DF57E2" w:rsidRPr="00272331">
              <w:rPr>
                <w:rFonts w:ascii="Arial" w:hAnsi="Arial" w:cs="Arial"/>
                <w:sz w:val="16"/>
              </w:rPr>
              <w:t>CLEARED_</w:t>
            </w:r>
            <w:r w:rsidR="00DF57E2">
              <w:rPr>
                <w:rFonts w:ascii="Arial" w:hAnsi="Arial" w:cs="Arial"/>
                <w:sz w:val="16"/>
              </w:rPr>
              <w:t>UNSPECIFIED</w:t>
            </w:r>
          </w:p>
        </w:tc>
      </w:tr>
      <w:tr w:rsidR="00D118F8" w:rsidTr="00272331">
        <w:tc>
          <w:tcPr>
            <w:tcW w:w="2898" w:type="dxa"/>
            <w:tcBorders>
              <w:top w:val="single" w:sz="6" w:space="0" w:color="auto"/>
              <w:left w:val="single" w:sz="6" w:space="0" w:color="auto"/>
              <w:bottom w:val="single" w:sz="6" w:space="0" w:color="auto"/>
              <w:right w:val="single" w:sz="6" w:space="0" w:color="auto"/>
            </w:tcBorders>
          </w:tcPr>
          <w:p w:rsidR="00D118F8" w:rsidRPr="00C765DD" w:rsidRDefault="00D118F8" w:rsidP="00272331">
            <w:pPr>
              <w:spacing w:before="60"/>
              <w:rPr>
                <w:rFonts w:ascii="Arial" w:hAnsi="Arial" w:cs="Arial"/>
                <w:sz w:val="16"/>
              </w:rPr>
            </w:pPr>
            <w:r w:rsidRPr="00C765DD">
              <w:rPr>
                <w:rFonts w:ascii="Arial" w:hAnsi="Arial" w:cs="Arial"/>
                <w:sz w:val="16"/>
              </w:rPr>
              <w:t>WhlFreqRFiltSV_Hz_M_</w:t>
            </w:r>
            <w:r>
              <w:rPr>
                <w:rFonts w:ascii="Arial" w:hAnsi="Arial" w:cs="Arial"/>
                <w:sz w:val="16"/>
              </w:rPr>
              <w:t>Str.K_Uls_f32</w:t>
            </w:r>
          </w:p>
        </w:tc>
        <w:tc>
          <w:tcPr>
            <w:tcW w:w="1530" w:type="dxa"/>
            <w:tcBorders>
              <w:top w:val="single" w:sz="6" w:space="0" w:color="auto"/>
              <w:left w:val="single" w:sz="6" w:space="0" w:color="auto"/>
              <w:bottom w:val="single" w:sz="6" w:space="0" w:color="auto"/>
              <w:right w:val="single" w:sz="6" w:space="0" w:color="auto"/>
            </w:tcBorders>
            <w:vAlign w:val="center"/>
          </w:tcPr>
          <w:p w:rsidR="00D118F8" w:rsidRPr="00EF7A8A" w:rsidRDefault="00D118F8"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D118F8" w:rsidRDefault="00D118F8"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D118F8" w:rsidRPr="00BF0391" w:rsidDel="00D118F8" w:rsidRDefault="00D23C07" w:rsidP="00D118F8">
            <w:pPr>
              <w:spacing w:before="100" w:beforeAutospacing="1" w:after="100" w:afterAutospacing="1"/>
              <w:rPr>
                <w:rFonts w:ascii="Arial" w:hAnsi="Arial" w:cs="Arial"/>
                <w:sz w:val="16"/>
                <w:szCs w:val="16"/>
              </w:rPr>
            </w:pPr>
            <w:r>
              <w:rPr>
                <w:rFonts w:ascii="Arial" w:hAnsi="Arial" w:cs="Arial"/>
                <w:sz w:val="16"/>
                <w:szCs w:val="16"/>
              </w:rPr>
              <w:t>0.715390457</w:t>
            </w:r>
          </w:p>
        </w:tc>
        <w:tc>
          <w:tcPr>
            <w:tcW w:w="2250" w:type="dxa"/>
            <w:tcBorders>
              <w:top w:val="single" w:sz="6" w:space="0" w:color="auto"/>
              <w:left w:val="single" w:sz="6" w:space="0" w:color="auto"/>
              <w:bottom w:val="single" w:sz="6" w:space="0" w:color="auto"/>
              <w:right w:val="single" w:sz="6" w:space="0" w:color="auto"/>
            </w:tcBorders>
          </w:tcPr>
          <w:p w:rsidR="00D118F8" w:rsidRPr="00272331" w:rsidRDefault="00D118F8" w:rsidP="00F957FA">
            <w:pPr>
              <w:spacing w:before="60"/>
              <w:rPr>
                <w:rFonts w:ascii="Arial" w:hAnsi="Arial" w:cs="Arial"/>
                <w:sz w:val="16"/>
              </w:rPr>
            </w:pPr>
          </w:p>
        </w:tc>
      </w:tr>
      <w:tr w:rsidR="00D118F8" w:rsidTr="00272331">
        <w:tc>
          <w:tcPr>
            <w:tcW w:w="2898" w:type="dxa"/>
            <w:tcBorders>
              <w:top w:val="single" w:sz="6" w:space="0" w:color="auto"/>
              <w:left w:val="single" w:sz="6" w:space="0" w:color="auto"/>
              <w:bottom w:val="single" w:sz="6" w:space="0" w:color="auto"/>
              <w:right w:val="single" w:sz="6" w:space="0" w:color="auto"/>
            </w:tcBorders>
          </w:tcPr>
          <w:p w:rsidR="00D118F8" w:rsidRPr="00C765DD" w:rsidRDefault="00D118F8" w:rsidP="00272331">
            <w:pPr>
              <w:spacing w:before="60"/>
              <w:rPr>
                <w:rFonts w:ascii="Arial" w:hAnsi="Arial" w:cs="Arial"/>
                <w:sz w:val="16"/>
              </w:rPr>
            </w:pPr>
            <w:r w:rsidRPr="00C765DD">
              <w:rPr>
                <w:rFonts w:ascii="Arial" w:hAnsi="Arial" w:cs="Arial"/>
                <w:sz w:val="16"/>
              </w:rPr>
              <w:t>WhlFreqRFiltSV_Hz_M_</w:t>
            </w:r>
            <w:r>
              <w:rPr>
                <w:rFonts w:ascii="Arial" w:hAnsi="Arial" w:cs="Arial"/>
                <w:sz w:val="16"/>
              </w:rPr>
              <w:t>Str.SV_Uls_f32</w:t>
            </w:r>
          </w:p>
        </w:tc>
        <w:tc>
          <w:tcPr>
            <w:tcW w:w="1530" w:type="dxa"/>
            <w:tcBorders>
              <w:top w:val="single" w:sz="6" w:space="0" w:color="auto"/>
              <w:left w:val="single" w:sz="6" w:space="0" w:color="auto"/>
              <w:bottom w:val="single" w:sz="6" w:space="0" w:color="auto"/>
              <w:right w:val="single" w:sz="6" w:space="0" w:color="auto"/>
            </w:tcBorders>
            <w:vAlign w:val="center"/>
          </w:tcPr>
          <w:p w:rsidR="00D118F8" w:rsidRPr="00EF7A8A" w:rsidRDefault="00D118F8"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D118F8" w:rsidRDefault="00D118F8"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D118F8" w:rsidRPr="00BF0391" w:rsidDel="00D118F8" w:rsidRDefault="00D118F8" w:rsidP="00D118F8">
            <w:pPr>
              <w:spacing w:before="100" w:beforeAutospacing="1" w:after="100" w:afterAutospacing="1"/>
              <w:rPr>
                <w:rFonts w:ascii="Arial" w:hAnsi="Arial" w:cs="Arial"/>
                <w:sz w:val="16"/>
                <w:szCs w:val="16"/>
              </w:rPr>
            </w:pPr>
            <w:r>
              <w:rPr>
                <w:rFonts w:ascii="Arial" w:hAnsi="Arial" w:cs="Arial"/>
                <w:sz w:val="16"/>
                <w:szCs w:val="16"/>
              </w:rPr>
              <w:t>40</w:t>
            </w:r>
          </w:p>
        </w:tc>
        <w:tc>
          <w:tcPr>
            <w:tcW w:w="2250" w:type="dxa"/>
            <w:tcBorders>
              <w:top w:val="single" w:sz="6" w:space="0" w:color="auto"/>
              <w:left w:val="single" w:sz="6" w:space="0" w:color="auto"/>
              <w:bottom w:val="single" w:sz="6" w:space="0" w:color="auto"/>
              <w:right w:val="single" w:sz="6" w:space="0" w:color="auto"/>
            </w:tcBorders>
          </w:tcPr>
          <w:p w:rsidR="00D118F8" w:rsidRPr="00272331" w:rsidRDefault="00D118F8" w:rsidP="00F957FA">
            <w:pPr>
              <w:spacing w:before="60"/>
              <w:rPr>
                <w:rFonts w:ascii="Arial" w:hAnsi="Arial" w:cs="Arial"/>
                <w:sz w:val="16"/>
              </w:rPr>
            </w:pPr>
          </w:p>
        </w:tc>
      </w:tr>
      <w:tr w:rsidR="00D118F8" w:rsidTr="00272331">
        <w:tc>
          <w:tcPr>
            <w:tcW w:w="2898" w:type="dxa"/>
            <w:tcBorders>
              <w:top w:val="single" w:sz="6" w:space="0" w:color="auto"/>
              <w:left w:val="single" w:sz="6" w:space="0" w:color="auto"/>
              <w:bottom w:val="single" w:sz="6" w:space="0" w:color="auto"/>
              <w:right w:val="single" w:sz="6" w:space="0" w:color="auto"/>
            </w:tcBorders>
          </w:tcPr>
          <w:p w:rsidR="00D118F8" w:rsidRPr="00C765DD" w:rsidRDefault="00D118F8" w:rsidP="00272331">
            <w:pPr>
              <w:spacing w:before="60"/>
              <w:rPr>
                <w:rFonts w:ascii="Arial" w:hAnsi="Arial" w:cs="Arial"/>
                <w:sz w:val="16"/>
              </w:rPr>
            </w:pPr>
            <w:proofErr w:type="spellStart"/>
            <w:r w:rsidRPr="00C765DD">
              <w:rPr>
                <w:rFonts w:ascii="Arial" w:hAnsi="Arial" w:cs="Arial"/>
                <w:sz w:val="16"/>
              </w:rPr>
              <w:t>WhlFreqLFiltSV_Hz_M_</w:t>
            </w:r>
            <w:r>
              <w:rPr>
                <w:rFonts w:ascii="Arial" w:hAnsi="Arial" w:cs="Arial"/>
                <w:sz w:val="16"/>
              </w:rPr>
              <w:t>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D118F8" w:rsidRPr="00B2581F" w:rsidRDefault="00D118F8" w:rsidP="0027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035" w:type="dxa"/>
            <w:tcBorders>
              <w:top w:val="single" w:sz="6" w:space="0" w:color="auto"/>
              <w:left w:val="single" w:sz="6" w:space="0" w:color="auto"/>
              <w:bottom w:val="single" w:sz="6" w:space="0" w:color="auto"/>
              <w:right w:val="single" w:sz="6" w:space="0" w:color="auto"/>
            </w:tcBorders>
            <w:vAlign w:val="center"/>
          </w:tcPr>
          <w:p w:rsidR="00D118F8" w:rsidRPr="00BF0391" w:rsidRDefault="00D118F8"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D118F8" w:rsidRPr="00BF0391" w:rsidRDefault="00D118F8"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D118F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DF57E2" w:rsidRPr="00272331">
              <w:rPr>
                <w:rFonts w:ascii="Arial" w:hAnsi="Arial" w:cs="Arial"/>
                <w:sz w:val="16"/>
              </w:rPr>
              <w:t>CLEARED_</w:t>
            </w:r>
            <w:r w:rsidR="00DF57E2">
              <w:rPr>
                <w:rFonts w:ascii="Arial" w:hAnsi="Arial" w:cs="Arial"/>
                <w:sz w:val="16"/>
              </w:rPr>
              <w:t>UNSPECIFIED</w:t>
            </w:r>
            <w:r w:rsidR="00DF57E2" w:rsidRPr="00272331" w:rsidDel="004C6A3A">
              <w:rPr>
                <w:rFonts w:ascii="Arial" w:hAnsi="Arial" w:cs="Arial"/>
                <w:sz w:val="16"/>
              </w:rPr>
              <w:t xml:space="preserve"> </w:t>
            </w:r>
          </w:p>
        </w:tc>
      </w:tr>
      <w:tr w:rsidR="00D118F8" w:rsidTr="00272331">
        <w:tc>
          <w:tcPr>
            <w:tcW w:w="2898" w:type="dxa"/>
            <w:tcBorders>
              <w:top w:val="single" w:sz="6" w:space="0" w:color="auto"/>
              <w:left w:val="single" w:sz="6" w:space="0" w:color="auto"/>
              <w:bottom w:val="single" w:sz="6" w:space="0" w:color="auto"/>
              <w:right w:val="single" w:sz="6" w:space="0" w:color="auto"/>
            </w:tcBorders>
          </w:tcPr>
          <w:p w:rsidR="00D118F8" w:rsidRPr="00C765DD" w:rsidRDefault="00D118F8" w:rsidP="00272331">
            <w:pPr>
              <w:spacing w:before="60"/>
              <w:rPr>
                <w:rFonts w:ascii="Arial" w:hAnsi="Arial" w:cs="Arial"/>
                <w:sz w:val="16"/>
              </w:rPr>
            </w:pPr>
            <w:r w:rsidRPr="00C765DD">
              <w:rPr>
                <w:rFonts w:ascii="Arial" w:hAnsi="Arial" w:cs="Arial"/>
                <w:sz w:val="16"/>
              </w:rPr>
              <w:t>WhlFreqLFiltSV_Hz_M_</w:t>
            </w:r>
            <w:r>
              <w:rPr>
                <w:rFonts w:ascii="Arial" w:hAnsi="Arial" w:cs="Arial"/>
                <w:sz w:val="16"/>
              </w:rPr>
              <w:t>Str.K_Uls_f32</w:t>
            </w:r>
          </w:p>
        </w:tc>
        <w:tc>
          <w:tcPr>
            <w:tcW w:w="1530" w:type="dxa"/>
            <w:tcBorders>
              <w:top w:val="single" w:sz="6" w:space="0" w:color="auto"/>
              <w:left w:val="single" w:sz="6" w:space="0" w:color="auto"/>
              <w:bottom w:val="single" w:sz="6" w:space="0" w:color="auto"/>
              <w:right w:val="single" w:sz="6" w:space="0" w:color="auto"/>
            </w:tcBorders>
            <w:vAlign w:val="center"/>
          </w:tcPr>
          <w:p w:rsidR="00D118F8" w:rsidRPr="00EF7A8A" w:rsidRDefault="00D118F8"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D118F8" w:rsidRDefault="00D118F8"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D118F8" w:rsidRDefault="00D23C07" w:rsidP="00272331">
            <w:pPr>
              <w:spacing w:before="100" w:beforeAutospacing="1" w:after="100" w:afterAutospacing="1"/>
              <w:rPr>
                <w:rFonts w:ascii="Arial" w:hAnsi="Arial" w:cs="Arial"/>
                <w:sz w:val="16"/>
                <w:szCs w:val="16"/>
              </w:rPr>
            </w:pPr>
            <w:r>
              <w:rPr>
                <w:rFonts w:ascii="Arial" w:hAnsi="Arial" w:cs="Arial"/>
                <w:sz w:val="16"/>
                <w:szCs w:val="16"/>
              </w:rPr>
              <w:t>0.715390457</w:t>
            </w:r>
          </w:p>
        </w:tc>
        <w:tc>
          <w:tcPr>
            <w:tcW w:w="2250" w:type="dxa"/>
            <w:tcBorders>
              <w:top w:val="single" w:sz="6" w:space="0" w:color="auto"/>
              <w:left w:val="single" w:sz="6" w:space="0" w:color="auto"/>
              <w:bottom w:val="single" w:sz="6" w:space="0" w:color="auto"/>
              <w:right w:val="single" w:sz="6" w:space="0" w:color="auto"/>
            </w:tcBorders>
          </w:tcPr>
          <w:p w:rsidR="00D118F8" w:rsidRPr="00272331" w:rsidRDefault="00D118F8" w:rsidP="00F957FA">
            <w:pPr>
              <w:spacing w:before="60"/>
              <w:rPr>
                <w:rFonts w:ascii="Arial" w:hAnsi="Arial" w:cs="Arial"/>
                <w:sz w:val="16"/>
              </w:rPr>
            </w:pPr>
          </w:p>
        </w:tc>
      </w:tr>
      <w:tr w:rsidR="00D118F8" w:rsidTr="00272331">
        <w:tc>
          <w:tcPr>
            <w:tcW w:w="2898" w:type="dxa"/>
            <w:tcBorders>
              <w:top w:val="single" w:sz="6" w:space="0" w:color="auto"/>
              <w:left w:val="single" w:sz="6" w:space="0" w:color="auto"/>
              <w:bottom w:val="single" w:sz="6" w:space="0" w:color="auto"/>
              <w:right w:val="single" w:sz="6" w:space="0" w:color="auto"/>
            </w:tcBorders>
          </w:tcPr>
          <w:p w:rsidR="00D118F8" w:rsidRPr="00C765DD" w:rsidRDefault="00D118F8" w:rsidP="00272331">
            <w:pPr>
              <w:spacing w:before="60"/>
              <w:rPr>
                <w:rFonts w:ascii="Arial" w:hAnsi="Arial" w:cs="Arial"/>
                <w:sz w:val="16"/>
              </w:rPr>
            </w:pPr>
            <w:r w:rsidRPr="00C765DD">
              <w:rPr>
                <w:rFonts w:ascii="Arial" w:hAnsi="Arial" w:cs="Arial"/>
                <w:sz w:val="16"/>
              </w:rPr>
              <w:t>WhlFreqLFiltSV_Hz_M_</w:t>
            </w:r>
            <w:r>
              <w:rPr>
                <w:rFonts w:ascii="Arial" w:hAnsi="Arial" w:cs="Arial"/>
                <w:sz w:val="16"/>
              </w:rPr>
              <w:t>Str.SV_Uls_f32</w:t>
            </w:r>
          </w:p>
        </w:tc>
        <w:tc>
          <w:tcPr>
            <w:tcW w:w="1530" w:type="dxa"/>
            <w:tcBorders>
              <w:top w:val="single" w:sz="6" w:space="0" w:color="auto"/>
              <w:left w:val="single" w:sz="6" w:space="0" w:color="auto"/>
              <w:bottom w:val="single" w:sz="6" w:space="0" w:color="auto"/>
              <w:right w:val="single" w:sz="6" w:space="0" w:color="auto"/>
            </w:tcBorders>
            <w:vAlign w:val="center"/>
          </w:tcPr>
          <w:p w:rsidR="00D118F8" w:rsidRPr="00EF7A8A" w:rsidRDefault="00D118F8"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D118F8" w:rsidRDefault="00D118F8"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D118F8" w:rsidRDefault="00D118F8" w:rsidP="00272331">
            <w:pPr>
              <w:spacing w:before="100" w:beforeAutospacing="1" w:after="100" w:afterAutospacing="1"/>
              <w:rPr>
                <w:rFonts w:ascii="Arial" w:hAnsi="Arial" w:cs="Arial"/>
                <w:sz w:val="16"/>
                <w:szCs w:val="16"/>
              </w:rPr>
            </w:pPr>
            <w:r>
              <w:rPr>
                <w:rFonts w:ascii="Arial" w:hAnsi="Arial" w:cs="Arial"/>
                <w:sz w:val="16"/>
                <w:szCs w:val="16"/>
              </w:rPr>
              <w:t>40</w:t>
            </w:r>
          </w:p>
        </w:tc>
        <w:tc>
          <w:tcPr>
            <w:tcW w:w="2250" w:type="dxa"/>
            <w:tcBorders>
              <w:top w:val="single" w:sz="6" w:space="0" w:color="auto"/>
              <w:left w:val="single" w:sz="6" w:space="0" w:color="auto"/>
              <w:bottom w:val="single" w:sz="6" w:space="0" w:color="auto"/>
              <w:right w:val="single" w:sz="6" w:space="0" w:color="auto"/>
            </w:tcBorders>
          </w:tcPr>
          <w:p w:rsidR="00D118F8" w:rsidRPr="00272331" w:rsidRDefault="00D118F8" w:rsidP="00F957FA">
            <w:pPr>
              <w:spacing w:before="60"/>
              <w:rPr>
                <w:rFonts w:ascii="Arial" w:hAnsi="Arial" w:cs="Arial"/>
                <w:sz w:val="16"/>
              </w:rPr>
            </w:pP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WIREnTime_mS_M_u32p0</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Pr>
                <w:rFonts w:ascii="Arial" w:hAnsi="Arial" w:cs="Arial"/>
                <w:sz w:val="16"/>
                <w:szCs w:val="16"/>
              </w:rPr>
              <w:t>1</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FULL</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FULL</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proofErr w:type="spellStart"/>
            <w:r w:rsidRPr="00C765DD">
              <w:rPr>
                <w:rFonts w:ascii="Arial" w:hAnsi="Arial" w:cs="Arial"/>
                <w:sz w:val="16"/>
              </w:rPr>
              <w:t>DistMagEnabled_Cnt_M_lgc</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proofErr w:type="spellStart"/>
            <w:r w:rsidRPr="00D30229">
              <w:rPr>
                <w:rFonts w:ascii="Arial" w:hAnsi="Arial" w:cs="Arial"/>
                <w:sz w:val="16"/>
                <w:szCs w:val="16"/>
              </w:rPr>
              <w:t>boolean</w:t>
            </w:r>
            <w:proofErr w:type="spellEnd"/>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FALSE</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TRUE</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06132">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w:t>
            </w:r>
            <w:r w:rsidR="00F06132">
              <w:rPr>
                <w:rFonts w:ascii="Arial" w:hAnsi="Arial" w:cs="Arial"/>
                <w:sz w:val="16"/>
              </w:rPr>
              <w:t>BOOLEA</w:t>
            </w:r>
            <w:r w:rsidR="00F06132">
              <w:rPr>
                <w:rFonts w:ascii="Arial" w:hAnsi="Arial" w:cs="Arial"/>
                <w:sz w:val="16"/>
              </w:rPr>
              <w:lastRenderedPageBreak/>
              <w:t>N</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lastRenderedPageBreak/>
              <w:t>PrevCalcEnable_Uls_M_f32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1.0</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PrevEnable_Uls_M_f32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1.0</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PrevHwTrq_HwNm_M_f32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-10.0</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10.0</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F957FA">
            <w:pPr>
              <w:spacing w:before="60"/>
              <w:rPr>
                <w:rFonts w:ascii="Arial" w:hAnsi="Arial" w:cs="Arial"/>
                <w:sz w:val="16"/>
              </w:rPr>
            </w:pPr>
            <w:r w:rsidRPr="00065518">
              <w:rPr>
                <w:rFonts w:ascii="Arial" w:hAnsi="Arial" w:cs="Arial"/>
                <w:sz w:val="16"/>
              </w:rPr>
              <w:t>WhlImbFltStatus_Cnt_M_b16</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Pr>
                <w:rFonts w:ascii="Arial" w:hAnsi="Arial" w:cs="Arial"/>
                <w:sz w:val="16"/>
                <w:szCs w:val="16"/>
              </w:rPr>
              <w:t>1</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FULL</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FULL</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CLEARED_16</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UGRRDelay1_Uls_M_f32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UGRLDelay1_Uls_M_f32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UGRRDelay2_Uls_M_f32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UGRLDelay2_Uls_M_f32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Stage1SV1_Uls_M_f32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-65536</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65536</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Stage1SV2_Uls_M_f32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-65536</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65536</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Stage2SV1_Uls_M_f32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-65536</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65536</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Stage2SV2_Uls_M_f32</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-65536</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065518" w:rsidP="00272331">
            <w:pPr>
              <w:spacing w:before="100" w:beforeAutospacing="1" w:after="100" w:afterAutospacing="1"/>
              <w:rPr>
                <w:rFonts w:ascii="Arial" w:hAnsi="Arial" w:cs="Arial"/>
                <w:sz w:val="16"/>
                <w:szCs w:val="16"/>
              </w:rPr>
            </w:pPr>
            <w:r w:rsidRPr="00BF0391">
              <w:rPr>
                <w:rFonts w:ascii="Arial" w:hAnsi="Arial" w:cs="Arial"/>
                <w:sz w:val="16"/>
                <w:szCs w:val="16"/>
              </w:rPr>
              <w:t>65536</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CLEARED_32</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F957FA">
            <w:pPr>
              <w:spacing w:before="60"/>
              <w:rPr>
                <w:rFonts w:ascii="Arial" w:hAnsi="Arial" w:cs="Arial"/>
                <w:sz w:val="16"/>
              </w:rPr>
            </w:pPr>
            <w:r w:rsidRPr="00065518">
              <w:rPr>
                <w:rFonts w:ascii="Arial" w:hAnsi="Arial" w:cs="Arial"/>
                <w:sz w:val="16"/>
              </w:rPr>
              <w:t>MaxMagErrorAcc_Cnt_M_u16</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065518" w:rsidP="00272331">
            <w:pPr>
              <w:spacing w:before="100" w:beforeAutospacing="1" w:after="100" w:afterAutospacing="1"/>
              <w:rPr>
                <w:rFonts w:ascii="Arial" w:hAnsi="Arial" w:cs="Arial"/>
                <w:sz w:val="16"/>
                <w:szCs w:val="16"/>
              </w:rPr>
            </w:pPr>
            <w:r>
              <w:rPr>
                <w:rFonts w:ascii="Arial" w:hAnsi="Arial" w:cs="Arial"/>
                <w:sz w:val="16"/>
                <w:szCs w:val="16"/>
              </w:rPr>
              <w:t>1</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CF229E" w:rsidRDefault="00065518" w:rsidP="00272331">
            <w:pPr>
              <w:spacing w:before="100" w:beforeAutospacing="1" w:after="100" w:afterAutospacing="1"/>
              <w:rPr>
                <w:rFonts w:ascii="Arial" w:hAnsi="Arial" w:cs="Arial"/>
                <w:sz w:val="16"/>
                <w:szCs w:val="16"/>
              </w:rPr>
            </w:pPr>
            <w:r w:rsidRPr="00F7413B">
              <w:rPr>
                <w:rFonts w:ascii="Arial" w:hAnsi="Arial" w:cs="Arial"/>
                <w:sz w:val="16"/>
                <w:szCs w:val="16"/>
              </w:rPr>
              <w:t>FULL</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CF229E" w:rsidRDefault="00065518" w:rsidP="00272331">
            <w:pPr>
              <w:spacing w:before="100" w:beforeAutospacing="1" w:after="100" w:afterAutospacing="1"/>
              <w:rPr>
                <w:rFonts w:ascii="Arial" w:hAnsi="Arial" w:cs="Arial"/>
                <w:sz w:val="16"/>
                <w:szCs w:val="16"/>
              </w:rPr>
            </w:pPr>
            <w:r w:rsidRPr="00F7413B">
              <w:rPr>
                <w:rFonts w:ascii="Arial" w:hAnsi="Arial" w:cs="Arial"/>
                <w:sz w:val="16"/>
                <w:szCs w:val="16"/>
              </w:rPr>
              <w:t>FULL</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272331" w:rsidRPr="00272331">
              <w:rPr>
                <w:rFonts w:ascii="Arial" w:hAnsi="Arial" w:cs="Arial"/>
                <w:sz w:val="16"/>
              </w:rPr>
              <w:t>CLEARED_16</w:t>
            </w:r>
          </w:p>
        </w:tc>
      </w:tr>
      <w:tr w:rsidR="00065518" w:rsidTr="00272331">
        <w:tc>
          <w:tcPr>
            <w:tcW w:w="2898" w:type="dxa"/>
            <w:tcBorders>
              <w:top w:val="single" w:sz="6" w:space="0" w:color="auto"/>
              <w:left w:val="single" w:sz="6" w:space="0" w:color="auto"/>
              <w:bottom w:val="single" w:sz="6" w:space="0" w:color="auto"/>
              <w:right w:val="single" w:sz="6" w:space="0" w:color="auto"/>
            </w:tcBorders>
          </w:tcPr>
          <w:p w:rsidR="00065518" w:rsidRPr="00C765DD" w:rsidRDefault="00065518" w:rsidP="00272331">
            <w:pPr>
              <w:spacing w:before="60"/>
              <w:rPr>
                <w:rFonts w:ascii="Arial" w:hAnsi="Arial" w:cs="Arial"/>
                <w:sz w:val="16"/>
              </w:rPr>
            </w:pPr>
            <w:r w:rsidRPr="00C765DD">
              <w:rPr>
                <w:rFonts w:ascii="Arial" w:hAnsi="Arial" w:cs="Arial"/>
                <w:sz w:val="16"/>
              </w:rPr>
              <w:t>CmdMagFiltSV1_MtrNm_M_</w:t>
            </w:r>
            <w:r w:rsidR="00E910EA">
              <w:rPr>
                <w:rFonts w:ascii="Arial" w:hAnsi="Arial" w:cs="Arial"/>
                <w:sz w:val="16"/>
              </w:rPr>
              <w:t>Str</w:t>
            </w:r>
          </w:p>
        </w:tc>
        <w:tc>
          <w:tcPr>
            <w:tcW w:w="1530" w:type="dxa"/>
            <w:tcBorders>
              <w:top w:val="single" w:sz="6" w:space="0" w:color="auto"/>
              <w:left w:val="single" w:sz="6" w:space="0" w:color="auto"/>
              <w:bottom w:val="single" w:sz="6" w:space="0" w:color="auto"/>
              <w:right w:val="single" w:sz="6" w:space="0" w:color="auto"/>
            </w:tcBorders>
            <w:vAlign w:val="center"/>
          </w:tcPr>
          <w:p w:rsidR="00065518" w:rsidRPr="00B2581F" w:rsidRDefault="00E910EA" w:rsidP="0027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035" w:type="dxa"/>
            <w:tcBorders>
              <w:top w:val="single" w:sz="6" w:space="0" w:color="auto"/>
              <w:left w:val="single" w:sz="6" w:space="0" w:color="auto"/>
              <w:bottom w:val="single" w:sz="6" w:space="0" w:color="auto"/>
              <w:right w:val="single" w:sz="6" w:space="0" w:color="auto"/>
            </w:tcBorders>
            <w:vAlign w:val="center"/>
          </w:tcPr>
          <w:p w:rsidR="00065518"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065518" w:rsidRPr="00BF0391" w:rsidRDefault="00E910EA" w:rsidP="00E910EA">
            <w:pPr>
              <w:spacing w:before="100" w:beforeAutospacing="1" w:after="100" w:afterAutospacing="1"/>
              <w:rPr>
                <w:rFonts w:ascii="Arial" w:hAnsi="Arial" w:cs="Arial"/>
                <w:sz w:val="16"/>
                <w:szCs w:val="16"/>
              </w:rPr>
            </w:pPr>
            <w:r>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065518"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DF57E2" w:rsidRPr="00272331">
              <w:rPr>
                <w:rFonts w:ascii="Arial" w:hAnsi="Arial" w:cs="Arial"/>
                <w:sz w:val="16"/>
              </w:rPr>
              <w:t>CLEARED_</w:t>
            </w:r>
            <w:r w:rsidR="00DF57E2">
              <w:rPr>
                <w:rFonts w:ascii="Arial" w:hAnsi="Arial" w:cs="Arial"/>
                <w:sz w:val="16"/>
              </w:rPr>
              <w:t>UNSPECIFIED</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CmdMagFiltSV1_MtrNm_M_</w:t>
            </w:r>
            <w:r>
              <w:rPr>
                <w:rFonts w:ascii="Arial" w:hAnsi="Arial" w:cs="Arial"/>
                <w:sz w:val="16"/>
              </w:rPr>
              <w:t>Str.K_Uls_f32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Pr>
                <w:rFonts w:ascii="Arial" w:hAnsi="Arial" w:cs="Arial"/>
                <w:sz w:val="16"/>
                <w:szCs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D23C07" w:rsidP="00272331">
            <w:pPr>
              <w:spacing w:before="100" w:beforeAutospacing="1" w:after="100" w:afterAutospacing="1"/>
              <w:rPr>
                <w:rFonts w:ascii="Arial" w:hAnsi="Arial" w:cs="Arial"/>
                <w:sz w:val="16"/>
                <w:szCs w:val="16"/>
              </w:rPr>
            </w:pPr>
            <w:r>
              <w:rPr>
                <w:rFonts w:ascii="Arial" w:hAnsi="Arial" w:cs="Arial"/>
                <w:sz w:val="16"/>
                <w:szCs w:val="16"/>
              </w:rPr>
              <w:t>0.715390457</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CmdMagFiltSV1_MtrNm_M_</w:t>
            </w:r>
            <w:r>
              <w:rPr>
                <w:rFonts w:ascii="Arial" w:hAnsi="Arial" w:cs="Arial"/>
                <w:sz w:val="16"/>
              </w:rPr>
              <w:t>Str.SV_Uls_f32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Pr>
                <w:rFonts w:ascii="Arial" w:hAnsi="Arial" w:cs="Arial"/>
                <w:sz w:val="16"/>
                <w:szCs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127</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CmdMagFiltSV2_MtrNm_M_</w:t>
            </w:r>
            <w:r>
              <w:rPr>
                <w:rFonts w:ascii="Arial" w:hAnsi="Arial" w:cs="Arial"/>
                <w:sz w:val="16"/>
              </w:rPr>
              <w:t>Str</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DF57E2" w:rsidRPr="00272331">
              <w:rPr>
                <w:rFonts w:ascii="Arial" w:hAnsi="Arial" w:cs="Arial"/>
                <w:sz w:val="16"/>
              </w:rPr>
              <w:t>CLEARED_</w:t>
            </w:r>
            <w:r w:rsidR="00DF57E2">
              <w:rPr>
                <w:rFonts w:ascii="Arial" w:hAnsi="Arial" w:cs="Arial"/>
                <w:sz w:val="16"/>
              </w:rPr>
              <w:t>UNSPECIFIED</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CmdMagFiltSV2_MtrNm_M_</w:t>
            </w:r>
            <w:r>
              <w:rPr>
                <w:rFonts w:ascii="Arial" w:hAnsi="Arial" w:cs="Arial"/>
                <w:sz w:val="16"/>
              </w:rPr>
              <w:t>Str.K_Uls_f32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Pr>
                <w:rFonts w:ascii="Arial" w:hAnsi="Arial" w:cs="Arial"/>
                <w:sz w:val="16"/>
                <w:szCs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D23C07" w:rsidP="00272331">
            <w:pPr>
              <w:spacing w:before="100" w:beforeAutospacing="1" w:after="100" w:afterAutospacing="1"/>
              <w:rPr>
                <w:rFonts w:ascii="Arial" w:hAnsi="Arial" w:cs="Arial"/>
                <w:sz w:val="16"/>
                <w:szCs w:val="16"/>
              </w:rPr>
            </w:pPr>
            <w:r>
              <w:rPr>
                <w:rFonts w:ascii="Arial" w:hAnsi="Arial" w:cs="Arial"/>
                <w:sz w:val="16"/>
                <w:szCs w:val="16"/>
              </w:rPr>
              <w:t>0.715390457</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CmdMagFiltSV2_MtrNm_M_</w:t>
            </w:r>
            <w:r>
              <w:rPr>
                <w:rFonts w:ascii="Arial" w:hAnsi="Arial" w:cs="Arial"/>
                <w:sz w:val="16"/>
              </w:rPr>
              <w:t>Str.SV_Uls_f32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Pr>
                <w:rFonts w:ascii="Arial" w:hAnsi="Arial" w:cs="Arial"/>
                <w:sz w:val="16"/>
                <w:szCs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127</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proofErr w:type="spellStart"/>
            <w:r w:rsidRPr="00C765DD">
              <w:rPr>
                <w:rFonts w:ascii="Arial" w:hAnsi="Arial" w:cs="Arial"/>
                <w:sz w:val="16"/>
              </w:rPr>
              <w:lastRenderedPageBreak/>
              <w:t>TrendSV_MtrNm_M_</w:t>
            </w:r>
            <w:r>
              <w:rPr>
                <w:rFonts w:ascii="Arial" w:hAnsi="Arial" w:cs="Arial"/>
                <w:sz w:val="16"/>
              </w:rPr>
              <w:t>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DF57E2" w:rsidRPr="00272331">
              <w:rPr>
                <w:rFonts w:ascii="Arial" w:hAnsi="Arial" w:cs="Arial"/>
                <w:sz w:val="16"/>
              </w:rPr>
              <w:t>CLEARED_</w:t>
            </w:r>
            <w:r w:rsidR="00DF57E2">
              <w:rPr>
                <w:rFonts w:ascii="Arial" w:hAnsi="Arial" w:cs="Arial"/>
                <w:sz w:val="16"/>
              </w:rPr>
              <w:t>UNSPECIFIED</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TrendSV_MtrNm_M_</w:t>
            </w:r>
            <w:r>
              <w:rPr>
                <w:rFonts w:ascii="Arial" w:hAnsi="Arial" w:cs="Arial"/>
                <w:sz w:val="16"/>
              </w:rPr>
              <w:t>Str.K_Uls_f32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Pr>
                <w:rFonts w:ascii="Arial" w:hAnsi="Arial" w:cs="Arial"/>
                <w:sz w:val="16"/>
                <w:szCs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D23C07" w:rsidP="00272331">
            <w:pPr>
              <w:spacing w:before="100" w:beforeAutospacing="1" w:after="100" w:afterAutospacing="1"/>
              <w:rPr>
                <w:rFonts w:ascii="Arial" w:hAnsi="Arial" w:cs="Arial"/>
                <w:sz w:val="16"/>
                <w:szCs w:val="16"/>
              </w:rPr>
            </w:pPr>
            <w:r>
              <w:rPr>
                <w:rFonts w:ascii="Arial" w:hAnsi="Arial" w:cs="Arial"/>
                <w:sz w:val="16"/>
                <w:szCs w:val="16"/>
              </w:rPr>
              <w:t>0.715390457</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TrendSV_MtrNm_M_</w:t>
            </w:r>
            <w:r>
              <w:rPr>
                <w:rFonts w:ascii="Arial" w:hAnsi="Arial" w:cs="Arial"/>
                <w:sz w:val="16"/>
              </w:rPr>
              <w:t>Str.SV_Uls_f32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Pr>
                <w:rFonts w:ascii="Arial" w:hAnsi="Arial" w:cs="Arial"/>
                <w:sz w:val="16"/>
                <w:szCs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-127</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127</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TrndThrStartTime_mS_M_u32p0</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Pr>
                <w:rFonts w:ascii="Arial" w:hAnsi="Arial" w:cs="Arial"/>
                <w:sz w:val="16"/>
                <w:szCs w:val="16"/>
              </w:rPr>
              <w:t>1</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CF229E" w:rsidRDefault="00E910EA" w:rsidP="00272331">
            <w:pPr>
              <w:spacing w:before="100" w:beforeAutospacing="1" w:after="100" w:afterAutospacing="1"/>
              <w:rPr>
                <w:rFonts w:ascii="Arial" w:hAnsi="Arial" w:cs="Arial"/>
                <w:sz w:val="16"/>
                <w:szCs w:val="16"/>
              </w:rPr>
            </w:pPr>
            <w:r w:rsidRPr="00F7413B">
              <w:rPr>
                <w:rFonts w:ascii="Arial" w:hAnsi="Arial" w:cs="Arial"/>
                <w:sz w:val="16"/>
                <w:szCs w:val="16"/>
              </w:rPr>
              <w:t>FULL</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CF229E" w:rsidRDefault="00E910EA" w:rsidP="00272331">
            <w:pPr>
              <w:spacing w:before="100" w:beforeAutospacing="1" w:after="100" w:afterAutospacing="1"/>
              <w:rPr>
                <w:rFonts w:ascii="Arial" w:hAnsi="Arial" w:cs="Arial"/>
                <w:sz w:val="16"/>
                <w:szCs w:val="16"/>
              </w:rPr>
            </w:pPr>
            <w:r w:rsidRPr="00F7413B">
              <w:rPr>
                <w:rFonts w:ascii="Arial" w:hAnsi="Arial" w:cs="Arial"/>
                <w:sz w:val="16"/>
                <w:szCs w:val="16"/>
              </w:rPr>
              <w:t>FULL</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7233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WhlSpdCorrFltTime_mS_M_u32p0</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Pr>
                <w:rFonts w:ascii="Arial" w:hAnsi="Arial" w:cs="Arial"/>
                <w:sz w:val="16"/>
                <w:szCs w:val="16"/>
              </w:rPr>
              <w:t>1</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CF229E" w:rsidRDefault="00E910EA" w:rsidP="00272331">
            <w:pPr>
              <w:spacing w:before="100" w:beforeAutospacing="1" w:after="100" w:afterAutospacing="1"/>
              <w:rPr>
                <w:rFonts w:ascii="Arial" w:hAnsi="Arial" w:cs="Arial"/>
                <w:sz w:val="16"/>
                <w:szCs w:val="16"/>
              </w:rPr>
            </w:pPr>
            <w:r w:rsidRPr="00F7413B">
              <w:rPr>
                <w:rFonts w:ascii="Arial" w:hAnsi="Arial" w:cs="Arial"/>
                <w:sz w:val="16"/>
                <w:szCs w:val="16"/>
              </w:rPr>
              <w:t>FULL</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CF229E" w:rsidRDefault="00E910EA" w:rsidP="00272331">
            <w:pPr>
              <w:spacing w:before="100" w:beforeAutospacing="1" w:after="100" w:afterAutospacing="1"/>
              <w:rPr>
                <w:rFonts w:ascii="Arial" w:hAnsi="Arial" w:cs="Arial"/>
                <w:sz w:val="16"/>
                <w:szCs w:val="16"/>
              </w:rPr>
            </w:pPr>
            <w:r w:rsidRPr="00F7413B">
              <w:rPr>
                <w:rFonts w:ascii="Arial" w:hAnsi="Arial" w:cs="Arial"/>
                <w:sz w:val="16"/>
                <w:szCs w:val="16"/>
              </w:rPr>
              <w:t>FULL</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7233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RtLmtCurrMagR_Uls_M_f32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 * π/2</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7233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RtLmtCurrMagL_Uls_M_f32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 * π/2</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7233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EnabledComp_Uls_M_f32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1.0</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7233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FreqEstAvg_Hz_M_f32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40</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7233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proofErr w:type="spellStart"/>
            <w:r w:rsidRPr="00C765DD">
              <w:rPr>
                <w:rFonts w:ascii="Arial" w:hAnsi="Arial" w:cs="Arial"/>
                <w:sz w:val="16"/>
              </w:rPr>
              <w:t>FiltFreqDiffSV_MtrNm_M_</w:t>
            </w:r>
            <w:r>
              <w:rPr>
                <w:rFonts w:ascii="Arial" w:hAnsi="Arial" w:cs="Arial"/>
                <w:sz w:val="16"/>
              </w:rPr>
              <w:t>Str</w:t>
            </w:r>
            <w:proofErr w:type="spellEnd"/>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DF57E2" w:rsidRPr="00272331">
              <w:rPr>
                <w:rFonts w:ascii="Arial" w:hAnsi="Arial" w:cs="Arial"/>
                <w:sz w:val="16"/>
              </w:rPr>
              <w:t>CLEARED_</w:t>
            </w:r>
            <w:r w:rsidR="00DF57E2">
              <w:rPr>
                <w:rFonts w:ascii="Arial" w:hAnsi="Arial" w:cs="Arial"/>
                <w:sz w:val="16"/>
              </w:rPr>
              <w:t>UNSPECIFIED</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FiltFreqDiffSV_MtrNm_M_</w:t>
            </w:r>
            <w:r>
              <w:rPr>
                <w:rFonts w:ascii="Arial" w:hAnsi="Arial" w:cs="Arial"/>
                <w:sz w:val="16"/>
              </w:rPr>
              <w:t>Str.K_Uls_f32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EF7A8A" w:rsidRDefault="00E910EA"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Default="00D23C07" w:rsidP="00272331">
            <w:pPr>
              <w:spacing w:before="100" w:beforeAutospacing="1" w:after="100" w:afterAutospacing="1"/>
              <w:rPr>
                <w:rFonts w:ascii="Arial" w:hAnsi="Arial" w:cs="Arial"/>
                <w:sz w:val="16"/>
                <w:szCs w:val="16"/>
              </w:rPr>
            </w:pPr>
            <w:r>
              <w:rPr>
                <w:rFonts w:ascii="Arial" w:hAnsi="Arial" w:cs="Arial"/>
                <w:sz w:val="16"/>
                <w:szCs w:val="16"/>
              </w:rPr>
              <w:t>0.715390457</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FiltFreqDiffSV_MtrNm_M_</w:t>
            </w:r>
            <w:r>
              <w:rPr>
                <w:rFonts w:ascii="Arial" w:hAnsi="Arial" w:cs="Arial"/>
                <w:sz w:val="16"/>
              </w:rPr>
              <w:t>Str.SV_Uls_f32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EF7A8A" w:rsidRDefault="00E910EA"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254</w:t>
            </w:r>
          </w:p>
        </w:tc>
        <w:tc>
          <w:tcPr>
            <w:tcW w:w="2250" w:type="dxa"/>
            <w:tcBorders>
              <w:top w:val="single" w:sz="6" w:space="0" w:color="auto"/>
              <w:left w:val="single" w:sz="6" w:space="0" w:color="auto"/>
              <w:bottom w:val="single" w:sz="6" w:space="0" w:color="auto"/>
              <w:right w:val="single" w:sz="6" w:space="0" w:color="auto"/>
            </w:tcBorders>
          </w:tcPr>
          <w:p w:rsidR="00E910EA" w:rsidRPr="0027233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FreqDiagUGRDelay1_Uls_M_f32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7233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FreqDiagUGRDelay2_Uls_M_f32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256</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7233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FrqDiagStartTime_mS_M_u32p0</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Pr>
                <w:rFonts w:ascii="Arial" w:hAnsi="Arial" w:cs="Arial"/>
                <w:sz w:val="16"/>
                <w:szCs w:val="16"/>
              </w:rPr>
              <w:t>1</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CF229E" w:rsidRDefault="00E910EA" w:rsidP="00272331">
            <w:pPr>
              <w:spacing w:before="100" w:beforeAutospacing="1" w:after="100" w:afterAutospacing="1"/>
              <w:rPr>
                <w:rFonts w:ascii="Arial" w:hAnsi="Arial" w:cs="Arial"/>
                <w:sz w:val="16"/>
                <w:szCs w:val="16"/>
              </w:rPr>
            </w:pPr>
            <w:r w:rsidRPr="007236AE">
              <w:rPr>
                <w:rFonts w:ascii="Arial" w:hAnsi="Arial" w:cs="Arial"/>
                <w:sz w:val="16"/>
                <w:szCs w:val="16"/>
              </w:rPr>
              <w:t>FULL</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CF229E" w:rsidRDefault="00E910EA" w:rsidP="00272331">
            <w:pPr>
              <w:spacing w:before="100" w:beforeAutospacing="1" w:after="100" w:afterAutospacing="1"/>
              <w:rPr>
                <w:rFonts w:ascii="Arial" w:hAnsi="Arial" w:cs="Arial"/>
                <w:sz w:val="16"/>
                <w:szCs w:val="16"/>
              </w:rPr>
            </w:pPr>
            <w:r w:rsidRPr="007236AE">
              <w:rPr>
                <w:rFonts w:ascii="Arial" w:hAnsi="Arial" w:cs="Arial"/>
                <w:sz w:val="16"/>
                <w:szCs w:val="16"/>
              </w:rPr>
              <w:t>FULL</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D118F8">
            <w:pPr>
              <w:spacing w:before="60"/>
              <w:rPr>
                <w:rFonts w:ascii="Arial" w:hAnsi="Arial" w:cs="Arial"/>
                <w:sz w:val="16"/>
              </w:rPr>
            </w:pPr>
            <w:r w:rsidRPr="00C765DD">
              <w:rPr>
                <w:rFonts w:ascii="Arial" w:hAnsi="Arial" w:cs="Arial"/>
                <w:sz w:val="16"/>
              </w:rPr>
              <w:t>BlndCmdMagFiltSV1_MtrNm_M_</w:t>
            </w:r>
            <w:r>
              <w:rPr>
                <w:rFonts w:ascii="Arial" w:hAnsi="Arial" w:cs="Arial"/>
                <w:sz w:val="16"/>
              </w:rPr>
              <w:t>Str</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D866D8"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D866D8"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DF57E2" w:rsidRPr="00272331">
              <w:rPr>
                <w:rFonts w:ascii="Arial" w:hAnsi="Arial" w:cs="Arial"/>
                <w:sz w:val="16"/>
              </w:rPr>
              <w:t>CLEARED_</w:t>
            </w:r>
            <w:r w:rsidR="00DF57E2">
              <w:rPr>
                <w:rFonts w:ascii="Arial" w:hAnsi="Arial" w:cs="Arial"/>
                <w:sz w:val="16"/>
              </w:rPr>
              <w:t>UNSPECIFIED</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D118F8">
            <w:pPr>
              <w:spacing w:before="60"/>
              <w:rPr>
                <w:rFonts w:ascii="Arial" w:hAnsi="Arial" w:cs="Arial"/>
                <w:sz w:val="16"/>
              </w:rPr>
            </w:pPr>
            <w:r w:rsidRPr="00C765DD">
              <w:rPr>
                <w:rFonts w:ascii="Arial" w:hAnsi="Arial" w:cs="Arial"/>
                <w:sz w:val="16"/>
              </w:rPr>
              <w:t>BlndCmdMagFiltSV1_MtrNm_M_</w:t>
            </w:r>
            <w:r>
              <w:rPr>
                <w:rFonts w:ascii="Arial" w:hAnsi="Arial" w:cs="Arial"/>
                <w:sz w:val="16"/>
              </w:rPr>
              <w:t>Str.K_uls_f32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EF7A8A" w:rsidRDefault="00E910EA"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Del="00D118F8" w:rsidRDefault="00D23C07" w:rsidP="00272331">
            <w:pPr>
              <w:spacing w:before="100" w:beforeAutospacing="1" w:after="100" w:afterAutospacing="1"/>
              <w:rPr>
                <w:rFonts w:ascii="Arial" w:hAnsi="Arial" w:cs="Arial"/>
                <w:sz w:val="16"/>
                <w:szCs w:val="16"/>
              </w:rPr>
            </w:pPr>
            <w:r>
              <w:rPr>
                <w:rFonts w:ascii="Arial" w:hAnsi="Arial" w:cs="Arial"/>
                <w:sz w:val="16"/>
                <w:szCs w:val="16"/>
              </w:rPr>
              <w:t>0.715390457</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D118F8">
            <w:pPr>
              <w:spacing w:before="60"/>
              <w:rPr>
                <w:rFonts w:ascii="Arial" w:hAnsi="Arial" w:cs="Arial"/>
                <w:sz w:val="16"/>
              </w:rPr>
            </w:pPr>
            <w:r w:rsidRPr="00C765DD">
              <w:rPr>
                <w:rFonts w:ascii="Arial" w:hAnsi="Arial" w:cs="Arial"/>
                <w:sz w:val="16"/>
              </w:rPr>
              <w:t>BlndCmdMagFiltSV1_MtrNm_M_</w:t>
            </w:r>
            <w:r>
              <w:rPr>
                <w:rFonts w:ascii="Arial" w:hAnsi="Arial" w:cs="Arial"/>
                <w:sz w:val="16"/>
              </w:rPr>
              <w:t>Str.SV_Uls_f32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EF7A8A" w:rsidRDefault="00E910EA"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Del="00D118F8" w:rsidRDefault="00E910EA" w:rsidP="00272331">
            <w:pPr>
              <w:spacing w:before="100" w:beforeAutospacing="1" w:after="100" w:afterAutospacing="1"/>
              <w:rPr>
                <w:rFonts w:ascii="Arial" w:hAnsi="Arial" w:cs="Arial"/>
                <w:sz w:val="16"/>
                <w:szCs w:val="16"/>
              </w:rPr>
            </w:pPr>
            <w:r>
              <w:rPr>
                <w:rFonts w:ascii="Arial" w:hAnsi="Arial" w:cs="Arial"/>
                <w:sz w:val="16"/>
                <w:szCs w:val="16"/>
              </w:rPr>
              <w:t>8</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E910EA">
            <w:pPr>
              <w:spacing w:before="60"/>
              <w:rPr>
                <w:rFonts w:ascii="Arial" w:hAnsi="Arial" w:cs="Arial"/>
                <w:sz w:val="16"/>
              </w:rPr>
            </w:pPr>
            <w:r w:rsidRPr="00C765DD">
              <w:rPr>
                <w:rFonts w:ascii="Arial" w:hAnsi="Arial" w:cs="Arial"/>
                <w:sz w:val="16"/>
              </w:rPr>
              <w:t>BlndCmdMagFiltSV2_MtrNm_M_</w:t>
            </w:r>
            <w:r>
              <w:rPr>
                <w:rFonts w:ascii="Arial" w:hAnsi="Arial" w:cs="Arial"/>
                <w:sz w:val="16"/>
              </w:rPr>
              <w:t>Str</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D866D8"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D866D8" w:rsidRDefault="00E910EA" w:rsidP="00272331">
            <w:pPr>
              <w:spacing w:before="100" w:beforeAutospacing="1" w:after="100" w:afterAutospacing="1"/>
              <w:rPr>
                <w:rFonts w:ascii="Arial" w:hAnsi="Arial" w:cs="Arial"/>
                <w:sz w:val="16"/>
                <w:szCs w:val="16"/>
              </w:rPr>
            </w:pPr>
            <w:r>
              <w:rPr>
                <w:rFonts w:ascii="Arial" w:hAnsi="Arial" w:cs="Arial"/>
                <w:sz w:val="16"/>
                <w:szCs w:val="16"/>
              </w:rPr>
              <w:t>N/A</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DF57E2" w:rsidRPr="00272331">
              <w:rPr>
                <w:rFonts w:ascii="Arial" w:hAnsi="Arial" w:cs="Arial"/>
                <w:sz w:val="16"/>
              </w:rPr>
              <w:t>CLEARED_</w:t>
            </w:r>
            <w:r w:rsidR="00DF57E2">
              <w:rPr>
                <w:rFonts w:ascii="Arial" w:hAnsi="Arial" w:cs="Arial"/>
                <w:sz w:val="16"/>
              </w:rPr>
              <w:t>UNSPECIFIED</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E910EA">
            <w:pPr>
              <w:spacing w:before="60"/>
              <w:rPr>
                <w:rFonts w:ascii="Arial" w:hAnsi="Arial" w:cs="Arial"/>
                <w:sz w:val="16"/>
              </w:rPr>
            </w:pPr>
            <w:r w:rsidRPr="00C765DD">
              <w:rPr>
                <w:rFonts w:ascii="Arial" w:hAnsi="Arial" w:cs="Arial"/>
                <w:sz w:val="16"/>
              </w:rPr>
              <w:t>BlndCmdMagFiltSV2_MtrNm_M_</w:t>
            </w:r>
            <w:r>
              <w:rPr>
                <w:rFonts w:ascii="Arial" w:hAnsi="Arial" w:cs="Arial"/>
                <w:sz w:val="16"/>
              </w:rPr>
              <w:t>Str.</w:t>
            </w:r>
            <w:r>
              <w:rPr>
                <w:rFonts w:ascii="Arial" w:hAnsi="Arial" w:cs="Arial"/>
                <w:sz w:val="16"/>
              </w:rPr>
              <w:lastRenderedPageBreak/>
              <w:t>K_Uls_f32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EF7A8A" w:rsidRDefault="00E910EA" w:rsidP="00272331">
            <w:pPr>
              <w:spacing w:before="100" w:beforeAutospacing="1" w:after="100" w:afterAutospacing="1"/>
              <w:rPr>
                <w:rFonts w:ascii="Arial" w:hAnsi="Arial" w:cs="Arial"/>
                <w:sz w:val="16"/>
              </w:rPr>
            </w:pPr>
            <w:r>
              <w:rPr>
                <w:rFonts w:ascii="Arial" w:hAnsi="Arial" w:cs="Arial"/>
                <w:sz w:val="16"/>
              </w:rPr>
              <w:lastRenderedPageBreak/>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Default="00D23C07" w:rsidP="00272331">
            <w:pPr>
              <w:spacing w:before="100" w:beforeAutospacing="1" w:after="100" w:afterAutospacing="1"/>
              <w:rPr>
                <w:rFonts w:ascii="Arial" w:hAnsi="Arial" w:cs="Arial"/>
                <w:sz w:val="16"/>
                <w:szCs w:val="16"/>
              </w:rPr>
            </w:pPr>
            <w:r>
              <w:rPr>
                <w:rFonts w:ascii="Arial" w:hAnsi="Arial" w:cs="Arial"/>
                <w:sz w:val="16"/>
                <w:szCs w:val="16"/>
              </w:rPr>
              <w:t>0.715390457</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E910EA">
            <w:pPr>
              <w:spacing w:before="60"/>
              <w:rPr>
                <w:rFonts w:ascii="Arial" w:hAnsi="Arial" w:cs="Arial"/>
                <w:sz w:val="16"/>
              </w:rPr>
            </w:pPr>
            <w:r w:rsidRPr="00C765DD">
              <w:rPr>
                <w:rFonts w:ascii="Arial" w:hAnsi="Arial" w:cs="Arial"/>
                <w:sz w:val="16"/>
              </w:rPr>
              <w:lastRenderedPageBreak/>
              <w:t>BlndCmdMagFiltSV2_MtrNm_M_</w:t>
            </w:r>
            <w:r>
              <w:rPr>
                <w:rFonts w:ascii="Arial" w:hAnsi="Arial" w:cs="Arial"/>
                <w:sz w:val="16"/>
              </w:rPr>
              <w:t>Str.SV_Uls_f32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EF7A8A" w:rsidRDefault="00E910EA" w:rsidP="00272331">
            <w:pPr>
              <w:spacing w:before="100" w:beforeAutospacing="1" w:after="100" w:afterAutospacing="1"/>
              <w:rPr>
                <w:rFonts w:ascii="Arial" w:hAnsi="Arial" w:cs="Arial"/>
                <w:sz w:val="16"/>
              </w:rPr>
            </w:pPr>
            <w:r>
              <w:rPr>
                <w:rFonts w:ascii="Arial" w:hAnsi="Arial" w:cs="Arial"/>
                <w:sz w:val="16"/>
              </w:rPr>
              <w:t>Float32</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8</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E910EA" w:rsidP="00F957FA">
            <w:pPr>
              <w:spacing w:before="60"/>
              <w:rPr>
                <w:rFonts w:ascii="Arial" w:hAnsi="Arial" w:cs="Arial"/>
                <w:sz w:val="16"/>
              </w:rPr>
            </w:pP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LMSOutR_Uls_D_f32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-245760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245760</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LMSOutL_Uls_D_f32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2581F" w:rsidRDefault="00E910EA" w:rsidP="00272331">
            <w:pPr>
              <w:spacing w:before="100" w:beforeAutospacing="1" w:after="100" w:afterAutospacing="1"/>
              <w:rPr>
                <w:rFonts w:ascii="Arial" w:hAnsi="Arial" w:cs="Arial"/>
                <w:sz w:val="16"/>
                <w:szCs w:val="16"/>
              </w:rPr>
            </w:pPr>
            <w:r w:rsidRPr="00D30229">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-245760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245760</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FiltWhlSpdR_RadpSec_D_f32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FiltWhlSpdL_RadpSec_D_f32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FiltWhlSpdRScld_RadpSec_D_f32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FiltWhlSpdLScld_RadpSec_D_f32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D30229"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BF0391">
              <w:rPr>
                <w:rFonts w:ascii="Arial" w:hAnsi="Arial" w:cs="Arial"/>
                <w:sz w:val="16"/>
                <w:szCs w:val="16"/>
              </w:rPr>
              <w:t>4</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CurrMagR_Uls_D_f32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5470DE">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5470DE">
              <w:rPr>
                <w:rFonts w:ascii="Arial" w:hAnsi="Arial" w:cs="Arial"/>
                <w:sz w:val="16"/>
                <w:szCs w:val="16"/>
              </w:rPr>
              <w:t>4 * π/2</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C765DD">
              <w:rPr>
                <w:rFonts w:ascii="Arial" w:hAnsi="Arial" w:cs="Arial"/>
                <w:sz w:val="16"/>
              </w:rPr>
              <w:t>CurrMagL_Uls_D_f32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5470DE">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BF0391" w:rsidRDefault="00E910EA" w:rsidP="00272331">
            <w:pPr>
              <w:spacing w:before="100" w:beforeAutospacing="1" w:after="100" w:afterAutospacing="1"/>
              <w:rPr>
                <w:rFonts w:ascii="Arial" w:hAnsi="Arial" w:cs="Arial"/>
                <w:sz w:val="16"/>
                <w:szCs w:val="16"/>
              </w:rPr>
            </w:pPr>
            <w:r w:rsidRPr="005470DE">
              <w:rPr>
                <w:rFonts w:ascii="Arial" w:hAnsi="Arial" w:cs="Arial"/>
                <w:sz w:val="16"/>
                <w:szCs w:val="16"/>
              </w:rPr>
              <w:t>4 * π/2</w:t>
            </w:r>
          </w:p>
        </w:tc>
        <w:tc>
          <w:tcPr>
            <w:tcW w:w="2250" w:type="dxa"/>
            <w:tcBorders>
              <w:top w:val="single" w:sz="6" w:space="0" w:color="auto"/>
              <w:left w:val="single" w:sz="6" w:space="0" w:color="auto"/>
              <w:bottom w:val="single" w:sz="6" w:space="0" w:color="auto"/>
              <w:right w:val="single" w:sz="6" w:space="0" w:color="auto"/>
            </w:tcBorders>
          </w:tcPr>
          <w:p w:rsidR="00E910EA"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2323D1">
              <w:rPr>
                <w:rFonts w:ascii="Arial" w:hAnsi="Arial" w:cs="Arial"/>
                <w:sz w:val="16"/>
              </w:rPr>
              <w:t>CancelTrqOutput_MtrNm_D_f32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5470DE" w:rsidRDefault="00E910EA" w:rsidP="00272331">
            <w:pPr>
              <w:spacing w:before="100" w:beforeAutospacing="1" w:after="100" w:afterAutospacing="1"/>
              <w:rPr>
                <w:rFonts w:ascii="Arial" w:hAnsi="Arial" w:cs="Arial"/>
                <w:sz w:val="16"/>
                <w:szCs w:val="16"/>
              </w:rPr>
            </w:pPr>
            <w:r w:rsidRPr="002323D1">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-127</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5470DE" w:rsidRDefault="00E910EA" w:rsidP="00272331">
            <w:pPr>
              <w:spacing w:before="100" w:beforeAutospacing="1" w:after="100" w:afterAutospacing="1"/>
              <w:rPr>
                <w:rFonts w:ascii="Arial" w:hAnsi="Arial" w:cs="Arial"/>
                <w:sz w:val="16"/>
                <w:szCs w:val="16"/>
              </w:rPr>
            </w:pPr>
            <w:r>
              <w:rPr>
                <w:rFonts w:ascii="Arial" w:hAnsi="Arial" w:cs="Arial"/>
                <w:sz w:val="16"/>
                <w:szCs w:val="16"/>
              </w:rPr>
              <w:t>127</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2323D1">
              <w:rPr>
                <w:rFonts w:ascii="Arial" w:hAnsi="Arial" w:cs="Arial"/>
                <w:sz w:val="16"/>
              </w:rPr>
              <w:t>WhlSpdCorrPct_Pct_D_f32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5470DE" w:rsidRDefault="00E910EA" w:rsidP="00272331">
            <w:pPr>
              <w:spacing w:before="100" w:beforeAutospacing="1" w:after="100" w:afterAutospacing="1"/>
              <w:rPr>
                <w:rFonts w:ascii="Arial" w:hAnsi="Arial" w:cs="Arial"/>
                <w:sz w:val="16"/>
                <w:szCs w:val="16"/>
              </w:rPr>
            </w:pPr>
            <w:r w:rsidRPr="002323D1">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5470DE" w:rsidRDefault="00E910EA" w:rsidP="00272331">
            <w:pPr>
              <w:spacing w:before="100" w:beforeAutospacing="1" w:after="100" w:afterAutospacing="1"/>
              <w:rPr>
                <w:rFonts w:ascii="Arial" w:hAnsi="Arial" w:cs="Arial"/>
                <w:sz w:val="16"/>
                <w:szCs w:val="16"/>
              </w:rPr>
            </w:pPr>
            <w:r>
              <w:rPr>
                <w:rFonts w:ascii="Arial" w:hAnsi="Arial" w:cs="Arial"/>
                <w:sz w:val="16"/>
                <w:szCs w:val="16"/>
              </w:rPr>
              <w:t>100</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2323D1">
              <w:rPr>
                <w:rFonts w:ascii="Arial" w:hAnsi="Arial" w:cs="Arial"/>
                <w:sz w:val="16"/>
              </w:rPr>
              <w:t>ScaleL_Uls_D_f32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5470DE" w:rsidRDefault="00E910EA" w:rsidP="00272331">
            <w:pPr>
              <w:spacing w:before="100" w:beforeAutospacing="1" w:after="100" w:afterAutospacing="1"/>
              <w:rPr>
                <w:rFonts w:ascii="Arial" w:hAnsi="Arial" w:cs="Arial"/>
                <w:sz w:val="16"/>
                <w:szCs w:val="16"/>
              </w:rPr>
            </w:pPr>
            <w:r w:rsidRPr="002323D1">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5470DE" w:rsidRDefault="00E910EA" w:rsidP="00272331">
            <w:pPr>
              <w:spacing w:before="100" w:beforeAutospacing="1" w:after="100" w:afterAutospacing="1"/>
              <w:rPr>
                <w:rFonts w:ascii="Arial" w:hAnsi="Arial" w:cs="Arial"/>
                <w:sz w:val="16"/>
                <w:szCs w:val="16"/>
              </w:rPr>
            </w:pPr>
            <w:r>
              <w:rPr>
                <w:rFonts w:ascii="Arial" w:hAnsi="Arial" w:cs="Arial"/>
                <w:sz w:val="16"/>
                <w:szCs w:val="16"/>
              </w:rPr>
              <w:t>1</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C765DD" w:rsidRDefault="00E910EA" w:rsidP="00272331">
            <w:pPr>
              <w:spacing w:before="60"/>
              <w:rPr>
                <w:rFonts w:ascii="Arial" w:hAnsi="Arial" w:cs="Arial"/>
                <w:sz w:val="16"/>
              </w:rPr>
            </w:pPr>
            <w:r w:rsidRPr="002323D1">
              <w:rPr>
                <w:rFonts w:ascii="Arial" w:hAnsi="Arial" w:cs="Arial"/>
                <w:sz w:val="16"/>
              </w:rPr>
              <w:t>ScaleR_Uls_D_f32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5470DE" w:rsidRDefault="00E910EA" w:rsidP="00272331">
            <w:pPr>
              <w:spacing w:before="100" w:beforeAutospacing="1" w:after="100" w:afterAutospacing="1"/>
              <w:rPr>
                <w:rFonts w:ascii="Arial" w:hAnsi="Arial" w:cs="Arial"/>
                <w:sz w:val="16"/>
                <w:szCs w:val="16"/>
              </w:rPr>
            </w:pPr>
            <w:r w:rsidRPr="002323D1">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Pr="005470DE" w:rsidRDefault="00E910EA" w:rsidP="00272331">
            <w:pPr>
              <w:spacing w:before="100" w:beforeAutospacing="1" w:after="100" w:afterAutospacing="1"/>
              <w:rPr>
                <w:rFonts w:ascii="Arial" w:hAnsi="Arial" w:cs="Arial"/>
                <w:sz w:val="16"/>
                <w:szCs w:val="16"/>
              </w:rPr>
            </w:pPr>
            <w:r>
              <w:rPr>
                <w:rFonts w:ascii="Arial" w:hAnsi="Arial" w:cs="Arial"/>
                <w:sz w:val="16"/>
                <w:szCs w:val="16"/>
              </w:rPr>
              <w:t>1</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2323D1">
              <w:rPr>
                <w:rFonts w:ascii="Arial" w:hAnsi="Arial" w:cs="Arial"/>
                <w:sz w:val="16"/>
              </w:rPr>
              <w:t>CLEARED_32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2323D1" w:rsidRDefault="00E910EA" w:rsidP="00272331">
            <w:pPr>
              <w:spacing w:before="60"/>
              <w:rPr>
                <w:rFonts w:ascii="Arial" w:hAnsi="Arial" w:cs="Arial"/>
                <w:sz w:val="16"/>
              </w:rPr>
            </w:pPr>
            <w:r w:rsidRPr="00FE6DD2">
              <w:rPr>
                <w:rFonts w:ascii="Arial" w:hAnsi="Arial" w:cs="Arial"/>
                <w:sz w:val="16"/>
              </w:rPr>
              <w:t>PeakRightTyH_Uls_M_f32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2323D1" w:rsidRDefault="00E910EA" w:rsidP="00272331">
            <w:pPr>
              <w:spacing w:before="100" w:beforeAutospacing="1" w:after="100" w:afterAutospacing="1"/>
              <w:rPr>
                <w:rFonts w:ascii="Arial" w:hAnsi="Arial" w:cs="Arial"/>
                <w:sz w:val="16"/>
                <w:szCs w:val="16"/>
              </w:rPr>
            </w:pPr>
            <w:r w:rsidRPr="00FE6DD2">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sidRPr="00FE6DD2">
              <w:rPr>
                <w:rFonts w:ascii="Arial" w:hAnsi="Arial" w:cs="Arial"/>
                <w:sz w:val="16"/>
                <w:szCs w:val="16"/>
              </w:rPr>
              <w:t>4 * π/2</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FE6DD2">
              <w:rPr>
                <w:rFonts w:ascii="Arial" w:hAnsi="Arial" w:cs="Arial"/>
                <w:sz w:val="16"/>
              </w:rPr>
              <w:t>SAVED_ZONEH_32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2323D1" w:rsidRDefault="00E910EA" w:rsidP="00272331">
            <w:pPr>
              <w:spacing w:before="60"/>
              <w:rPr>
                <w:rFonts w:ascii="Arial" w:hAnsi="Arial" w:cs="Arial"/>
                <w:sz w:val="16"/>
              </w:rPr>
            </w:pPr>
            <w:r w:rsidRPr="00FE6DD2">
              <w:rPr>
                <w:rFonts w:ascii="Arial" w:hAnsi="Arial" w:cs="Arial"/>
                <w:sz w:val="16"/>
              </w:rPr>
              <w:t>PeakLeftTyH_Uls_M_f32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2323D1" w:rsidRDefault="00E910EA" w:rsidP="00272331">
            <w:pPr>
              <w:spacing w:before="100" w:beforeAutospacing="1" w:after="100" w:afterAutospacing="1"/>
              <w:rPr>
                <w:rFonts w:ascii="Arial" w:hAnsi="Arial" w:cs="Arial"/>
                <w:sz w:val="16"/>
                <w:szCs w:val="16"/>
              </w:rPr>
            </w:pPr>
            <w:r w:rsidRPr="00FE6DD2">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sidRPr="00FE6DD2">
              <w:rPr>
                <w:rFonts w:ascii="Arial" w:hAnsi="Arial" w:cs="Arial"/>
                <w:sz w:val="16"/>
                <w:szCs w:val="16"/>
              </w:rPr>
              <w:t>4 * π/2</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FE6DD2">
              <w:rPr>
                <w:rFonts w:ascii="Arial" w:hAnsi="Arial" w:cs="Arial"/>
                <w:sz w:val="16"/>
              </w:rPr>
              <w:t>SAVED_ZONEH_32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2323D1" w:rsidRDefault="00E910EA" w:rsidP="00E03820">
            <w:pPr>
              <w:spacing w:before="60"/>
              <w:rPr>
                <w:rFonts w:ascii="Arial" w:hAnsi="Arial" w:cs="Arial"/>
                <w:sz w:val="16"/>
              </w:rPr>
            </w:pPr>
            <w:r w:rsidRPr="00FE6DD2">
              <w:rPr>
                <w:rFonts w:ascii="Arial" w:hAnsi="Arial" w:cs="Arial"/>
                <w:sz w:val="16"/>
              </w:rPr>
              <w:t>WIRC</w:t>
            </w:r>
            <w:r>
              <w:rPr>
                <w:rFonts w:ascii="Arial" w:hAnsi="Arial" w:cs="Arial"/>
                <w:sz w:val="16"/>
              </w:rPr>
              <w:t>mp</w:t>
            </w:r>
            <w:r w:rsidRPr="00FE6DD2">
              <w:rPr>
                <w:rFonts w:ascii="Arial" w:hAnsi="Arial" w:cs="Arial"/>
                <w:sz w:val="16"/>
              </w:rPr>
              <w:t>ActTyH_Cnt_M_u32[3]</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2323D1" w:rsidRDefault="00E910EA" w:rsidP="00272331">
            <w:pPr>
              <w:spacing w:before="100" w:beforeAutospacing="1" w:after="100" w:afterAutospacing="1"/>
              <w:rPr>
                <w:rFonts w:ascii="Arial" w:hAnsi="Arial" w:cs="Arial"/>
                <w:sz w:val="16"/>
                <w:szCs w:val="16"/>
              </w:rPr>
            </w:pPr>
            <w:r>
              <w:rPr>
                <w:rFonts w:ascii="Arial" w:hAnsi="Arial" w:cs="Arial"/>
                <w:sz w:val="16"/>
                <w:szCs w:val="16"/>
              </w:rPr>
              <w:t>1</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FULL</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FULL</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FE6DD2">
              <w:rPr>
                <w:rFonts w:ascii="Arial" w:hAnsi="Arial" w:cs="Arial"/>
                <w:sz w:val="16"/>
              </w:rPr>
              <w:t>SAVED_ZONEH_32</w:t>
            </w:r>
          </w:p>
        </w:tc>
      </w:tr>
      <w:tr w:rsidR="00E910EA" w:rsidTr="00272331">
        <w:tc>
          <w:tcPr>
            <w:tcW w:w="2898" w:type="dxa"/>
            <w:tcBorders>
              <w:top w:val="single" w:sz="6" w:space="0" w:color="auto"/>
              <w:left w:val="single" w:sz="6" w:space="0" w:color="auto"/>
              <w:bottom w:val="single" w:sz="6" w:space="0" w:color="auto"/>
              <w:right w:val="single" w:sz="6" w:space="0" w:color="auto"/>
            </w:tcBorders>
          </w:tcPr>
          <w:p w:rsidR="00E910EA" w:rsidRPr="002323D1" w:rsidRDefault="00E910EA" w:rsidP="00272331">
            <w:pPr>
              <w:spacing w:before="60"/>
              <w:rPr>
                <w:rFonts w:ascii="Arial" w:hAnsi="Arial" w:cs="Arial"/>
                <w:sz w:val="16"/>
              </w:rPr>
            </w:pPr>
            <w:r w:rsidRPr="00FE6DD2">
              <w:rPr>
                <w:rFonts w:ascii="Arial" w:hAnsi="Arial" w:cs="Arial"/>
                <w:sz w:val="16"/>
              </w:rPr>
              <w:t>WIRMaxCompTyH_Pct_M_f32</w:t>
            </w:r>
          </w:p>
        </w:tc>
        <w:tc>
          <w:tcPr>
            <w:tcW w:w="1530" w:type="dxa"/>
            <w:tcBorders>
              <w:top w:val="single" w:sz="6" w:space="0" w:color="auto"/>
              <w:left w:val="single" w:sz="6" w:space="0" w:color="auto"/>
              <w:bottom w:val="single" w:sz="6" w:space="0" w:color="auto"/>
              <w:right w:val="single" w:sz="6" w:space="0" w:color="auto"/>
            </w:tcBorders>
            <w:vAlign w:val="center"/>
          </w:tcPr>
          <w:p w:rsidR="00E910EA" w:rsidRPr="002323D1" w:rsidRDefault="00E910EA" w:rsidP="00272331">
            <w:pPr>
              <w:spacing w:before="100" w:beforeAutospacing="1" w:after="100" w:afterAutospacing="1"/>
              <w:rPr>
                <w:rFonts w:ascii="Arial" w:hAnsi="Arial" w:cs="Arial"/>
                <w:sz w:val="16"/>
                <w:szCs w:val="16"/>
              </w:rPr>
            </w:pPr>
            <w:r w:rsidRPr="00FE6DD2">
              <w:rPr>
                <w:rFonts w:ascii="Arial" w:hAnsi="Arial" w:cs="Arial"/>
                <w:sz w:val="16"/>
                <w:szCs w:val="16"/>
              </w:rPr>
              <w:t>Single Precision Float</w:t>
            </w:r>
          </w:p>
        </w:tc>
        <w:tc>
          <w:tcPr>
            <w:tcW w:w="103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0</w:t>
            </w:r>
          </w:p>
        </w:tc>
        <w:tc>
          <w:tcPr>
            <w:tcW w:w="1215" w:type="dxa"/>
            <w:tcBorders>
              <w:top w:val="single" w:sz="6" w:space="0" w:color="auto"/>
              <w:left w:val="single" w:sz="6" w:space="0" w:color="auto"/>
              <w:bottom w:val="single" w:sz="6" w:space="0" w:color="auto"/>
              <w:right w:val="single" w:sz="6" w:space="0" w:color="auto"/>
            </w:tcBorders>
            <w:vAlign w:val="center"/>
          </w:tcPr>
          <w:p w:rsidR="00E910EA" w:rsidRDefault="00E910EA" w:rsidP="00272331">
            <w:pPr>
              <w:spacing w:before="100" w:beforeAutospacing="1" w:after="100" w:afterAutospacing="1"/>
              <w:rPr>
                <w:rFonts w:ascii="Arial" w:hAnsi="Arial" w:cs="Arial"/>
                <w:sz w:val="16"/>
                <w:szCs w:val="16"/>
              </w:rPr>
            </w:pPr>
            <w:r>
              <w:rPr>
                <w:rFonts w:ascii="Arial" w:hAnsi="Arial" w:cs="Arial"/>
                <w:sz w:val="16"/>
                <w:szCs w:val="16"/>
              </w:rPr>
              <w:t>100</w:t>
            </w:r>
          </w:p>
        </w:tc>
        <w:tc>
          <w:tcPr>
            <w:tcW w:w="2250" w:type="dxa"/>
            <w:tcBorders>
              <w:top w:val="single" w:sz="6" w:space="0" w:color="auto"/>
              <w:left w:val="single" w:sz="6" w:space="0" w:color="auto"/>
              <w:bottom w:val="single" w:sz="6" w:space="0" w:color="auto"/>
              <w:right w:val="single" w:sz="6" w:space="0" w:color="auto"/>
            </w:tcBorders>
          </w:tcPr>
          <w:p w:rsidR="00E910EA" w:rsidRPr="002323D1"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E910EA" w:rsidRPr="00FE6DD2">
              <w:rPr>
                <w:rFonts w:ascii="Arial" w:hAnsi="Arial" w:cs="Arial"/>
                <w:sz w:val="16"/>
              </w:rPr>
              <w:t>SAVED_ZONEH_32</w:t>
            </w:r>
          </w:p>
        </w:tc>
      </w:tr>
      <w:tr w:rsidR="00CE4A6C" w:rsidTr="00272331">
        <w:tc>
          <w:tcPr>
            <w:tcW w:w="2898" w:type="dxa"/>
            <w:tcBorders>
              <w:top w:val="single" w:sz="6" w:space="0" w:color="auto"/>
              <w:left w:val="single" w:sz="6" w:space="0" w:color="auto"/>
              <w:bottom w:val="single" w:sz="6" w:space="0" w:color="auto"/>
              <w:right w:val="single" w:sz="6" w:space="0" w:color="auto"/>
            </w:tcBorders>
          </w:tcPr>
          <w:p w:rsidR="00CE4A6C" w:rsidRPr="00FE6DD2" w:rsidRDefault="00CE4A6C" w:rsidP="00272331">
            <w:pPr>
              <w:spacing w:before="60"/>
              <w:rPr>
                <w:rFonts w:ascii="Arial" w:hAnsi="Arial" w:cs="Arial"/>
                <w:sz w:val="16"/>
              </w:rPr>
            </w:pPr>
            <w:r w:rsidRPr="00CE4A6C">
              <w:rPr>
                <w:rFonts w:ascii="Arial" w:hAnsi="Arial" w:cs="Arial"/>
                <w:sz w:val="16"/>
              </w:rPr>
              <w:t>TrndThr2StartTime_mS_M_u32p0</w:t>
            </w:r>
          </w:p>
        </w:tc>
        <w:tc>
          <w:tcPr>
            <w:tcW w:w="1530" w:type="dxa"/>
            <w:tcBorders>
              <w:top w:val="single" w:sz="6" w:space="0" w:color="auto"/>
              <w:left w:val="single" w:sz="6" w:space="0" w:color="auto"/>
              <w:bottom w:val="single" w:sz="6" w:space="0" w:color="auto"/>
              <w:right w:val="single" w:sz="6" w:space="0" w:color="auto"/>
            </w:tcBorders>
            <w:vAlign w:val="center"/>
          </w:tcPr>
          <w:p w:rsidR="00CE4A6C" w:rsidRPr="00FE6DD2" w:rsidRDefault="00DF57E2" w:rsidP="00272331">
            <w:pPr>
              <w:spacing w:before="100" w:beforeAutospacing="1" w:after="100" w:afterAutospacing="1"/>
              <w:rPr>
                <w:rFonts w:ascii="Arial" w:hAnsi="Arial" w:cs="Arial"/>
                <w:sz w:val="16"/>
                <w:szCs w:val="16"/>
              </w:rPr>
            </w:pPr>
            <w:r>
              <w:rPr>
                <w:rFonts w:ascii="Arial" w:hAnsi="Arial" w:cs="Arial"/>
                <w:sz w:val="16"/>
                <w:szCs w:val="16"/>
              </w:rPr>
              <w:t>UINT32</w:t>
            </w:r>
          </w:p>
        </w:tc>
        <w:tc>
          <w:tcPr>
            <w:tcW w:w="1035" w:type="dxa"/>
            <w:tcBorders>
              <w:top w:val="single" w:sz="6" w:space="0" w:color="auto"/>
              <w:left w:val="single" w:sz="6" w:space="0" w:color="auto"/>
              <w:bottom w:val="single" w:sz="6" w:space="0" w:color="auto"/>
              <w:right w:val="single" w:sz="6" w:space="0" w:color="auto"/>
            </w:tcBorders>
            <w:vAlign w:val="center"/>
          </w:tcPr>
          <w:p w:rsidR="00CE4A6C" w:rsidRDefault="00DF57E2" w:rsidP="00272331">
            <w:pPr>
              <w:spacing w:before="100" w:beforeAutospacing="1" w:after="100" w:afterAutospacing="1"/>
              <w:rPr>
                <w:rFonts w:ascii="Arial" w:hAnsi="Arial" w:cs="Arial"/>
                <w:sz w:val="16"/>
                <w:szCs w:val="16"/>
              </w:rPr>
            </w:pPr>
            <w:r>
              <w:rPr>
                <w:rFonts w:ascii="Arial" w:hAnsi="Arial" w:cs="Arial"/>
                <w:sz w:val="16"/>
                <w:szCs w:val="16"/>
              </w:rPr>
              <w:t>FULL</w:t>
            </w:r>
          </w:p>
        </w:tc>
        <w:tc>
          <w:tcPr>
            <w:tcW w:w="1215" w:type="dxa"/>
            <w:tcBorders>
              <w:top w:val="single" w:sz="6" w:space="0" w:color="auto"/>
              <w:left w:val="single" w:sz="6" w:space="0" w:color="auto"/>
              <w:bottom w:val="single" w:sz="6" w:space="0" w:color="auto"/>
              <w:right w:val="single" w:sz="6" w:space="0" w:color="auto"/>
            </w:tcBorders>
            <w:vAlign w:val="center"/>
          </w:tcPr>
          <w:p w:rsidR="00CE4A6C" w:rsidRDefault="00DF57E2" w:rsidP="00272331">
            <w:pPr>
              <w:spacing w:before="100" w:beforeAutospacing="1" w:after="100" w:afterAutospacing="1"/>
              <w:rPr>
                <w:rFonts w:ascii="Arial" w:hAnsi="Arial" w:cs="Arial"/>
                <w:sz w:val="16"/>
                <w:szCs w:val="16"/>
              </w:rPr>
            </w:pPr>
            <w:r>
              <w:rPr>
                <w:rFonts w:ascii="Arial" w:hAnsi="Arial" w:cs="Arial"/>
                <w:sz w:val="16"/>
                <w:szCs w:val="16"/>
              </w:rPr>
              <w:t>FULL</w:t>
            </w:r>
          </w:p>
        </w:tc>
        <w:tc>
          <w:tcPr>
            <w:tcW w:w="2250" w:type="dxa"/>
            <w:tcBorders>
              <w:top w:val="single" w:sz="6" w:space="0" w:color="auto"/>
              <w:left w:val="single" w:sz="6" w:space="0" w:color="auto"/>
              <w:bottom w:val="single" w:sz="6" w:space="0" w:color="auto"/>
              <w:right w:val="single" w:sz="6" w:space="0" w:color="auto"/>
            </w:tcBorders>
          </w:tcPr>
          <w:p w:rsidR="00CE4A6C" w:rsidRPr="00FE6DD2" w:rsidRDefault="0004649B" w:rsidP="00F957FA">
            <w:pPr>
              <w:spacing w:before="60"/>
              <w:rPr>
                <w:rFonts w:ascii="Arial" w:hAnsi="Arial" w:cs="Arial"/>
                <w:sz w:val="16"/>
              </w:rPr>
            </w:pPr>
            <w:r w:rsidRPr="0004649B">
              <w:rPr>
                <w:rFonts w:ascii="Arial" w:hAnsi="Arial" w:cs="Arial"/>
                <w:sz w:val="16"/>
              </w:rPr>
              <w:t>WHLIMBREJ_</w:t>
            </w:r>
            <w:r w:rsidR="00F06132">
              <w:rPr>
                <w:rFonts w:ascii="Arial" w:hAnsi="Arial" w:cs="Arial"/>
                <w:sz w:val="16"/>
              </w:rPr>
              <w:t>START</w:t>
            </w:r>
            <w:r w:rsidRPr="0004649B">
              <w:rPr>
                <w:rFonts w:ascii="Arial" w:hAnsi="Arial" w:cs="Arial"/>
                <w:sz w:val="16"/>
              </w:rPr>
              <w:t>_SEC_VAR_</w:t>
            </w:r>
            <w:r w:rsidR="00DF57E2" w:rsidRPr="002323D1">
              <w:rPr>
                <w:rFonts w:ascii="Arial" w:hAnsi="Arial" w:cs="Arial"/>
                <w:sz w:val="16"/>
              </w:rPr>
              <w:t>CLEARED_32</w:t>
            </w:r>
          </w:p>
        </w:tc>
      </w:tr>
    </w:tbl>
    <w:p w:rsidR="00BD008B" w:rsidRDefault="00C765DD">
      <w:r>
        <w:tab/>
      </w:r>
    </w:p>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lastRenderedPageBreak/>
              <w:t>Typedef</w:t>
            </w:r>
            <w:proofErr w:type="spellEnd"/>
            <w:r>
              <w:rPr>
                <w:rFonts w:ascii="Arial" w:hAnsi="Arial" w:cs="Arial"/>
                <w:sz w:val="16"/>
              </w:rPr>
              <w:t xml:space="preserve">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1703A" w:rsidTr="00AE5DE6">
        <w:tc>
          <w:tcPr>
            <w:tcW w:w="3348" w:type="dxa"/>
          </w:tcPr>
          <w:p w:rsidR="0031703A" w:rsidRPr="0031703A" w:rsidRDefault="0031703A" w:rsidP="0031703A">
            <w:pPr>
              <w:spacing w:before="60"/>
              <w:rPr>
                <w:rFonts w:ascii="Arial" w:hAnsi="Arial" w:cs="Arial"/>
                <w:sz w:val="16"/>
              </w:rPr>
            </w:pPr>
            <w:proofErr w:type="spellStart"/>
            <w:r w:rsidRPr="0031703A">
              <w:rPr>
                <w:rFonts w:ascii="Arial" w:hAnsi="Arial" w:cs="Arial"/>
                <w:sz w:val="16"/>
              </w:rPr>
              <w:t>WIRDiagInfo_</w:t>
            </w:r>
            <w:r>
              <w:rPr>
                <w:rFonts w:ascii="Arial" w:hAnsi="Arial" w:cs="Arial"/>
                <w:sz w:val="16"/>
              </w:rPr>
              <w:t>Str</w:t>
            </w:r>
            <w:proofErr w:type="spellEnd"/>
          </w:p>
        </w:tc>
        <w:tc>
          <w:tcPr>
            <w:tcW w:w="2160" w:type="dxa"/>
            <w:vAlign w:val="center"/>
          </w:tcPr>
          <w:p w:rsidR="0031703A" w:rsidRDefault="0031703A" w:rsidP="00AE5DE6">
            <w:pPr>
              <w:keepNext/>
              <w:spacing w:before="60"/>
              <w:rPr>
                <w:rFonts w:ascii="Arial" w:hAnsi="Arial" w:cs="Arial"/>
                <w:b/>
                <w:sz w:val="16"/>
              </w:rPr>
            </w:pPr>
            <w:r w:rsidRPr="007C1F7E">
              <w:rPr>
                <w:rFonts w:ascii="Arial" w:hAnsi="Arial" w:cs="Arial"/>
                <w:sz w:val="16"/>
              </w:rPr>
              <w:t>StartTime_mS_u32p0</w:t>
            </w:r>
          </w:p>
        </w:tc>
        <w:tc>
          <w:tcPr>
            <w:tcW w:w="1440" w:type="dxa"/>
            <w:vAlign w:val="center"/>
          </w:tcPr>
          <w:p w:rsidR="0031703A" w:rsidRDefault="0031703A" w:rsidP="00AE5DE6">
            <w:pPr>
              <w:spacing w:before="60"/>
              <w:rPr>
                <w:rFonts w:ascii="Arial" w:hAnsi="Arial" w:cs="Arial"/>
                <w:sz w:val="16"/>
              </w:rPr>
            </w:pPr>
            <w:r>
              <w:rPr>
                <w:rFonts w:ascii="Arial" w:hAnsi="Arial" w:cs="Arial"/>
                <w:sz w:val="16"/>
              </w:rPr>
              <w:t>uint32</w:t>
            </w:r>
          </w:p>
        </w:tc>
        <w:tc>
          <w:tcPr>
            <w:tcW w:w="992" w:type="dxa"/>
            <w:vAlign w:val="center"/>
          </w:tcPr>
          <w:p w:rsidR="0031703A" w:rsidRDefault="0031703A" w:rsidP="00AE5DE6">
            <w:pPr>
              <w:spacing w:before="60"/>
              <w:jc w:val="center"/>
              <w:rPr>
                <w:rFonts w:ascii="Arial" w:hAnsi="Arial" w:cs="Arial"/>
                <w:sz w:val="16"/>
              </w:rPr>
            </w:pPr>
            <w:r w:rsidRPr="007C1F7E">
              <w:rPr>
                <w:rFonts w:ascii="Arial" w:hAnsi="Arial" w:cs="Arial"/>
                <w:sz w:val="16"/>
              </w:rPr>
              <w:t>FULL</w:t>
            </w:r>
          </w:p>
        </w:tc>
        <w:tc>
          <w:tcPr>
            <w:tcW w:w="993" w:type="dxa"/>
            <w:vAlign w:val="center"/>
          </w:tcPr>
          <w:p w:rsidR="0031703A" w:rsidRDefault="0031703A" w:rsidP="00AE5DE6">
            <w:pPr>
              <w:spacing w:before="60"/>
              <w:jc w:val="center"/>
              <w:rPr>
                <w:rFonts w:ascii="Arial" w:hAnsi="Arial" w:cs="Arial"/>
                <w:sz w:val="16"/>
              </w:rPr>
            </w:pPr>
            <w:r w:rsidRPr="007C1F7E">
              <w:rPr>
                <w:rFonts w:ascii="Arial" w:hAnsi="Arial" w:cs="Arial"/>
                <w:sz w:val="16"/>
              </w:rPr>
              <w:t>FULL</w:t>
            </w:r>
          </w:p>
        </w:tc>
      </w:tr>
      <w:tr w:rsidR="0031703A" w:rsidTr="00AE5DE6">
        <w:tc>
          <w:tcPr>
            <w:tcW w:w="3348" w:type="dxa"/>
          </w:tcPr>
          <w:p w:rsidR="0031703A" w:rsidRPr="0031703A" w:rsidRDefault="0031703A" w:rsidP="00F957FA">
            <w:pPr>
              <w:spacing w:before="60"/>
              <w:rPr>
                <w:rFonts w:ascii="Arial" w:hAnsi="Arial" w:cs="Arial"/>
                <w:sz w:val="16"/>
              </w:rPr>
            </w:pPr>
          </w:p>
        </w:tc>
        <w:tc>
          <w:tcPr>
            <w:tcW w:w="2160" w:type="dxa"/>
            <w:vAlign w:val="center"/>
          </w:tcPr>
          <w:p w:rsidR="0031703A" w:rsidRDefault="0031703A" w:rsidP="00AE5DE6">
            <w:pPr>
              <w:spacing w:before="60"/>
              <w:rPr>
                <w:rFonts w:ascii="Arial" w:hAnsi="Arial" w:cs="Arial"/>
                <w:sz w:val="16"/>
              </w:rPr>
            </w:pPr>
            <w:proofErr w:type="spellStart"/>
            <w:r w:rsidRPr="007C1F7E">
              <w:rPr>
                <w:rFonts w:ascii="Arial" w:hAnsi="Arial" w:cs="Arial"/>
                <w:sz w:val="16"/>
              </w:rPr>
              <w:t>Failed_Cnt_lgc</w:t>
            </w:r>
            <w:proofErr w:type="spellEnd"/>
          </w:p>
        </w:tc>
        <w:tc>
          <w:tcPr>
            <w:tcW w:w="1440" w:type="dxa"/>
            <w:vAlign w:val="center"/>
          </w:tcPr>
          <w:p w:rsidR="0031703A" w:rsidRDefault="0031703A" w:rsidP="00AE5DE6">
            <w:pPr>
              <w:spacing w:before="60"/>
              <w:rPr>
                <w:rFonts w:ascii="Arial" w:hAnsi="Arial" w:cs="Arial"/>
                <w:sz w:val="16"/>
              </w:rPr>
            </w:pPr>
            <w:proofErr w:type="spellStart"/>
            <w:r>
              <w:rPr>
                <w:rFonts w:ascii="Arial" w:hAnsi="Arial" w:cs="Arial"/>
                <w:sz w:val="16"/>
              </w:rPr>
              <w:t>boolean</w:t>
            </w:r>
            <w:proofErr w:type="spellEnd"/>
          </w:p>
        </w:tc>
        <w:tc>
          <w:tcPr>
            <w:tcW w:w="992" w:type="dxa"/>
            <w:vAlign w:val="center"/>
          </w:tcPr>
          <w:p w:rsidR="0031703A" w:rsidRDefault="0031703A" w:rsidP="00AE5DE6">
            <w:pPr>
              <w:spacing w:before="60"/>
              <w:jc w:val="center"/>
              <w:rPr>
                <w:rFonts w:ascii="Arial" w:hAnsi="Arial" w:cs="Arial"/>
                <w:sz w:val="16"/>
              </w:rPr>
            </w:pPr>
            <w:r>
              <w:rPr>
                <w:rFonts w:ascii="Arial" w:hAnsi="Arial" w:cs="Arial"/>
                <w:sz w:val="16"/>
              </w:rPr>
              <w:t>FALSE</w:t>
            </w:r>
          </w:p>
        </w:tc>
        <w:tc>
          <w:tcPr>
            <w:tcW w:w="993" w:type="dxa"/>
            <w:vAlign w:val="center"/>
          </w:tcPr>
          <w:p w:rsidR="0031703A" w:rsidRDefault="0031703A" w:rsidP="00AE5DE6">
            <w:pPr>
              <w:spacing w:before="60"/>
              <w:jc w:val="center"/>
              <w:rPr>
                <w:rFonts w:ascii="Arial" w:hAnsi="Arial" w:cs="Arial"/>
                <w:sz w:val="16"/>
              </w:rPr>
            </w:pPr>
            <w:r>
              <w:rPr>
                <w:rFonts w:ascii="Arial" w:hAnsi="Arial" w:cs="Arial"/>
                <w:sz w:val="16"/>
              </w:rPr>
              <w:t>TRUE</w:t>
            </w:r>
          </w:p>
        </w:tc>
      </w:tr>
      <w:tr w:rsidR="0031703A" w:rsidTr="00AE5DE6">
        <w:tc>
          <w:tcPr>
            <w:tcW w:w="3348" w:type="dxa"/>
          </w:tcPr>
          <w:p w:rsidR="0031703A" w:rsidRPr="0031703A" w:rsidRDefault="0031703A" w:rsidP="00F957FA">
            <w:pPr>
              <w:spacing w:before="60"/>
              <w:rPr>
                <w:rFonts w:ascii="Arial" w:hAnsi="Arial" w:cs="Arial"/>
                <w:sz w:val="16"/>
              </w:rPr>
            </w:pPr>
          </w:p>
        </w:tc>
        <w:tc>
          <w:tcPr>
            <w:tcW w:w="2160" w:type="dxa"/>
            <w:vAlign w:val="center"/>
          </w:tcPr>
          <w:p w:rsidR="0031703A" w:rsidRPr="007C1F7E" w:rsidRDefault="0031703A" w:rsidP="00AE5DE6">
            <w:pPr>
              <w:spacing w:before="60"/>
              <w:rPr>
                <w:rFonts w:ascii="Arial" w:hAnsi="Arial" w:cs="Arial"/>
                <w:sz w:val="16"/>
              </w:rPr>
            </w:pPr>
            <w:proofErr w:type="spellStart"/>
            <w:r w:rsidRPr="007C1F7E">
              <w:rPr>
                <w:rFonts w:ascii="Arial" w:hAnsi="Arial" w:cs="Arial"/>
                <w:sz w:val="16"/>
              </w:rPr>
              <w:t>ResetFlt_Cnt_lgc</w:t>
            </w:r>
            <w:proofErr w:type="spellEnd"/>
          </w:p>
        </w:tc>
        <w:tc>
          <w:tcPr>
            <w:tcW w:w="1440" w:type="dxa"/>
            <w:vAlign w:val="center"/>
          </w:tcPr>
          <w:p w:rsidR="0031703A" w:rsidRDefault="0031703A" w:rsidP="00AE5DE6">
            <w:pPr>
              <w:spacing w:before="60"/>
              <w:rPr>
                <w:rFonts w:ascii="Arial" w:hAnsi="Arial" w:cs="Arial"/>
                <w:sz w:val="16"/>
              </w:rPr>
            </w:pPr>
            <w:proofErr w:type="spellStart"/>
            <w:r>
              <w:rPr>
                <w:rFonts w:ascii="Arial" w:hAnsi="Arial" w:cs="Arial"/>
                <w:sz w:val="16"/>
              </w:rPr>
              <w:t>boolean</w:t>
            </w:r>
            <w:proofErr w:type="spellEnd"/>
          </w:p>
        </w:tc>
        <w:tc>
          <w:tcPr>
            <w:tcW w:w="992" w:type="dxa"/>
            <w:vAlign w:val="center"/>
          </w:tcPr>
          <w:p w:rsidR="0031703A" w:rsidRDefault="0031703A" w:rsidP="00AE5DE6">
            <w:pPr>
              <w:spacing w:before="60"/>
              <w:jc w:val="center"/>
              <w:rPr>
                <w:rFonts w:ascii="Arial" w:hAnsi="Arial" w:cs="Arial"/>
                <w:sz w:val="16"/>
              </w:rPr>
            </w:pPr>
            <w:r w:rsidRPr="007C1F7E">
              <w:rPr>
                <w:rFonts w:ascii="Arial" w:hAnsi="Arial" w:cs="Arial"/>
                <w:sz w:val="16"/>
              </w:rPr>
              <w:t>FALSE</w:t>
            </w:r>
          </w:p>
        </w:tc>
        <w:tc>
          <w:tcPr>
            <w:tcW w:w="993" w:type="dxa"/>
            <w:vAlign w:val="center"/>
          </w:tcPr>
          <w:p w:rsidR="0031703A" w:rsidRDefault="0031703A" w:rsidP="00AE5DE6">
            <w:pPr>
              <w:spacing w:before="60"/>
              <w:jc w:val="center"/>
              <w:rPr>
                <w:rFonts w:ascii="Arial" w:hAnsi="Arial" w:cs="Arial"/>
                <w:sz w:val="16"/>
              </w:rPr>
            </w:pPr>
            <w:r w:rsidRPr="007C1F7E">
              <w:rPr>
                <w:rFonts w:ascii="Arial" w:hAnsi="Arial" w:cs="Arial"/>
                <w:sz w:val="16"/>
              </w:rPr>
              <w:t>TRUE</w:t>
            </w:r>
          </w:p>
        </w:tc>
      </w:tr>
      <w:tr w:rsidR="0031703A" w:rsidTr="00AE5DE6">
        <w:tc>
          <w:tcPr>
            <w:tcW w:w="3348" w:type="dxa"/>
          </w:tcPr>
          <w:p w:rsidR="0031703A" w:rsidRPr="0031703A" w:rsidRDefault="0031703A" w:rsidP="00F957FA">
            <w:pPr>
              <w:spacing w:before="60"/>
              <w:rPr>
                <w:rFonts w:ascii="Arial" w:hAnsi="Arial" w:cs="Arial"/>
                <w:sz w:val="16"/>
              </w:rPr>
            </w:pPr>
          </w:p>
        </w:tc>
        <w:tc>
          <w:tcPr>
            <w:tcW w:w="2160" w:type="dxa"/>
            <w:vAlign w:val="center"/>
          </w:tcPr>
          <w:p w:rsidR="0031703A" w:rsidRPr="007C1F7E" w:rsidRDefault="0031703A" w:rsidP="00AE5DE6">
            <w:pPr>
              <w:spacing w:before="60"/>
              <w:rPr>
                <w:rFonts w:ascii="Arial" w:hAnsi="Arial" w:cs="Arial"/>
                <w:sz w:val="16"/>
              </w:rPr>
            </w:pPr>
            <w:proofErr w:type="spellStart"/>
            <w:r w:rsidRPr="007C1F7E">
              <w:rPr>
                <w:rFonts w:ascii="Arial" w:hAnsi="Arial" w:cs="Arial"/>
                <w:sz w:val="16"/>
              </w:rPr>
              <w:t>MaxRecFailed_Cnt_lgc</w:t>
            </w:r>
            <w:proofErr w:type="spellEnd"/>
          </w:p>
        </w:tc>
        <w:tc>
          <w:tcPr>
            <w:tcW w:w="1440" w:type="dxa"/>
            <w:vAlign w:val="center"/>
          </w:tcPr>
          <w:p w:rsidR="0031703A" w:rsidRDefault="0031703A" w:rsidP="00AE5DE6">
            <w:pPr>
              <w:spacing w:before="60"/>
              <w:rPr>
                <w:rFonts w:ascii="Arial" w:hAnsi="Arial" w:cs="Arial"/>
                <w:sz w:val="16"/>
              </w:rPr>
            </w:pPr>
            <w:proofErr w:type="spellStart"/>
            <w:r>
              <w:rPr>
                <w:rFonts w:ascii="Arial" w:hAnsi="Arial" w:cs="Arial"/>
                <w:sz w:val="16"/>
              </w:rPr>
              <w:t>boolean</w:t>
            </w:r>
            <w:proofErr w:type="spellEnd"/>
          </w:p>
        </w:tc>
        <w:tc>
          <w:tcPr>
            <w:tcW w:w="992" w:type="dxa"/>
            <w:vAlign w:val="center"/>
          </w:tcPr>
          <w:p w:rsidR="0031703A" w:rsidRDefault="0031703A" w:rsidP="00AE5DE6">
            <w:pPr>
              <w:spacing w:before="60"/>
              <w:jc w:val="center"/>
              <w:rPr>
                <w:rFonts w:ascii="Arial" w:hAnsi="Arial" w:cs="Arial"/>
                <w:sz w:val="16"/>
              </w:rPr>
            </w:pPr>
            <w:r w:rsidRPr="007C1F7E">
              <w:rPr>
                <w:rFonts w:ascii="Arial" w:hAnsi="Arial" w:cs="Arial"/>
                <w:sz w:val="16"/>
              </w:rPr>
              <w:t>FALSE</w:t>
            </w:r>
          </w:p>
        </w:tc>
        <w:tc>
          <w:tcPr>
            <w:tcW w:w="993" w:type="dxa"/>
            <w:vAlign w:val="center"/>
          </w:tcPr>
          <w:p w:rsidR="0031703A" w:rsidRDefault="0031703A" w:rsidP="00AE5DE6">
            <w:pPr>
              <w:spacing w:before="60"/>
              <w:jc w:val="center"/>
              <w:rPr>
                <w:rFonts w:ascii="Arial" w:hAnsi="Arial" w:cs="Arial"/>
                <w:sz w:val="16"/>
              </w:rPr>
            </w:pPr>
            <w:r w:rsidRPr="007C1F7E">
              <w:rPr>
                <w:rFonts w:ascii="Arial" w:hAnsi="Arial" w:cs="Arial"/>
                <w:sz w:val="16"/>
              </w:rPr>
              <w:t>TRUE</w:t>
            </w:r>
          </w:p>
        </w:tc>
      </w:tr>
      <w:tr w:rsidR="0031703A" w:rsidTr="00AE5DE6">
        <w:tc>
          <w:tcPr>
            <w:tcW w:w="3348" w:type="dxa"/>
          </w:tcPr>
          <w:p w:rsidR="0031703A" w:rsidRPr="0031703A" w:rsidRDefault="0031703A" w:rsidP="00F957FA">
            <w:pPr>
              <w:spacing w:before="60"/>
              <w:rPr>
                <w:rFonts w:ascii="Arial" w:hAnsi="Arial" w:cs="Arial"/>
                <w:sz w:val="16"/>
              </w:rPr>
            </w:pPr>
          </w:p>
        </w:tc>
        <w:tc>
          <w:tcPr>
            <w:tcW w:w="2160" w:type="dxa"/>
            <w:vAlign w:val="center"/>
          </w:tcPr>
          <w:p w:rsidR="0031703A" w:rsidRPr="007C1F7E" w:rsidRDefault="0031703A" w:rsidP="00AE5DE6">
            <w:pPr>
              <w:spacing w:before="60"/>
              <w:rPr>
                <w:rFonts w:ascii="Arial" w:hAnsi="Arial" w:cs="Arial"/>
                <w:sz w:val="16"/>
              </w:rPr>
            </w:pPr>
            <w:r w:rsidRPr="007C1F7E">
              <w:rPr>
                <w:rFonts w:ascii="Arial" w:hAnsi="Arial" w:cs="Arial"/>
                <w:sz w:val="16"/>
              </w:rPr>
              <w:t>RecoveryCntr_Cnt_u8</w:t>
            </w:r>
          </w:p>
        </w:tc>
        <w:tc>
          <w:tcPr>
            <w:tcW w:w="1440" w:type="dxa"/>
            <w:vAlign w:val="center"/>
          </w:tcPr>
          <w:p w:rsidR="0031703A" w:rsidRDefault="0031703A" w:rsidP="00AE5DE6">
            <w:pPr>
              <w:spacing w:before="60"/>
              <w:rPr>
                <w:rFonts w:ascii="Arial" w:hAnsi="Arial" w:cs="Arial"/>
                <w:sz w:val="16"/>
              </w:rPr>
            </w:pPr>
            <w:r>
              <w:rPr>
                <w:rFonts w:ascii="Arial" w:hAnsi="Arial" w:cs="Arial"/>
                <w:sz w:val="16"/>
              </w:rPr>
              <w:t>uint8</w:t>
            </w:r>
          </w:p>
        </w:tc>
        <w:tc>
          <w:tcPr>
            <w:tcW w:w="992" w:type="dxa"/>
            <w:vAlign w:val="center"/>
          </w:tcPr>
          <w:p w:rsidR="0031703A" w:rsidRDefault="0031703A" w:rsidP="00AE5DE6">
            <w:pPr>
              <w:spacing w:before="60"/>
              <w:jc w:val="center"/>
              <w:rPr>
                <w:rFonts w:ascii="Arial" w:hAnsi="Arial" w:cs="Arial"/>
                <w:sz w:val="16"/>
              </w:rPr>
            </w:pPr>
            <w:r w:rsidRPr="007C1F7E">
              <w:rPr>
                <w:rFonts w:ascii="Arial" w:hAnsi="Arial" w:cs="Arial"/>
                <w:sz w:val="16"/>
              </w:rPr>
              <w:t>FULL</w:t>
            </w:r>
          </w:p>
        </w:tc>
        <w:tc>
          <w:tcPr>
            <w:tcW w:w="993" w:type="dxa"/>
            <w:vAlign w:val="center"/>
          </w:tcPr>
          <w:p w:rsidR="0031703A" w:rsidRDefault="0031703A" w:rsidP="00AE5DE6">
            <w:pPr>
              <w:spacing w:before="60"/>
              <w:jc w:val="center"/>
              <w:rPr>
                <w:rFonts w:ascii="Arial" w:hAnsi="Arial" w:cs="Arial"/>
                <w:sz w:val="16"/>
              </w:rPr>
            </w:pPr>
            <w:r w:rsidRPr="007C1F7E">
              <w:rPr>
                <w:rFonts w:ascii="Arial" w:hAnsi="Arial" w:cs="Arial"/>
                <w:sz w:val="16"/>
              </w:rPr>
              <w:t>FULL</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Default="0061274E" w:rsidP="00AE5DE6">
            <w:pPr>
              <w:spacing w:before="60"/>
              <w:rPr>
                <w:rFonts w:ascii="Arial" w:hAnsi="Arial" w:cs="Arial"/>
                <w:sz w:val="16"/>
              </w:rPr>
            </w:pPr>
            <w:r w:rsidRPr="00EB597C">
              <w:rPr>
                <w:rFonts w:ascii="Arial" w:hAnsi="Arial" w:cs="Arial"/>
                <w:sz w:val="16"/>
              </w:rPr>
              <w:t>k_AdaptiveMu_Uls_f32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Default="0061274E" w:rsidP="00D23C07">
            <w:pPr>
              <w:spacing w:before="60"/>
              <w:rPr>
                <w:rFonts w:ascii="Arial" w:hAnsi="Arial" w:cs="Arial"/>
                <w:sz w:val="16"/>
              </w:rPr>
            </w:pPr>
            <w:r w:rsidRPr="00EB597C">
              <w:rPr>
                <w:rFonts w:ascii="Arial" w:hAnsi="Arial" w:cs="Arial"/>
                <w:sz w:val="16"/>
              </w:rPr>
              <w:t>k_DistMagLPFKn_</w:t>
            </w:r>
            <w:r w:rsidR="00D23C07">
              <w:rPr>
                <w:rFonts w:ascii="Arial" w:hAnsi="Arial" w:cs="Arial"/>
                <w:sz w:val="16"/>
              </w:rPr>
              <w:t>Hz</w:t>
            </w:r>
            <w:r w:rsidRPr="00EB597C">
              <w:rPr>
                <w:rFonts w:ascii="Arial" w:hAnsi="Arial" w:cs="Arial"/>
                <w:sz w:val="16"/>
              </w:rPr>
              <w:t>_</w:t>
            </w:r>
            <w:r w:rsidR="00D23C07">
              <w:rPr>
                <w:rFonts w:ascii="Arial" w:hAnsi="Arial" w:cs="Arial"/>
                <w:sz w:val="16"/>
              </w:rPr>
              <w:t>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Default="0061274E" w:rsidP="00AE5DE6">
            <w:pPr>
              <w:spacing w:before="60"/>
              <w:rPr>
                <w:rFonts w:ascii="Arial" w:hAnsi="Arial" w:cs="Arial"/>
                <w:sz w:val="16"/>
              </w:rPr>
            </w:pPr>
            <w:r w:rsidRPr="00EB597C">
              <w:rPr>
                <w:rFonts w:ascii="Arial" w:hAnsi="Arial" w:cs="Arial"/>
                <w:sz w:val="16"/>
              </w:rPr>
              <w:t>k_EnSlewPerLoop_Uls_f32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Default="0061274E" w:rsidP="00AE5DE6">
            <w:pPr>
              <w:spacing w:before="60"/>
              <w:rPr>
                <w:rFonts w:ascii="Arial" w:hAnsi="Arial" w:cs="Arial"/>
                <w:sz w:val="16"/>
              </w:rPr>
            </w:pPr>
            <w:r w:rsidRPr="00EB597C">
              <w:rPr>
                <w:rFonts w:ascii="Arial" w:hAnsi="Arial" w:cs="Arial"/>
                <w:sz w:val="16"/>
              </w:rPr>
              <w:t>k_MagEstDeltaScale_Uls_f32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Default="0061274E" w:rsidP="00AE5DE6">
            <w:pPr>
              <w:spacing w:before="60"/>
              <w:rPr>
                <w:rFonts w:ascii="Arial" w:hAnsi="Arial" w:cs="Arial"/>
                <w:sz w:val="16"/>
              </w:rPr>
            </w:pPr>
            <w:r w:rsidRPr="00EB597C">
              <w:rPr>
                <w:rFonts w:ascii="Arial" w:hAnsi="Arial" w:cs="Arial"/>
                <w:sz w:val="16"/>
              </w:rPr>
              <w:t>k_MagEstDisable_Uls_f32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Default="0061274E" w:rsidP="00AE5DE6">
            <w:pPr>
              <w:spacing w:before="60"/>
              <w:rPr>
                <w:rFonts w:ascii="Arial" w:hAnsi="Arial" w:cs="Arial"/>
                <w:sz w:val="16"/>
              </w:rPr>
            </w:pPr>
            <w:r w:rsidRPr="00EB597C">
              <w:rPr>
                <w:rFonts w:ascii="Arial" w:hAnsi="Arial" w:cs="Arial"/>
                <w:sz w:val="16"/>
              </w:rPr>
              <w:t>k_MagEstEnable_Uls_f32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Default="0061274E" w:rsidP="00AE5DE6">
            <w:pPr>
              <w:spacing w:before="60"/>
              <w:rPr>
                <w:rFonts w:ascii="Arial" w:hAnsi="Arial" w:cs="Arial"/>
                <w:sz w:val="16"/>
              </w:rPr>
            </w:pPr>
            <w:r w:rsidRPr="00EB597C">
              <w:rPr>
                <w:rFonts w:ascii="Arial" w:hAnsi="Arial" w:cs="Arial"/>
                <w:sz w:val="16"/>
              </w:rPr>
              <w:t>k_MagEstFreq_Hz_f32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k_MagEstFreqDelta_Hz_f32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k_MagEstLeak_Uls_f32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k_NumberOfTaps_Cnt_u16</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proofErr w:type="spellStart"/>
            <w:r w:rsidRPr="00EB597C">
              <w:rPr>
                <w:rFonts w:ascii="Arial" w:hAnsi="Arial" w:cs="Arial"/>
                <w:sz w:val="16"/>
              </w:rPr>
              <w:t>k_</w:t>
            </w:r>
            <w:r>
              <w:rPr>
                <w:rFonts w:ascii="Arial" w:hAnsi="Arial" w:cs="Arial"/>
                <w:sz w:val="16"/>
              </w:rPr>
              <w:t>FreqDiag</w:t>
            </w:r>
            <w:r w:rsidRPr="00EB597C">
              <w:rPr>
                <w:rFonts w:ascii="Arial" w:hAnsi="Arial" w:cs="Arial"/>
                <w:sz w:val="16"/>
              </w:rPr>
              <w:t>Enable_Cnt_lgc</w:t>
            </w:r>
            <w:proofErr w:type="spellEnd"/>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k_ScaleCancel_Uls_f32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k_UGRPoleMag_Uls_f32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k_WhlImbCmdMax_MtrNm_f32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k_WhlSpdCorrThresh_Pct_f32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k_WhlSpdCorrTime_mS_u16p0</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k_WhlSpdLPFKn_</w:t>
            </w:r>
            <w:r w:rsidR="00D23C07">
              <w:rPr>
                <w:rFonts w:ascii="Arial" w:hAnsi="Arial" w:cs="Arial"/>
                <w:sz w:val="16"/>
              </w:rPr>
              <w:t>Hz_f32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k_WIRRampDownTime_mS_u16p0</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EB597C">
              <w:rPr>
                <w:rFonts w:ascii="Arial" w:hAnsi="Arial" w:cs="Arial"/>
                <w:sz w:val="16"/>
              </w:rPr>
              <w:t>t_FreqScaleTblX_Hz_u7p9</w:t>
            </w:r>
            <w:r>
              <w:rPr>
                <w:rFonts w:ascii="Arial" w:hAnsi="Arial" w:cs="Arial"/>
                <w:sz w:val="16"/>
              </w:rPr>
              <w:t>[]</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EB597C" w:rsidRDefault="0061274E" w:rsidP="00AE5DE6">
            <w:pPr>
              <w:spacing w:before="60"/>
              <w:rPr>
                <w:rFonts w:ascii="Arial" w:hAnsi="Arial" w:cs="Arial"/>
                <w:sz w:val="16"/>
              </w:rPr>
            </w:pPr>
            <w:r w:rsidRPr="00A6553A">
              <w:rPr>
                <w:rFonts w:ascii="Arial" w:hAnsi="Arial" w:cs="Arial"/>
                <w:sz w:val="16"/>
              </w:rPr>
              <w:t>t_FreqScaleTblY_Uls_u2p14</w:t>
            </w:r>
            <w:r>
              <w:rPr>
                <w:rFonts w:ascii="Arial" w:hAnsi="Arial" w:cs="Arial"/>
                <w:sz w:val="16"/>
              </w:rPr>
              <w:t>[]</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A6553A">
              <w:rPr>
                <w:rFonts w:ascii="Arial" w:hAnsi="Arial" w:cs="Arial"/>
                <w:sz w:val="16"/>
              </w:rPr>
              <w:t>t_PhaseAdjustX_Hz_u7p9</w:t>
            </w:r>
            <w:r>
              <w:rPr>
                <w:rFonts w:ascii="Arial" w:hAnsi="Arial" w:cs="Arial"/>
                <w:sz w:val="16"/>
              </w:rPr>
              <w:t>[]</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A6553A">
              <w:rPr>
                <w:rFonts w:ascii="Arial" w:hAnsi="Arial" w:cs="Arial"/>
                <w:sz w:val="16"/>
              </w:rPr>
              <w:t>t_PhaseAdjustY_Deg_s8p7</w:t>
            </w:r>
            <w:r>
              <w:rPr>
                <w:rFonts w:ascii="Arial" w:hAnsi="Arial" w:cs="Arial"/>
                <w:sz w:val="16"/>
              </w:rPr>
              <w:t>[]</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D23C07">
            <w:pPr>
              <w:spacing w:before="60"/>
              <w:rPr>
                <w:rFonts w:ascii="Arial" w:hAnsi="Arial" w:cs="Arial"/>
                <w:sz w:val="16"/>
              </w:rPr>
            </w:pPr>
            <w:r w:rsidRPr="00A6553A">
              <w:rPr>
                <w:rFonts w:ascii="Arial" w:hAnsi="Arial" w:cs="Arial"/>
                <w:sz w:val="16"/>
              </w:rPr>
              <w:t>k_CmdMagLPFKn1_</w:t>
            </w:r>
            <w:r w:rsidR="00D23C07">
              <w:rPr>
                <w:rFonts w:ascii="Arial" w:hAnsi="Arial" w:cs="Arial"/>
                <w:sz w:val="16"/>
              </w:rPr>
              <w:t>Hz_f32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A6553A">
              <w:rPr>
                <w:rFonts w:ascii="Arial" w:hAnsi="Arial" w:cs="Arial"/>
                <w:sz w:val="16"/>
              </w:rPr>
              <w:t>k_CmdMagLPFKn2_</w:t>
            </w:r>
            <w:r w:rsidR="00D23C07">
              <w:rPr>
                <w:rFonts w:ascii="Arial" w:hAnsi="Arial" w:cs="Arial"/>
                <w:sz w:val="16"/>
              </w:rPr>
              <w:t>Hz_f32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A6553A">
              <w:rPr>
                <w:rFonts w:ascii="Arial" w:hAnsi="Arial" w:cs="Arial"/>
                <w:sz w:val="16"/>
              </w:rPr>
              <w:t>k_MaxMagFltRecDly_Min_f32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A6553A">
              <w:rPr>
                <w:rFonts w:ascii="Arial" w:hAnsi="Arial" w:cs="Arial"/>
                <w:sz w:val="16"/>
              </w:rPr>
              <w:t>k_MaxMagFltRecLim_Cnt_</w:t>
            </w:r>
            <w:r>
              <w:rPr>
                <w:rFonts w:ascii="Arial" w:hAnsi="Arial" w:cs="Arial"/>
                <w:sz w:val="16"/>
              </w:rPr>
              <w:t>u8</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952E7B">
              <w:rPr>
                <w:rFonts w:ascii="Arial" w:hAnsi="Arial" w:cs="Arial"/>
                <w:sz w:val="16"/>
              </w:rPr>
              <w:lastRenderedPageBreak/>
              <w:t>k_CorrFltRecDly_Min_f32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952E7B">
              <w:rPr>
                <w:rFonts w:ascii="Arial" w:hAnsi="Arial" w:cs="Arial"/>
                <w:sz w:val="16"/>
              </w:rPr>
              <w:t>k_CorrFltRecLim_Cnt_u8</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952E7B">
              <w:rPr>
                <w:rFonts w:ascii="Arial" w:hAnsi="Arial" w:cs="Arial"/>
                <w:sz w:val="16"/>
              </w:rPr>
              <w:t>k_DCTrendFltRecDly_Min_f32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952E7B">
              <w:rPr>
                <w:rFonts w:ascii="Arial" w:hAnsi="Arial" w:cs="Arial"/>
                <w:sz w:val="16"/>
              </w:rPr>
              <w:t>k_DCTrendFltRecLim_Cnt_u8</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952E7B">
              <w:rPr>
                <w:rFonts w:ascii="Arial" w:hAnsi="Arial" w:cs="Arial"/>
                <w:sz w:val="16"/>
              </w:rPr>
              <w:t>k_FreqDiagFltRecDly_Min_f32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952E7B">
              <w:rPr>
                <w:rFonts w:ascii="Arial" w:hAnsi="Arial" w:cs="Arial"/>
                <w:sz w:val="16"/>
              </w:rPr>
              <w:t>k_FreqDiagFltRecLim_Cnt_u8</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A6553A">
              <w:rPr>
                <w:rFonts w:ascii="Arial" w:hAnsi="Arial" w:cs="Arial"/>
                <w:sz w:val="16"/>
              </w:rPr>
              <w:t>k_WIRMaxDur_Cnt_u16</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A6553A">
              <w:rPr>
                <w:rFonts w:ascii="Arial" w:hAnsi="Arial" w:cs="Arial"/>
                <w:sz w:val="16"/>
              </w:rPr>
              <w:t>k_WIRDCTrendLPFKn_</w:t>
            </w:r>
            <w:r w:rsidR="00D23C07">
              <w:rPr>
                <w:rFonts w:ascii="Arial" w:hAnsi="Arial" w:cs="Arial"/>
                <w:sz w:val="16"/>
              </w:rPr>
              <w:t>Hz_f32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A6553A">
              <w:rPr>
                <w:rFonts w:ascii="Arial" w:hAnsi="Arial" w:cs="Arial"/>
                <w:sz w:val="16"/>
              </w:rPr>
              <w:t>k_WIRDCTrendTh_MtrNm_f32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A6553A">
              <w:rPr>
                <w:rFonts w:ascii="Arial" w:hAnsi="Arial" w:cs="Arial"/>
                <w:sz w:val="16"/>
              </w:rPr>
              <w:t>k_WIRDCTrendTime_Sec_f32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r w:rsidRPr="00A6553A">
              <w:rPr>
                <w:rFonts w:ascii="Arial" w:hAnsi="Arial" w:cs="Arial"/>
                <w:sz w:val="16"/>
              </w:rPr>
              <w:t>k_WIRMaxMag_MtrNm_f32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A6553A" w:rsidRDefault="0061274E" w:rsidP="00AE5DE6">
            <w:pPr>
              <w:spacing w:before="60"/>
              <w:rPr>
                <w:rFonts w:ascii="Arial" w:hAnsi="Arial" w:cs="Arial"/>
                <w:sz w:val="16"/>
              </w:rPr>
            </w:pPr>
            <w:proofErr w:type="spellStart"/>
            <w:r w:rsidRPr="00A6553A">
              <w:rPr>
                <w:rFonts w:ascii="Arial" w:hAnsi="Arial" w:cs="Arial"/>
                <w:sz w:val="16"/>
              </w:rPr>
              <w:t>k_WIRMaxMagDiag_Cnt_Str</w:t>
            </w:r>
            <w:proofErr w:type="spellEnd"/>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935DDB" w:rsidP="00935DDB">
            <w:pPr>
              <w:spacing w:before="60"/>
              <w:rPr>
                <w:rFonts w:ascii="Arial" w:hAnsi="Arial" w:cs="Arial"/>
                <w:sz w:val="16"/>
              </w:rPr>
            </w:pPr>
            <w:r w:rsidRPr="009C6E40" w:rsidDel="00935DDB">
              <w:rPr>
                <w:rFonts w:ascii="Arial" w:hAnsi="Arial" w:cs="Arial"/>
                <w:sz w:val="16"/>
              </w:rPr>
              <w:t xml:space="preserve"> </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935DDB" w:rsidP="00935DDB">
            <w:pPr>
              <w:spacing w:before="60"/>
              <w:rPr>
                <w:rFonts w:ascii="Arial" w:hAnsi="Arial" w:cs="Arial"/>
                <w:sz w:val="16"/>
              </w:rPr>
            </w:pPr>
            <w:r w:rsidRPr="009C6E40" w:rsidDel="00935DDB">
              <w:rPr>
                <w:rFonts w:ascii="Arial" w:hAnsi="Arial" w:cs="Arial"/>
                <w:sz w:val="16"/>
              </w:rPr>
              <w:t xml:space="preserve"> </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935DDB" w:rsidP="00935DDB">
            <w:pPr>
              <w:spacing w:before="60"/>
              <w:rPr>
                <w:rFonts w:ascii="Arial" w:hAnsi="Arial" w:cs="Arial"/>
                <w:sz w:val="16"/>
              </w:rPr>
            </w:pPr>
            <w:r w:rsidRPr="009C6E40" w:rsidDel="00935DDB">
              <w:rPr>
                <w:rFonts w:ascii="Arial" w:hAnsi="Arial" w:cs="Arial"/>
                <w:sz w:val="16"/>
              </w:rPr>
              <w:t xml:space="preserve"> </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935DDB" w:rsidP="00935DDB">
            <w:pPr>
              <w:spacing w:before="60"/>
              <w:rPr>
                <w:rFonts w:ascii="Arial" w:hAnsi="Arial" w:cs="Arial"/>
                <w:sz w:val="16"/>
              </w:rPr>
            </w:pPr>
            <w:r w:rsidRPr="009C6E40" w:rsidDel="00935DDB">
              <w:rPr>
                <w:rFonts w:ascii="Arial" w:hAnsi="Arial" w:cs="Arial"/>
                <w:sz w:val="16"/>
              </w:rPr>
              <w:t xml:space="preserve"> </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proofErr w:type="spellStart"/>
            <w:r w:rsidRPr="009C6E40">
              <w:rPr>
                <w:rFonts w:ascii="Arial" w:hAnsi="Arial" w:cs="Arial"/>
                <w:sz w:val="16"/>
              </w:rPr>
              <w:t>k_AutoScaleEnable_Cnt_lgc</w:t>
            </w:r>
            <w:proofErr w:type="spellEnd"/>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r w:rsidRPr="009C6E40">
              <w:rPr>
                <w:rFonts w:ascii="Arial" w:hAnsi="Arial" w:cs="Arial"/>
                <w:sz w:val="16"/>
              </w:rPr>
              <w:t>k_AutoScaleTarget_RadpSec_f32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r w:rsidRPr="009C6E40">
              <w:rPr>
                <w:rFonts w:ascii="Arial" w:hAnsi="Arial" w:cs="Arial"/>
                <w:sz w:val="16"/>
              </w:rPr>
              <w:t>k_CurrMagSlewPerLoop_Uls_f32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r w:rsidRPr="009C6E40">
              <w:rPr>
                <w:rFonts w:ascii="Arial" w:hAnsi="Arial" w:cs="Arial"/>
                <w:sz w:val="16"/>
              </w:rPr>
              <w:t>k_FreqDiagLPFKn_</w:t>
            </w:r>
            <w:r w:rsidR="00935DDB">
              <w:rPr>
                <w:rFonts w:ascii="Arial" w:hAnsi="Arial" w:cs="Arial"/>
                <w:sz w:val="16"/>
              </w:rPr>
              <w:t>Hz_f32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r w:rsidRPr="009C6E40">
              <w:rPr>
                <w:rFonts w:ascii="Arial" w:hAnsi="Arial" w:cs="Arial"/>
                <w:sz w:val="16"/>
              </w:rPr>
              <w:t>k_FreqDiagThresh_MtrNm_f32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r w:rsidRPr="009C6E40">
              <w:rPr>
                <w:rFonts w:ascii="Arial" w:hAnsi="Arial" w:cs="Arial"/>
                <w:sz w:val="16"/>
              </w:rPr>
              <w:t>k_FreqDiagTimeout_mS_u16p0</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r w:rsidRPr="009C6E40">
              <w:rPr>
                <w:rFonts w:ascii="Arial" w:hAnsi="Arial" w:cs="Arial"/>
                <w:sz w:val="16"/>
              </w:rPr>
              <w:t>k_FreqDiagUGRPoleMag_Uls_f32</w:t>
            </w:r>
          </w:p>
        </w:tc>
      </w:tr>
      <w:tr w:rsidR="0061274E" w:rsidTr="00AE5DE6">
        <w:trPr>
          <w:jc w:val="center"/>
        </w:trPr>
        <w:tc>
          <w:tcPr>
            <w:tcW w:w="4608" w:type="dxa"/>
            <w:tcBorders>
              <w:top w:val="nil"/>
              <w:left w:val="single" w:sz="6" w:space="0" w:color="auto"/>
              <w:bottom w:val="single" w:sz="6" w:space="0" w:color="auto"/>
              <w:right w:val="single" w:sz="6" w:space="0" w:color="auto"/>
            </w:tcBorders>
            <w:vAlign w:val="center"/>
          </w:tcPr>
          <w:p w:rsidR="0061274E" w:rsidRPr="009C6E40" w:rsidRDefault="0061274E" w:rsidP="00AE5DE6">
            <w:pPr>
              <w:spacing w:before="60"/>
              <w:rPr>
                <w:rFonts w:ascii="Arial" w:hAnsi="Arial" w:cs="Arial"/>
                <w:sz w:val="16"/>
              </w:rPr>
            </w:pPr>
            <w:r w:rsidRPr="009C6E40">
              <w:rPr>
                <w:rFonts w:ascii="Arial" w:hAnsi="Arial" w:cs="Arial"/>
                <w:sz w:val="16"/>
              </w:rPr>
              <w:t>k_FreqDiagWIRAmpThresh_MtrNm_f32</w:t>
            </w:r>
          </w:p>
        </w:tc>
      </w:tr>
      <w:tr w:rsidR="0061274E" w:rsidTr="00B521A0">
        <w:trPr>
          <w:jc w:val="center"/>
        </w:trPr>
        <w:tc>
          <w:tcPr>
            <w:tcW w:w="4608" w:type="dxa"/>
            <w:tcBorders>
              <w:top w:val="nil"/>
              <w:left w:val="single" w:sz="6" w:space="0" w:color="auto"/>
              <w:bottom w:val="single" w:sz="4" w:space="0" w:color="auto"/>
              <w:right w:val="single" w:sz="6" w:space="0" w:color="auto"/>
            </w:tcBorders>
            <w:vAlign w:val="center"/>
          </w:tcPr>
          <w:p w:rsidR="0061274E" w:rsidRPr="009C6E40" w:rsidRDefault="0061274E" w:rsidP="00AE5DE6">
            <w:pPr>
              <w:spacing w:before="60"/>
              <w:rPr>
                <w:rFonts w:ascii="Arial" w:hAnsi="Arial" w:cs="Arial"/>
                <w:sz w:val="16"/>
              </w:rPr>
            </w:pPr>
            <w:r w:rsidRPr="009C6E40">
              <w:rPr>
                <w:rFonts w:ascii="Arial" w:hAnsi="Arial" w:cs="Arial"/>
                <w:sz w:val="16"/>
              </w:rPr>
              <w:t>k_BlndCmdMagLPFKn1_</w:t>
            </w:r>
            <w:r w:rsidR="00935DDB">
              <w:rPr>
                <w:rFonts w:ascii="Arial" w:hAnsi="Arial" w:cs="Arial"/>
                <w:sz w:val="16"/>
              </w:rPr>
              <w:t>Hz_f32</w:t>
            </w:r>
          </w:p>
        </w:tc>
      </w:tr>
      <w:tr w:rsidR="0061274E" w:rsidTr="00B521A0">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61274E" w:rsidRPr="009C6E40" w:rsidRDefault="0061274E" w:rsidP="00AE5DE6">
            <w:pPr>
              <w:spacing w:before="60"/>
              <w:rPr>
                <w:rFonts w:ascii="Arial" w:hAnsi="Arial" w:cs="Arial"/>
                <w:sz w:val="16"/>
              </w:rPr>
            </w:pPr>
            <w:r w:rsidRPr="009C6E40">
              <w:rPr>
                <w:rFonts w:ascii="Arial" w:hAnsi="Arial" w:cs="Arial"/>
                <w:sz w:val="16"/>
              </w:rPr>
              <w:t>k_BlndCmdMagLPFKn2_</w:t>
            </w:r>
            <w:r w:rsidR="00935DDB">
              <w:rPr>
                <w:rFonts w:ascii="Arial" w:hAnsi="Arial" w:cs="Arial"/>
                <w:sz w:val="16"/>
              </w:rPr>
              <w:t>Hz_f32</w:t>
            </w:r>
          </w:p>
        </w:tc>
      </w:tr>
      <w:tr w:rsidR="00B521A0" w:rsidTr="00B521A0">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B521A0" w:rsidRPr="009C6E40" w:rsidRDefault="00B521A0" w:rsidP="00AE5DE6">
            <w:pPr>
              <w:spacing w:before="60"/>
              <w:rPr>
                <w:rFonts w:ascii="Arial" w:hAnsi="Arial" w:cs="Arial"/>
                <w:sz w:val="16"/>
              </w:rPr>
            </w:pPr>
            <w:r w:rsidRPr="00B521A0">
              <w:rPr>
                <w:rFonts w:ascii="Arial" w:hAnsi="Arial" w:cs="Arial"/>
                <w:sz w:val="16"/>
              </w:rPr>
              <w:t>k_WIRVehSpdEnable_Kph_f32</w:t>
            </w:r>
          </w:p>
        </w:tc>
      </w:tr>
      <w:tr w:rsidR="00C2158D" w:rsidTr="00B521A0">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C2158D" w:rsidRPr="00B521A0" w:rsidRDefault="00C2158D" w:rsidP="00AE5DE6">
            <w:pPr>
              <w:spacing w:before="60"/>
              <w:rPr>
                <w:rFonts w:ascii="Arial" w:hAnsi="Arial" w:cs="Arial"/>
                <w:sz w:val="16"/>
              </w:rPr>
            </w:pPr>
            <w:r w:rsidRPr="00C2158D">
              <w:rPr>
                <w:rFonts w:ascii="Arial" w:hAnsi="Arial" w:cs="Arial"/>
                <w:sz w:val="16"/>
              </w:rPr>
              <w:t>k_WIRDCTrendTime2_Sec_f32</w:t>
            </w:r>
          </w:p>
        </w:tc>
      </w:tr>
      <w:tr w:rsidR="00C2158D" w:rsidTr="00B521A0">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C2158D" w:rsidRPr="00C2158D" w:rsidRDefault="00C2158D" w:rsidP="00AE5DE6">
            <w:pPr>
              <w:spacing w:before="60"/>
              <w:rPr>
                <w:rFonts w:ascii="Arial" w:hAnsi="Arial" w:cs="Arial"/>
                <w:sz w:val="16"/>
              </w:rPr>
            </w:pPr>
            <w:r w:rsidRPr="00C2158D">
              <w:rPr>
                <w:rFonts w:ascii="Arial" w:hAnsi="Arial" w:cs="Arial"/>
                <w:sz w:val="16"/>
              </w:rPr>
              <w:t>k_WIRDCTrendTh2_MtrNm_f32</w:t>
            </w:r>
          </w:p>
        </w:tc>
      </w:tr>
    </w:tbl>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FPM_InitFixedPoint_m</w:t>
      </w:r>
      <w:proofErr w:type="spell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888"/>
        <w:gridCol w:w="1680"/>
        <w:gridCol w:w="1680"/>
        <w:gridCol w:w="1680"/>
      </w:tblGrid>
      <w:tr w:rsidR="00DE4889" w:rsidTr="00F957F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A6553A">
              <w:rPr>
                <w:rFonts w:ascii="Arial" w:hAnsi="Arial" w:cs="Arial"/>
                <w:sz w:val="16"/>
              </w:rPr>
              <w:t>D_WIRQUALFLT_CNT_B16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0x0001</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02741B" w:rsidRDefault="00F207F6" w:rsidP="00AE5DE6">
            <w:pPr>
              <w:spacing w:before="60"/>
              <w:rPr>
                <w:rFonts w:ascii="Arial" w:hAnsi="Arial" w:cs="Arial"/>
                <w:sz w:val="16"/>
              </w:rPr>
            </w:pPr>
            <w:r w:rsidRPr="00A6553A">
              <w:rPr>
                <w:rFonts w:ascii="Arial" w:hAnsi="Arial" w:cs="Arial"/>
                <w:sz w:val="16"/>
              </w:rPr>
              <w:t>D_WIRCORRFLT_CNT_B16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0x0002</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952E7B">
              <w:rPr>
                <w:rFonts w:ascii="Arial" w:hAnsi="Arial" w:cs="Arial"/>
                <w:sz w:val="16"/>
              </w:rPr>
              <w:t>D_WIRCORRFLTREC_CNT_B16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952E7B">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08283C" w:rsidRDefault="00F207F6" w:rsidP="00AE5DE6">
            <w:pPr>
              <w:spacing w:before="60"/>
              <w:rPr>
                <w:rFonts w:ascii="Arial" w:hAnsi="Arial" w:cs="Arial"/>
                <w:sz w:val="16"/>
              </w:rPr>
            </w:pPr>
            <w:r w:rsidRPr="00952E7B">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D630CB">
              <w:rPr>
                <w:rFonts w:ascii="Arial" w:hAnsi="Arial" w:cs="Arial"/>
                <w:sz w:val="16"/>
              </w:rPr>
              <w:t>0x000</w:t>
            </w:r>
            <w:r>
              <w:rPr>
                <w:rFonts w:ascii="Arial" w:hAnsi="Arial" w:cs="Arial"/>
                <w:sz w:val="16"/>
              </w:rPr>
              <w:t>4</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952E7B">
              <w:rPr>
                <w:rFonts w:ascii="Arial" w:hAnsi="Arial" w:cs="Arial"/>
                <w:sz w:val="16"/>
              </w:rPr>
              <w:t>D_WIRDCTRENDFLT_CNT_B16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952E7B">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08283C" w:rsidRDefault="00F207F6" w:rsidP="00AE5DE6">
            <w:pPr>
              <w:spacing w:before="60"/>
              <w:rPr>
                <w:rFonts w:ascii="Arial" w:hAnsi="Arial" w:cs="Arial"/>
                <w:sz w:val="16"/>
              </w:rPr>
            </w:pPr>
            <w:r w:rsidRPr="00952E7B">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0x0040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952E7B">
              <w:rPr>
                <w:rFonts w:ascii="Arial" w:hAnsi="Arial" w:cs="Arial"/>
                <w:sz w:val="16"/>
              </w:rPr>
              <w:t>D_WIRDCTRENDFLTREC_CNT_B16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952E7B">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08283C" w:rsidRDefault="00F207F6" w:rsidP="00AE5DE6">
            <w:pPr>
              <w:spacing w:before="60"/>
              <w:rPr>
                <w:rFonts w:ascii="Arial" w:hAnsi="Arial" w:cs="Arial"/>
                <w:sz w:val="16"/>
              </w:rPr>
            </w:pPr>
            <w:r w:rsidRPr="00952E7B">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0x0080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952E7B">
              <w:rPr>
                <w:rFonts w:ascii="Arial" w:hAnsi="Arial" w:cs="Arial"/>
                <w:sz w:val="16"/>
              </w:rPr>
              <w:lastRenderedPageBreak/>
              <w:t>D_WIRFREQDIAGFLT_CNT_B16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952E7B">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08283C" w:rsidRDefault="00F207F6" w:rsidP="00AE5DE6">
            <w:pPr>
              <w:spacing w:before="60"/>
              <w:rPr>
                <w:rFonts w:ascii="Arial" w:hAnsi="Arial" w:cs="Arial"/>
                <w:sz w:val="16"/>
              </w:rPr>
            </w:pPr>
            <w:r w:rsidRPr="00952E7B">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0x0100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952E7B">
              <w:rPr>
                <w:rFonts w:ascii="Arial" w:hAnsi="Arial" w:cs="Arial"/>
                <w:sz w:val="16"/>
              </w:rPr>
              <w:t>D_WIRFREQDIAGFLTREC_CNT_B16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952E7B">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08283C" w:rsidRDefault="00F207F6" w:rsidP="00AE5DE6">
            <w:pPr>
              <w:spacing w:before="60"/>
              <w:rPr>
                <w:rFonts w:ascii="Arial" w:hAnsi="Arial" w:cs="Arial"/>
                <w:sz w:val="16"/>
              </w:rPr>
            </w:pPr>
            <w:r w:rsidRPr="00952E7B">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0x0200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02741B" w:rsidRDefault="00F207F6" w:rsidP="00AE5DE6">
            <w:pPr>
              <w:spacing w:before="60"/>
              <w:rPr>
                <w:rFonts w:ascii="Arial" w:hAnsi="Arial" w:cs="Arial"/>
                <w:sz w:val="16"/>
              </w:rPr>
            </w:pPr>
            <w:r w:rsidRPr="00A6553A">
              <w:rPr>
                <w:rFonts w:ascii="Arial" w:hAnsi="Arial" w:cs="Arial"/>
                <w:sz w:val="16"/>
              </w:rPr>
              <w:t>D_WIRMAX</w:t>
            </w:r>
            <w:r>
              <w:rPr>
                <w:rFonts w:ascii="Arial" w:hAnsi="Arial" w:cs="Arial"/>
                <w:sz w:val="16"/>
              </w:rPr>
              <w:t>MAGFLT</w:t>
            </w:r>
            <w:r w:rsidRPr="00A6553A">
              <w:rPr>
                <w:rFonts w:ascii="Arial" w:hAnsi="Arial" w:cs="Arial"/>
                <w:sz w:val="16"/>
              </w:rPr>
              <w:t>_CNT_B16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0x0008</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A6553A">
              <w:rPr>
                <w:rFonts w:ascii="Arial" w:hAnsi="Arial" w:cs="Arial"/>
                <w:sz w:val="16"/>
              </w:rPr>
              <w:t>D_WIRMAXPERS</w:t>
            </w:r>
            <w:r>
              <w:rPr>
                <w:rFonts w:ascii="Arial" w:hAnsi="Arial" w:cs="Arial"/>
                <w:sz w:val="16"/>
              </w:rPr>
              <w:t>FLT</w:t>
            </w:r>
            <w:r w:rsidRPr="00A6553A">
              <w:rPr>
                <w:rFonts w:ascii="Arial" w:hAnsi="Arial" w:cs="Arial"/>
                <w:sz w:val="16"/>
              </w:rPr>
              <w:t>_CNT_B16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0x0020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A6553A">
              <w:rPr>
                <w:rFonts w:ascii="Arial" w:hAnsi="Arial" w:cs="Arial"/>
                <w:sz w:val="16"/>
              </w:rPr>
              <w:t>D_WIRMAX</w:t>
            </w:r>
            <w:r>
              <w:rPr>
                <w:rFonts w:ascii="Arial" w:hAnsi="Arial" w:cs="Arial"/>
                <w:sz w:val="16"/>
              </w:rPr>
              <w:t>MAGFLT</w:t>
            </w:r>
            <w:r w:rsidRPr="00A6553A">
              <w:rPr>
                <w:rFonts w:ascii="Arial" w:hAnsi="Arial" w:cs="Arial"/>
                <w:sz w:val="16"/>
              </w:rPr>
              <w:t>REC_CNT_B16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0x0010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A6553A">
              <w:rPr>
                <w:rFonts w:ascii="Arial" w:hAnsi="Arial" w:cs="Arial"/>
                <w:sz w:val="16"/>
              </w:rPr>
              <w:t>D_PIDIVTWO_ULS_F32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proofErr w:type="spellStart"/>
            <w:r w:rsidRPr="0008283C">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1.57079632679</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A6553A">
              <w:rPr>
                <w:rFonts w:ascii="Arial" w:hAnsi="Arial" w:cs="Arial"/>
                <w:sz w:val="16"/>
              </w:rPr>
              <w:t>D_PITIMESSAMPLETIME_ULS_F32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proofErr w:type="spellStart"/>
            <w:r w:rsidRPr="0008283C">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0.006283185307</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A6553A">
              <w:rPr>
                <w:rFonts w:ascii="Arial" w:hAnsi="Arial" w:cs="Arial"/>
                <w:sz w:val="16"/>
              </w:rPr>
              <w:t>D_SECPERLOOP_SEC_F32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Seconds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0.002</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A6553A">
              <w:rPr>
                <w:rFonts w:ascii="Arial" w:hAnsi="Arial" w:cs="Arial"/>
                <w:sz w:val="16"/>
              </w:rPr>
              <w:t>D_MSPERMIN_ULS_F32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proofErr w:type="spellStart"/>
            <w:r w:rsidRPr="0008283C">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60000.0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A6553A">
              <w:rPr>
                <w:rFonts w:ascii="Arial" w:hAnsi="Arial" w:cs="Arial"/>
                <w:sz w:val="16"/>
              </w:rPr>
              <w:t>D_STOREDMINSPERCOUNT_ULS_F32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proofErr w:type="spellStart"/>
            <w:r w:rsidRPr="0008283C">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0.000133333333333</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A6553A">
              <w:rPr>
                <w:rFonts w:ascii="Arial" w:hAnsi="Arial" w:cs="Arial"/>
                <w:sz w:val="16"/>
              </w:rPr>
              <w:t>D_RADPERDEGDIVTWO_ULS_F32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proofErr w:type="spellStart"/>
            <w:r w:rsidRPr="0008283C">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0.00872664626</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A6553A">
              <w:rPr>
                <w:rFonts w:ascii="Arial" w:hAnsi="Arial" w:cs="Arial"/>
                <w:sz w:val="16"/>
              </w:rPr>
              <w:t>D_CALMINSPERCOUNT_ULS_F32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proofErr w:type="spellStart"/>
            <w:r w:rsidRPr="0008283C">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10.0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A6553A" w:rsidRDefault="00F207F6" w:rsidP="00AE5DE6">
            <w:pPr>
              <w:spacing w:before="60"/>
              <w:rPr>
                <w:rFonts w:ascii="Arial" w:hAnsi="Arial" w:cs="Arial"/>
                <w:sz w:val="16"/>
              </w:rPr>
            </w:pPr>
            <w:r w:rsidRPr="00A6553A">
              <w:rPr>
                <w:rFonts w:ascii="Arial" w:hAnsi="Arial" w:cs="Arial"/>
                <w:sz w:val="16"/>
              </w:rPr>
              <w:t>D_DURATIONDISABLE_CNT_U16</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Default="00F207F6" w:rsidP="00AE5DE6">
            <w:pPr>
              <w:spacing w:before="60"/>
              <w:rPr>
                <w:rFonts w:ascii="Arial" w:hAnsi="Arial" w:cs="Arial"/>
                <w:sz w:val="16"/>
              </w:rPr>
            </w:pPr>
            <w:r w:rsidRPr="0008283C">
              <w:rPr>
                <w:rFonts w:ascii="Arial" w:hAnsi="Arial" w:cs="Arial"/>
                <w:sz w:val="16"/>
              </w:rPr>
              <w:t>18500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D_FILTWHLSPDMAX_RADPSEC_F32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proofErr w:type="spellStart"/>
            <w:r w:rsidRPr="009C6E40">
              <w:rPr>
                <w:rFonts w:ascii="Arial" w:hAnsi="Arial" w:cs="Arial"/>
                <w:sz w:val="16"/>
              </w:rPr>
              <w:t>Rad</w:t>
            </w:r>
            <w:proofErr w:type="spellEnd"/>
            <w:r w:rsidRPr="009C6E40">
              <w:rPr>
                <w:rFonts w:ascii="Arial" w:hAnsi="Arial" w:cs="Arial"/>
                <w:sz w:val="16"/>
              </w:rPr>
              <w:t>/Sec</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4.0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D_PHASEADJMAX_ULS_F32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proofErr w:type="spellStart"/>
            <w:r w:rsidRPr="009C6E40">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127.0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D_CNCLTRQMAX_MTRNM_F32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proofErr w:type="spellStart"/>
            <w:r w:rsidRPr="009C6E40">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127.0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D_UGRSVMAX_ULS_F32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proofErr w:type="spellStart"/>
            <w:r w:rsidRPr="009C6E40">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256.0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D_LMSFILTSVMAX_ULS_F32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proofErr w:type="spellStart"/>
            <w:r w:rsidRPr="009C6E40">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2048.0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D_LEADLAGFILTSVMAX_ULS_F32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proofErr w:type="spellStart"/>
            <w:r w:rsidRPr="009C6E40">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9C6E40">
              <w:rPr>
                <w:rFonts w:ascii="Arial" w:hAnsi="Arial" w:cs="Arial"/>
                <w:sz w:val="16"/>
              </w:rPr>
              <w:t>65536.0</w:t>
            </w:r>
          </w:p>
        </w:tc>
      </w:tr>
      <w:tr w:rsidR="00F207F6" w:rsidTr="00AE5DE6">
        <w:tc>
          <w:tcPr>
            <w:tcW w:w="3888"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F207F6">
              <w:rPr>
                <w:rFonts w:ascii="Arial" w:hAnsi="Arial" w:cs="Arial"/>
                <w:sz w:val="16"/>
              </w:rPr>
              <w:t>D_WIRCMDMAX_MTRNM_F32</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sidRPr="00F207F6">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proofErr w:type="spellStart"/>
            <w:r>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F207F6" w:rsidRPr="009C6E40" w:rsidRDefault="00F207F6" w:rsidP="00AE5DE6">
            <w:pPr>
              <w:spacing w:before="60"/>
              <w:rPr>
                <w:rFonts w:ascii="Arial" w:hAnsi="Arial" w:cs="Arial"/>
                <w:sz w:val="16"/>
              </w:rPr>
            </w:pPr>
            <w:r>
              <w:rPr>
                <w:rFonts w:ascii="Arial" w:hAnsi="Arial" w:cs="Arial"/>
                <w:sz w:val="16"/>
              </w:rPr>
              <w:t>8.0</w:t>
            </w:r>
          </w:p>
        </w:tc>
      </w:tr>
      <w:tr w:rsidR="000D6D9C" w:rsidTr="00AE5DE6">
        <w:tc>
          <w:tcPr>
            <w:tcW w:w="3888" w:type="dxa"/>
            <w:tcBorders>
              <w:top w:val="single" w:sz="6" w:space="0" w:color="auto"/>
              <w:left w:val="single" w:sz="6" w:space="0" w:color="auto"/>
              <w:bottom w:val="single" w:sz="6" w:space="0" w:color="auto"/>
              <w:right w:val="single" w:sz="6" w:space="0" w:color="auto"/>
            </w:tcBorders>
            <w:vAlign w:val="center"/>
          </w:tcPr>
          <w:p w:rsidR="000D6D9C" w:rsidRPr="00F207F6" w:rsidRDefault="000D6D9C" w:rsidP="00AE5DE6">
            <w:pPr>
              <w:spacing w:before="60"/>
              <w:rPr>
                <w:rFonts w:ascii="Arial" w:hAnsi="Arial" w:cs="Arial"/>
                <w:sz w:val="16"/>
              </w:rPr>
            </w:pPr>
            <w:r w:rsidRPr="000D6D9C">
              <w:rPr>
                <w:rFonts w:ascii="Arial" w:hAnsi="Arial" w:cs="Arial"/>
                <w:sz w:val="16"/>
              </w:rPr>
              <w:t>D_ONEHUNDRED_PCT_F32</w:t>
            </w:r>
          </w:p>
        </w:tc>
        <w:tc>
          <w:tcPr>
            <w:tcW w:w="1680" w:type="dxa"/>
            <w:tcBorders>
              <w:top w:val="single" w:sz="6" w:space="0" w:color="auto"/>
              <w:left w:val="single" w:sz="6" w:space="0" w:color="auto"/>
              <w:bottom w:val="single" w:sz="6" w:space="0" w:color="auto"/>
              <w:right w:val="single" w:sz="6" w:space="0" w:color="auto"/>
            </w:tcBorders>
            <w:vAlign w:val="center"/>
          </w:tcPr>
          <w:p w:rsidR="000D6D9C" w:rsidRPr="00F207F6" w:rsidRDefault="000D6D9C" w:rsidP="00AE5DE6">
            <w:pPr>
              <w:spacing w:before="60"/>
              <w:rPr>
                <w:rFonts w:ascii="Arial" w:hAnsi="Arial" w:cs="Arial"/>
                <w:sz w:val="16"/>
              </w:rPr>
            </w:pPr>
            <w:r w:rsidRPr="000D6D9C">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0D6D9C" w:rsidRDefault="000D6D9C" w:rsidP="00AE5DE6">
            <w:pPr>
              <w:spacing w:before="60"/>
              <w:rPr>
                <w:rFonts w:ascii="Arial" w:hAnsi="Arial" w:cs="Arial"/>
                <w:sz w:val="16"/>
              </w:rPr>
            </w:pPr>
            <w:r>
              <w:rPr>
                <w:rFonts w:ascii="Arial" w:hAnsi="Arial" w:cs="Arial"/>
                <w:sz w:val="16"/>
              </w:rPr>
              <w:t>Percent</w:t>
            </w:r>
          </w:p>
        </w:tc>
        <w:tc>
          <w:tcPr>
            <w:tcW w:w="1680" w:type="dxa"/>
            <w:tcBorders>
              <w:top w:val="single" w:sz="6" w:space="0" w:color="auto"/>
              <w:left w:val="single" w:sz="6" w:space="0" w:color="auto"/>
              <w:bottom w:val="single" w:sz="6" w:space="0" w:color="auto"/>
              <w:right w:val="single" w:sz="6" w:space="0" w:color="auto"/>
            </w:tcBorders>
            <w:vAlign w:val="center"/>
          </w:tcPr>
          <w:p w:rsidR="000D6D9C" w:rsidRDefault="000D6D9C" w:rsidP="00AE5DE6">
            <w:pPr>
              <w:spacing w:before="60"/>
              <w:rPr>
                <w:rFonts w:ascii="Arial" w:hAnsi="Arial" w:cs="Arial"/>
                <w:sz w:val="16"/>
              </w:rPr>
            </w:pPr>
            <w:r>
              <w:rPr>
                <w:rFonts w:ascii="Arial" w:hAnsi="Arial" w:cs="Arial"/>
                <w:sz w:val="16"/>
              </w:rPr>
              <w:t>100.0</w:t>
            </w:r>
          </w:p>
        </w:tc>
      </w:tr>
      <w:tr w:rsidR="000D6D9C" w:rsidTr="00AE5DE6">
        <w:tc>
          <w:tcPr>
            <w:tcW w:w="3888" w:type="dxa"/>
            <w:tcBorders>
              <w:top w:val="single" w:sz="6" w:space="0" w:color="auto"/>
              <w:left w:val="single" w:sz="6" w:space="0" w:color="auto"/>
              <w:bottom w:val="single" w:sz="6" w:space="0" w:color="auto"/>
              <w:right w:val="single" w:sz="6" w:space="0" w:color="auto"/>
            </w:tcBorders>
            <w:vAlign w:val="center"/>
          </w:tcPr>
          <w:p w:rsidR="000D6D9C" w:rsidRPr="000D6D9C" w:rsidRDefault="000D6D9C" w:rsidP="00AE5DE6">
            <w:pPr>
              <w:spacing w:before="60"/>
              <w:rPr>
                <w:rFonts w:ascii="Arial" w:hAnsi="Arial" w:cs="Arial"/>
                <w:sz w:val="16"/>
              </w:rPr>
            </w:pPr>
            <w:r w:rsidRPr="000D6D9C">
              <w:rPr>
                <w:rFonts w:ascii="Arial" w:hAnsi="Arial" w:cs="Arial"/>
                <w:sz w:val="16"/>
              </w:rPr>
              <w:t>D_ONEHALF_ULS_F32</w:t>
            </w:r>
          </w:p>
        </w:tc>
        <w:tc>
          <w:tcPr>
            <w:tcW w:w="1680" w:type="dxa"/>
            <w:tcBorders>
              <w:top w:val="single" w:sz="6" w:space="0" w:color="auto"/>
              <w:left w:val="single" w:sz="6" w:space="0" w:color="auto"/>
              <w:bottom w:val="single" w:sz="6" w:space="0" w:color="auto"/>
              <w:right w:val="single" w:sz="6" w:space="0" w:color="auto"/>
            </w:tcBorders>
            <w:vAlign w:val="center"/>
          </w:tcPr>
          <w:p w:rsidR="000D6D9C" w:rsidRPr="000D6D9C" w:rsidRDefault="000D6D9C" w:rsidP="00AE5DE6">
            <w:pPr>
              <w:spacing w:before="60"/>
              <w:rPr>
                <w:rFonts w:ascii="Arial" w:hAnsi="Arial" w:cs="Arial"/>
                <w:sz w:val="16"/>
              </w:rPr>
            </w:pPr>
            <w:r w:rsidRPr="000D6D9C">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vAlign w:val="center"/>
          </w:tcPr>
          <w:p w:rsidR="000D6D9C" w:rsidRDefault="000D6D9C" w:rsidP="00AE5DE6">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vAlign w:val="center"/>
          </w:tcPr>
          <w:p w:rsidR="000D6D9C" w:rsidRDefault="000D6D9C" w:rsidP="00AE5DE6">
            <w:pPr>
              <w:spacing w:before="60"/>
              <w:rPr>
                <w:rFonts w:ascii="Arial" w:hAnsi="Arial" w:cs="Arial"/>
                <w:sz w:val="16"/>
              </w:rPr>
            </w:pPr>
            <w:r>
              <w:rPr>
                <w:rFonts w:ascii="Arial" w:hAnsi="Arial" w:cs="Arial"/>
                <w:sz w:val="16"/>
              </w:rPr>
              <w:t>0.5</w:t>
            </w:r>
          </w:p>
        </w:tc>
      </w:tr>
      <w:tr w:rsidR="00A119E6" w:rsidTr="00AE5DE6">
        <w:tc>
          <w:tcPr>
            <w:tcW w:w="3888" w:type="dxa"/>
            <w:tcBorders>
              <w:top w:val="single" w:sz="6" w:space="0" w:color="auto"/>
              <w:left w:val="single" w:sz="6" w:space="0" w:color="auto"/>
              <w:bottom w:val="single" w:sz="6" w:space="0" w:color="auto"/>
              <w:right w:val="single" w:sz="6" w:space="0" w:color="auto"/>
            </w:tcBorders>
            <w:vAlign w:val="center"/>
          </w:tcPr>
          <w:p w:rsidR="00A119E6" w:rsidRPr="000D6D9C" w:rsidRDefault="00A119E6" w:rsidP="00AE5DE6">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vAlign w:val="center"/>
          </w:tcPr>
          <w:p w:rsidR="00A119E6" w:rsidRPr="000D6D9C" w:rsidRDefault="00A119E6" w:rsidP="00AE5DE6">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vAlign w:val="center"/>
          </w:tcPr>
          <w:p w:rsidR="00A119E6" w:rsidRDefault="00A119E6" w:rsidP="00AE5DE6">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vAlign w:val="center"/>
          </w:tcPr>
          <w:p w:rsidR="00A119E6" w:rsidRDefault="00A119E6" w:rsidP="00AE5DE6">
            <w:pPr>
              <w:spacing w:before="60"/>
              <w:rPr>
                <w:rFonts w:ascii="Arial" w:hAnsi="Arial" w:cs="Arial"/>
                <w:sz w:val="16"/>
              </w:rPr>
            </w:pP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0D6D9C">
        <w:trPr>
          <w:jc w:val="center"/>
        </w:trPr>
        <w:tc>
          <w:tcPr>
            <w:tcW w:w="4608" w:type="dxa"/>
            <w:tcBorders>
              <w:top w:val="nil"/>
              <w:left w:val="single" w:sz="6" w:space="0" w:color="auto"/>
              <w:bottom w:val="single" w:sz="4" w:space="0" w:color="auto"/>
              <w:right w:val="single" w:sz="6" w:space="0" w:color="auto"/>
            </w:tcBorders>
          </w:tcPr>
          <w:p w:rsidR="004A781C" w:rsidRDefault="000D6D9C">
            <w:pPr>
              <w:spacing w:before="60"/>
              <w:rPr>
                <w:rFonts w:ascii="Arial" w:hAnsi="Arial" w:cs="Arial"/>
                <w:sz w:val="16"/>
              </w:rPr>
            </w:pPr>
            <w:r w:rsidRPr="000D6D9C">
              <w:rPr>
                <w:rFonts w:ascii="Arial" w:hAnsi="Arial" w:cs="Arial"/>
                <w:sz w:val="16"/>
              </w:rPr>
              <w:t>D_ZERO_ULS_F32</w:t>
            </w:r>
          </w:p>
        </w:tc>
      </w:tr>
      <w:tr w:rsidR="004A781C" w:rsidTr="000D6D9C">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0D6D9C">
            <w:pPr>
              <w:spacing w:before="60"/>
              <w:rPr>
                <w:rFonts w:ascii="Arial" w:hAnsi="Arial" w:cs="Arial"/>
                <w:sz w:val="16"/>
              </w:rPr>
            </w:pPr>
            <w:r w:rsidRPr="000D6D9C">
              <w:rPr>
                <w:rFonts w:ascii="Arial" w:hAnsi="Arial" w:cs="Arial"/>
                <w:sz w:val="16"/>
              </w:rPr>
              <w:t>D_2PI_ULS_F32</w:t>
            </w:r>
          </w:p>
        </w:tc>
      </w:tr>
      <w:tr w:rsidR="000D6D9C" w:rsidTr="000D6D9C">
        <w:trPr>
          <w:jc w:val="center"/>
        </w:trPr>
        <w:tc>
          <w:tcPr>
            <w:tcW w:w="4608" w:type="dxa"/>
            <w:tcBorders>
              <w:top w:val="single" w:sz="4" w:space="0" w:color="auto"/>
              <w:left w:val="single" w:sz="4" w:space="0" w:color="auto"/>
              <w:bottom w:val="single" w:sz="4" w:space="0" w:color="auto"/>
              <w:right w:val="single" w:sz="4" w:space="0" w:color="auto"/>
            </w:tcBorders>
          </w:tcPr>
          <w:p w:rsidR="000D6D9C" w:rsidRPr="000D6D9C" w:rsidRDefault="000D6D9C">
            <w:pPr>
              <w:spacing w:before="60"/>
              <w:rPr>
                <w:rFonts w:ascii="Arial" w:hAnsi="Arial" w:cs="Arial"/>
                <w:sz w:val="16"/>
              </w:rPr>
            </w:pPr>
            <w:r w:rsidRPr="000D6D9C">
              <w:rPr>
                <w:rFonts w:ascii="Arial" w:hAnsi="Arial" w:cs="Arial"/>
                <w:sz w:val="16"/>
              </w:rPr>
              <w:t>D_2MS_SEC_F32</w:t>
            </w:r>
          </w:p>
        </w:tc>
      </w:tr>
      <w:tr w:rsidR="00EB2380" w:rsidTr="000D6D9C">
        <w:trPr>
          <w:jc w:val="center"/>
        </w:trPr>
        <w:tc>
          <w:tcPr>
            <w:tcW w:w="4608" w:type="dxa"/>
            <w:tcBorders>
              <w:top w:val="single" w:sz="4" w:space="0" w:color="auto"/>
              <w:left w:val="single" w:sz="4" w:space="0" w:color="auto"/>
              <w:bottom w:val="single" w:sz="4" w:space="0" w:color="auto"/>
              <w:right w:val="single" w:sz="4" w:space="0" w:color="auto"/>
            </w:tcBorders>
          </w:tcPr>
          <w:p w:rsidR="00EB2380" w:rsidRPr="000D6D9C" w:rsidRDefault="00EB2380">
            <w:pPr>
              <w:spacing w:before="60"/>
              <w:rPr>
                <w:rFonts w:ascii="Arial" w:hAnsi="Arial" w:cs="Arial"/>
                <w:sz w:val="16"/>
              </w:rPr>
            </w:pPr>
            <w:r>
              <w:rPr>
                <w:rFonts w:ascii="Arial" w:hAnsi="Arial" w:cs="Arial"/>
                <w:sz w:val="16"/>
              </w:rPr>
              <w:t>FLT_EPSILON</w:t>
            </w:r>
          </w:p>
        </w:tc>
      </w:tr>
      <w:tr w:rsidR="00A119E6" w:rsidTr="000D6D9C">
        <w:trPr>
          <w:jc w:val="center"/>
        </w:trPr>
        <w:tc>
          <w:tcPr>
            <w:tcW w:w="4608" w:type="dxa"/>
            <w:tcBorders>
              <w:top w:val="single" w:sz="4" w:space="0" w:color="auto"/>
              <w:left w:val="single" w:sz="4" w:space="0" w:color="auto"/>
              <w:bottom w:val="single" w:sz="4" w:space="0" w:color="auto"/>
              <w:right w:val="single" w:sz="4" w:space="0" w:color="auto"/>
            </w:tcBorders>
          </w:tcPr>
          <w:p w:rsidR="00A119E6" w:rsidRDefault="00A119E6">
            <w:pPr>
              <w:spacing w:before="60"/>
              <w:rPr>
                <w:rFonts w:ascii="Arial" w:hAnsi="Arial" w:cs="Arial"/>
                <w:sz w:val="16"/>
              </w:rPr>
            </w:pP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31860" w:rsidRDefault="00531860" w:rsidP="00531860">
      <w:pPr>
        <w:numPr>
          <w:ilvl w:val="0"/>
          <w:numId w:val="5"/>
        </w:numPr>
        <w:spacing w:after="0"/>
      </w:pPr>
      <w:proofErr w:type="spellStart"/>
      <w:r>
        <w:t>TableSize_m</w:t>
      </w:r>
      <w:proofErr w:type="spellEnd"/>
    </w:p>
    <w:p w:rsidR="00531860" w:rsidRDefault="00531860" w:rsidP="00531860">
      <w:pPr>
        <w:numPr>
          <w:ilvl w:val="0"/>
          <w:numId w:val="5"/>
        </w:numPr>
        <w:spacing w:after="0"/>
      </w:pPr>
      <w:proofErr w:type="spellStart"/>
      <w:r>
        <w:t>FPM_FloatToFixed</w:t>
      </w:r>
      <w:proofErr w:type="spellEnd"/>
    </w:p>
    <w:p w:rsidR="00531860" w:rsidRDefault="00531860" w:rsidP="00531860">
      <w:pPr>
        <w:numPr>
          <w:ilvl w:val="0"/>
          <w:numId w:val="5"/>
        </w:numPr>
        <w:spacing w:after="0"/>
      </w:pPr>
      <w:proofErr w:type="spellStart"/>
      <w:r w:rsidRPr="001E4731">
        <w:t>FPM_</w:t>
      </w:r>
      <w:r>
        <w:t>FixedToFloat</w:t>
      </w:r>
      <w:proofErr w:type="spellEnd"/>
    </w:p>
    <w:p w:rsidR="00531860" w:rsidRDefault="00531860" w:rsidP="00531860">
      <w:pPr>
        <w:numPr>
          <w:ilvl w:val="0"/>
          <w:numId w:val="5"/>
        </w:numPr>
        <w:spacing w:after="0"/>
      </w:pPr>
      <w:r w:rsidRPr="001E4731">
        <w:t>LPF_OpUpdate_u16InFixKTrunc_m</w:t>
      </w:r>
    </w:p>
    <w:p w:rsidR="00531860" w:rsidRDefault="00531860" w:rsidP="00531860">
      <w:pPr>
        <w:numPr>
          <w:ilvl w:val="0"/>
          <w:numId w:val="5"/>
        </w:numPr>
        <w:spacing w:after="0"/>
      </w:pPr>
      <w:r w:rsidRPr="001E4731">
        <w:t>LPF_SvUpdate_u16InFixKTrunc_m</w:t>
      </w:r>
    </w:p>
    <w:p w:rsidR="00531860" w:rsidRPr="00FC5C24" w:rsidRDefault="00531860" w:rsidP="00531860">
      <w:pPr>
        <w:numPr>
          <w:ilvl w:val="0"/>
          <w:numId w:val="5"/>
        </w:numPr>
        <w:spacing w:after="0"/>
      </w:pPr>
      <w:r w:rsidRPr="004C36FE">
        <w:t>LPF_SvUpdate_s16InFixKTrunc_m</w:t>
      </w:r>
    </w:p>
    <w:p w:rsidR="00531860" w:rsidRPr="00FC5C24" w:rsidRDefault="00531860" w:rsidP="00531860">
      <w:pPr>
        <w:numPr>
          <w:ilvl w:val="0"/>
          <w:numId w:val="5"/>
        </w:numPr>
        <w:spacing w:after="0"/>
      </w:pPr>
      <w:r w:rsidRPr="004C36FE">
        <w:t>Abs_s16_m</w:t>
      </w:r>
    </w:p>
    <w:p w:rsidR="00531860" w:rsidRPr="00FC5C24" w:rsidRDefault="00531860" w:rsidP="00531860">
      <w:pPr>
        <w:numPr>
          <w:ilvl w:val="0"/>
          <w:numId w:val="5"/>
        </w:numPr>
        <w:spacing w:after="0"/>
      </w:pPr>
      <w:r w:rsidRPr="004C36FE">
        <w:t>Abs_f32_m</w:t>
      </w:r>
    </w:p>
    <w:p w:rsidR="00531860" w:rsidRPr="00FC5C24" w:rsidRDefault="00531860" w:rsidP="00531860">
      <w:pPr>
        <w:numPr>
          <w:ilvl w:val="0"/>
          <w:numId w:val="5"/>
        </w:numPr>
        <w:spacing w:after="0"/>
      </w:pPr>
      <w:r w:rsidRPr="004C36FE">
        <w:t>GetSystemTime_mS_u32</w:t>
      </w:r>
    </w:p>
    <w:p w:rsidR="00531860" w:rsidRDefault="00531860" w:rsidP="00531860">
      <w:pPr>
        <w:numPr>
          <w:ilvl w:val="0"/>
          <w:numId w:val="5"/>
        </w:numPr>
        <w:spacing w:after="0"/>
      </w:pPr>
      <w:r w:rsidRPr="004C36FE">
        <w:t>DtrmnElapsedTime_mS_u32</w:t>
      </w:r>
    </w:p>
    <w:p w:rsidR="005D5FE4" w:rsidRDefault="005D5FE4" w:rsidP="008B3E94">
      <w:pPr>
        <w:numPr>
          <w:ilvl w:val="0"/>
          <w:numId w:val="5"/>
        </w:numPr>
        <w:spacing w:after="0"/>
      </w:pPr>
    </w:p>
    <w:p w:rsidR="008B3E94" w:rsidRDefault="008B3E94" w:rsidP="008B3E94">
      <w:pPr>
        <w:spacing w:after="0"/>
        <w:ind w:left="720"/>
      </w:pPr>
    </w:p>
    <w:p w:rsidR="008B3E94" w:rsidRDefault="008B3E94" w:rsidP="008B3E94">
      <w:pPr>
        <w:pStyle w:val="Heading2"/>
      </w:pPr>
      <w:r>
        <w:t>Data Hiding Functions</w:t>
      </w:r>
    </w:p>
    <w:p w:rsidR="00531860" w:rsidRDefault="00531860" w:rsidP="00531860">
      <w:pPr>
        <w:numPr>
          <w:ilvl w:val="0"/>
          <w:numId w:val="10"/>
        </w:numPr>
        <w:spacing w:after="0"/>
      </w:pPr>
      <w:proofErr w:type="spellStart"/>
      <w:r w:rsidRPr="00A845FA">
        <w:t>Rte_Call_NxtrDiagMgr_SetNTCStatus</w:t>
      </w:r>
      <w:proofErr w:type="spellEnd"/>
    </w:p>
    <w:p w:rsidR="00DC7E08" w:rsidRDefault="00DC7E08" w:rsidP="00DC7E08">
      <w:pPr>
        <w:numPr>
          <w:ilvl w:val="0"/>
          <w:numId w:val="10"/>
        </w:numPr>
        <w:spacing w:after="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F648ED" w:rsidP="001B60DF">
      <w:pPr>
        <w:pStyle w:val="Heading3"/>
      </w:pPr>
      <w:r>
        <w:t>Global</w:t>
      </w:r>
      <w:r w:rsidR="001B60DF">
        <w:t xml:space="preserve"> Function #1</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5"/>
        <w:gridCol w:w="3923"/>
        <w:gridCol w:w="1132"/>
        <w:gridCol w:w="658"/>
        <w:gridCol w:w="658"/>
        <w:gridCol w:w="658"/>
      </w:tblGrid>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923" w:type="dxa"/>
          </w:tcPr>
          <w:p w:rsidR="00F957FA" w:rsidRDefault="00F957FA" w:rsidP="00F957FA">
            <w:pPr>
              <w:spacing w:before="60"/>
              <w:rPr>
                <w:rFonts w:ascii="Arial" w:hAnsi="Arial" w:cs="Arial"/>
                <w:sz w:val="16"/>
              </w:rPr>
            </w:pPr>
          </w:p>
        </w:tc>
        <w:tc>
          <w:tcPr>
            <w:tcW w:w="1132"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58"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923" w:type="dxa"/>
          </w:tcPr>
          <w:p w:rsidR="00F957FA" w:rsidRDefault="00F957FA" w:rsidP="00F957FA">
            <w:pPr>
              <w:spacing w:before="60"/>
              <w:rPr>
                <w:rFonts w:ascii="Arial" w:hAnsi="Arial" w:cs="Arial"/>
                <w:sz w:val="16"/>
              </w:rPr>
            </w:pP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p>
        </w:tc>
        <w:tc>
          <w:tcPr>
            <w:tcW w:w="3923" w:type="dxa"/>
          </w:tcPr>
          <w:p w:rsidR="00F957FA" w:rsidRDefault="00F957FA" w:rsidP="00F957FA">
            <w:pPr>
              <w:spacing w:before="60"/>
              <w:rPr>
                <w:rFonts w:ascii="Arial" w:hAnsi="Arial" w:cs="Arial"/>
                <w:sz w:val="16"/>
              </w:rPr>
            </w:pP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923" w:type="dxa"/>
          </w:tcPr>
          <w:p w:rsidR="00F957FA" w:rsidRDefault="00F957FA" w:rsidP="00F957FA">
            <w:pPr>
              <w:spacing w:before="60"/>
              <w:rPr>
                <w:rFonts w:ascii="Arial" w:hAnsi="Arial" w:cs="Arial"/>
                <w:sz w:val="16"/>
              </w:rPr>
            </w:pP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r>
    </w:tbl>
    <w:p w:rsidR="001B60DF" w:rsidRDefault="001B60DF" w:rsidP="001B60DF">
      <w:pPr>
        <w:pStyle w:val="Heading4"/>
      </w:pPr>
      <w:r>
        <w:t>Description</w:t>
      </w:r>
    </w:p>
    <w:p w:rsidR="001B60DF" w:rsidRDefault="001B60DF" w:rsidP="001B60DF">
      <w:pPr>
        <w:spacing w:after="0"/>
      </w:pPr>
      <w:r>
        <w:t>(Place flowchart/design for local function)</w:t>
      </w:r>
    </w:p>
    <w:p w:rsidR="001B60DF" w:rsidRDefault="001B60DF" w:rsidP="008B3E94">
      <w:pPr>
        <w:spacing w:after="0"/>
      </w:pPr>
    </w:p>
    <w:p w:rsidR="008F6DBB" w:rsidRDefault="008F6DBB" w:rsidP="008B3E94">
      <w:pPr>
        <w:spacing w:after="0"/>
      </w:pPr>
    </w:p>
    <w:p w:rsidR="008B3E94" w:rsidRDefault="008B3E94" w:rsidP="008B3E94">
      <w:pPr>
        <w:pStyle w:val="Heading2"/>
      </w:pPr>
      <w:r>
        <w:t>Local Functions/Macros Used by this MDD only</w:t>
      </w:r>
    </w:p>
    <w:p w:rsidR="008B3E94" w:rsidRDefault="008B3E94">
      <w:pPr>
        <w:spacing w:after="0"/>
      </w:pPr>
    </w:p>
    <w:p w:rsidR="00B0739B" w:rsidRDefault="000D714C" w:rsidP="00B0739B">
      <w:pPr>
        <w:pStyle w:val="Heading3"/>
      </w:pPr>
      <w:r>
        <w:t xml:space="preserve">Wheel Speed </w:t>
      </w:r>
      <w:proofErr w:type="gramStart"/>
      <w:r>
        <w:t>In</w:t>
      </w:r>
      <w:proofErr w:type="gramEnd"/>
      <w:r>
        <w:t xml:space="preserve"> Range Check</w:t>
      </w:r>
    </w:p>
    <w:p w:rsidR="00B0739B" w:rsidRDefault="00B0739B" w:rsidP="00B0739B">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0"/>
        <w:gridCol w:w="3790"/>
        <w:gridCol w:w="1140"/>
        <w:gridCol w:w="723"/>
        <w:gridCol w:w="652"/>
        <w:gridCol w:w="603"/>
      </w:tblGrid>
      <w:tr w:rsidR="00B0739B" w:rsidTr="00AE5DE6">
        <w:tc>
          <w:tcPr>
            <w:tcW w:w="2030" w:type="dxa"/>
          </w:tcPr>
          <w:p w:rsidR="00B0739B" w:rsidRDefault="00B0739B" w:rsidP="00AE5DE6">
            <w:pPr>
              <w:spacing w:before="60"/>
              <w:rPr>
                <w:rFonts w:ascii="Arial" w:hAnsi="Arial" w:cs="Arial"/>
                <w:b/>
                <w:bCs/>
                <w:sz w:val="16"/>
              </w:rPr>
            </w:pPr>
            <w:r>
              <w:rPr>
                <w:rFonts w:ascii="Arial" w:hAnsi="Arial" w:cs="Arial"/>
                <w:b/>
                <w:bCs/>
                <w:sz w:val="16"/>
              </w:rPr>
              <w:t>Function Name</w:t>
            </w:r>
          </w:p>
        </w:tc>
        <w:tc>
          <w:tcPr>
            <w:tcW w:w="3790" w:type="dxa"/>
          </w:tcPr>
          <w:p w:rsidR="00B0739B" w:rsidRDefault="00B0739B" w:rsidP="00AE5DE6">
            <w:pPr>
              <w:spacing w:before="60"/>
              <w:rPr>
                <w:rFonts w:ascii="Arial" w:hAnsi="Arial" w:cs="Arial"/>
                <w:sz w:val="16"/>
              </w:rPr>
            </w:pPr>
            <w:proofErr w:type="spellStart"/>
            <w:r w:rsidRPr="00B0739B">
              <w:rPr>
                <w:rFonts w:ascii="Arial" w:hAnsi="Arial" w:cs="Arial"/>
                <w:sz w:val="16"/>
              </w:rPr>
              <w:t>WhlSpdInRange</w:t>
            </w:r>
            <w:proofErr w:type="spellEnd"/>
          </w:p>
        </w:tc>
        <w:tc>
          <w:tcPr>
            <w:tcW w:w="1140" w:type="dxa"/>
            <w:shd w:val="pct30" w:color="FFFF00" w:fill="auto"/>
          </w:tcPr>
          <w:p w:rsidR="00B0739B" w:rsidRDefault="00B0739B" w:rsidP="00AE5DE6">
            <w:pPr>
              <w:spacing w:before="60"/>
              <w:jc w:val="center"/>
              <w:rPr>
                <w:rFonts w:ascii="Arial" w:hAnsi="Arial" w:cs="Arial"/>
                <w:sz w:val="16"/>
              </w:rPr>
            </w:pPr>
            <w:r>
              <w:rPr>
                <w:rFonts w:ascii="Arial" w:hAnsi="Arial" w:cs="Arial"/>
                <w:sz w:val="16"/>
              </w:rPr>
              <w:t>Type</w:t>
            </w:r>
          </w:p>
        </w:tc>
        <w:tc>
          <w:tcPr>
            <w:tcW w:w="723" w:type="dxa"/>
            <w:shd w:val="pct30" w:color="FFFF00" w:fill="auto"/>
          </w:tcPr>
          <w:p w:rsidR="00B0739B" w:rsidRDefault="00B0739B" w:rsidP="00AE5DE6">
            <w:pPr>
              <w:spacing w:before="60"/>
              <w:jc w:val="center"/>
              <w:rPr>
                <w:rFonts w:ascii="Arial" w:hAnsi="Arial" w:cs="Arial"/>
                <w:sz w:val="16"/>
              </w:rPr>
            </w:pPr>
            <w:r>
              <w:rPr>
                <w:rFonts w:ascii="Arial" w:hAnsi="Arial" w:cs="Arial"/>
                <w:sz w:val="16"/>
              </w:rPr>
              <w:t>Min</w:t>
            </w:r>
          </w:p>
        </w:tc>
        <w:tc>
          <w:tcPr>
            <w:tcW w:w="652" w:type="dxa"/>
            <w:shd w:val="pct30" w:color="FFFF00" w:fill="auto"/>
          </w:tcPr>
          <w:p w:rsidR="00B0739B" w:rsidRDefault="00B0739B" w:rsidP="00AE5DE6">
            <w:pPr>
              <w:spacing w:before="60"/>
              <w:jc w:val="center"/>
              <w:rPr>
                <w:rFonts w:ascii="Arial" w:hAnsi="Arial" w:cs="Arial"/>
                <w:sz w:val="16"/>
              </w:rPr>
            </w:pPr>
            <w:r>
              <w:rPr>
                <w:rFonts w:ascii="Arial" w:hAnsi="Arial" w:cs="Arial"/>
                <w:sz w:val="16"/>
              </w:rPr>
              <w:t>Max</w:t>
            </w:r>
          </w:p>
        </w:tc>
        <w:tc>
          <w:tcPr>
            <w:tcW w:w="603" w:type="dxa"/>
            <w:tcBorders>
              <w:bottom w:val="single" w:sz="4" w:space="0" w:color="auto"/>
            </w:tcBorders>
            <w:shd w:val="pct30" w:color="FFFF00" w:fill="auto"/>
          </w:tcPr>
          <w:p w:rsidR="00B0739B" w:rsidRDefault="00B0739B"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B0739B" w:rsidTr="00AE5DE6">
        <w:tc>
          <w:tcPr>
            <w:tcW w:w="2030" w:type="dxa"/>
          </w:tcPr>
          <w:p w:rsidR="00B0739B" w:rsidRDefault="00B0739B" w:rsidP="00AE5DE6">
            <w:pPr>
              <w:spacing w:before="60"/>
              <w:rPr>
                <w:rFonts w:ascii="Arial" w:hAnsi="Arial" w:cs="Arial"/>
                <w:b/>
                <w:bCs/>
                <w:sz w:val="16"/>
              </w:rPr>
            </w:pPr>
            <w:r>
              <w:rPr>
                <w:rFonts w:ascii="Arial" w:hAnsi="Arial" w:cs="Arial"/>
                <w:b/>
                <w:bCs/>
                <w:sz w:val="16"/>
              </w:rPr>
              <w:t xml:space="preserve">Arguments Passed </w:t>
            </w:r>
          </w:p>
        </w:tc>
        <w:tc>
          <w:tcPr>
            <w:tcW w:w="3790" w:type="dxa"/>
          </w:tcPr>
          <w:p w:rsidR="00B0739B" w:rsidRDefault="00B0739B" w:rsidP="00AE5DE6">
            <w:pPr>
              <w:spacing w:before="60"/>
              <w:rPr>
                <w:rFonts w:ascii="Arial" w:hAnsi="Arial" w:cs="Arial"/>
                <w:sz w:val="16"/>
              </w:rPr>
            </w:pPr>
            <w:r w:rsidRPr="00B0739B">
              <w:rPr>
                <w:rFonts w:ascii="Arial" w:hAnsi="Arial" w:cs="Arial"/>
                <w:sz w:val="16"/>
              </w:rPr>
              <w:t>WhlSpd_Hz_T_f32</w:t>
            </w:r>
          </w:p>
        </w:tc>
        <w:tc>
          <w:tcPr>
            <w:tcW w:w="1140" w:type="dxa"/>
          </w:tcPr>
          <w:p w:rsidR="00B0739B" w:rsidRDefault="00B0739B" w:rsidP="00AE5DE6">
            <w:pPr>
              <w:spacing w:before="60"/>
              <w:rPr>
                <w:rFonts w:ascii="Arial" w:hAnsi="Arial" w:cs="Arial"/>
                <w:sz w:val="16"/>
              </w:rPr>
            </w:pPr>
            <w:r>
              <w:rPr>
                <w:rFonts w:ascii="Arial" w:hAnsi="Arial" w:cs="Arial"/>
                <w:sz w:val="16"/>
              </w:rPr>
              <w:t>float32</w:t>
            </w:r>
          </w:p>
        </w:tc>
        <w:tc>
          <w:tcPr>
            <w:tcW w:w="723" w:type="dxa"/>
          </w:tcPr>
          <w:p w:rsidR="00B0739B" w:rsidRDefault="00B0739B" w:rsidP="00AE5DE6">
            <w:pPr>
              <w:spacing w:before="60"/>
              <w:rPr>
                <w:rFonts w:ascii="Arial" w:hAnsi="Arial" w:cs="Arial"/>
                <w:sz w:val="16"/>
              </w:rPr>
            </w:pPr>
            <w:r w:rsidRPr="00B0739B">
              <w:rPr>
                <w:rFonts w:ascii="Arial" w:hAnsi="Arial" w:cs="Arial"/>
                <w:sz w:val="16"/>
              </w:rPr>
              <w:t>0</w:t>
            </w:r>
          </w:p>
        </w:tc>
        <w:tc>
          <w:tcPr>
            <w:tcW w:w="652" w:type="dxa"/>
          </w:tcPr>
          <w:p w:rsidR="00B0739B" w:rsidRDefault="00B0739B" w:rsidP="00AE5DE6">
            <w:pPr>
              <w:spacing w:before="60"/>
              <w:rPr>
                <w:rFonts w:ascii="Arial" w:hAnsi="Arial" w:cs="Arial"/>
                <w:sz w:val="16"/>
              </w:rPr>
            </w:pPr>
            <w:r w:rsidRPr="00B0739B">
              <w:rPr>
                <w:rFonts w:ascii="Arial" w:hAnsi="Arial" w:cs="Arial"/>
                <w:sz w:val="16"/>
              </w:rPr>
              <w:t>40</w:t>
            </w:r>
          </w:p>
        </w:tc>
        <w:tc>
          <w:tcPr>
            <w:tcW w:w="603" w:type="dxa"/>
            <w:shd w:val="pct15" w:color="auto" w:fill="auto"/>
          </w:tcPr>
          <w:p w:rsidR="00B0739B" w:rsidRDefault="00B0739B" w:rsidP="00AE5DE6">
            <w:pPr>
              <w:spacing w:before="60"/>
              <w:rPr>
                <w:rFonts w:ascii="Arial" w:hAnsi="Arial" w:cs="Arial"/>
                <w:sz w:val="16"/>
              </w:rPr>
            </w:pPr>
          </w:p>
        </w:tc>
      </w:tr>
      <w:tr w:rsidR="00B0739B" w:rsidTr="00AE5DE6">
        <w:tc>
          <w:tcPr>
            <w:tcW w:w="2030" w:type="dxa"/>
          </w:tcPr>
          <w:p w:rsidR="00B0739B" w:rsidRDefault="00B0739B" w:rsidP="00AE5DE6">
            <w:pPr>
              <w:spacing w:before="60"/>
              <w:rPr>
                <w:rFonts w:ascii="Arial" w:hAnsi="Arial" w:cs="Arial"/>
                <w:b/>
                <w:bCs/>
                <w:sz w:val="16"/>
              </w:rPr>
            </w:pPr>
            <w:r>
              <w:rPr>
                <w:rFonts w:ascii="Arial" w:hAnsi="Arial" w:cs="Arial"/>
                <w:b/>
                <w:bCs/>
                <w:sz w:val="16"/>
              </w:rPr>
              <w:t>Return Value</w:t>
            </w:r>
          </w:p>
        </w:tc>
        <w:tc>
          <w:tcPr>
            <w:tcW w:w="3790" w:type="dxa"/>
          </w:tcPr>
          <w:p w:rsidR="00B0739B" w:rsidRDefault="00B0739B" w:rsidP="00AE5DE6">
            <w:pPr>
              <w:spacing w:before="60"/>
              <w:rPr>
                <w:rFonts w:ascii="Arial" w:hAnsi="Arial" w:cs="Arial"/>
                <w:sz w:val="16"/>
              </w:rPr>
            </w:pPr>
            <w:proofErr w:type="spellStart"/>
            <w:r w:rsidRPr="00B0739B">
              <w:rPr>
                <w:rFonts w:ascii="Arial" w:hAnsi="Arial" w:cs="Arial"/>
                <w:sz w:val="16"/>
              </w:rPr>
              <w:t>InRange_Cnt_T_lgc</w:t>
            </w:r>
            <w:proofErr w:type="spellEnd"/>
          </w:p>
        </w:tc>
        <w:tc>
          <w:tcPr>
            <w:tcW w:w="1140" w:type="dxa"/>
          </w:tcPr>
          <w:p w:rsidR="00B0739B" w:rsidRDefault="00B0739B" w:rsidP="00AE5DE6">
            <w:pPr>
              <w:spacing w:before="60"/>
              <w:rPr>
                <w:rFonts w:ascii="Arial" w:hAnsi="Arial" w:cs="Arial"/>
                <w:sz w:val="16"/>
              </w:rPr>
            </w:pPr>
            <w:proofErr w:type="spellStart"/>
            <w:r w:rsidRPr="00B0739B">
              <w:rPr>
                <w:rFonts w:ascii="Arial" w:hAnsi="Arial" w:cs="Arial"/>
                <w:sz w:val="16"/>
              </w:rPr>
              <w:t>boolean</w:t>
            </w:r>
            <w:proofErr w:type="spellEnd"/>
          </w:p>
        </w:tc>
        <w:tc>
          <w:tcPr>
            <w:tcW w:w="723" w:type="dxa"/>
          </w:tcPr>
          <w:p w:rsidR="00B0739B" w:rsidRDefault="00B0739B" w:rsidP="00AE5DE6">
            <w:pPr>
              <w:spacing w:before="60"/>
              <w:rPr>
                <w:rFonts w:ascii="Arial" w:hAnsi="Arial" w:cs="Arial"/>
                <w:sz w:val="16"/>
              </w:rPr>
            </w:pPr>
            <w:r>
              <w:rPr>
                <w:rFonts w:ascii="Arial" w:hAnsi="Arial" w:cs="Arial"/>
                <w:sz w:val="16"/>
              </w:rPr>
              <w:t>FALSE</w:t>
            </w:r>
          </w:p>
        </w:tc>
        <w:tc>
          <w:tcPr>
            <w:tcW w:w="652" w:type="dxa"/>
          </w:tcPr>
          <w:p w:rsidR="00B0739B" w:rsidRDefault="00B0739B" w:rsidP="00AE5DE6">
            <w:pPr>
              <w:spacing w:before="60"/>
              <w:rPr>
                <w:rFonts w:ascii="Arial" w:hAnsi="Arial" w:cs="Arial"/>
                <w:sz w:val="16"/>
              </w:rPr>
            </w:pPr>
            <w:r>
              <w:rPr>
                <w:rFonts w:ascii="Arial" w:hAnsi="Arial" w:cs="Arial"/>
                <w:sz w:val="16"/>
              </w:rPr>
              <w:t>TRUE</w:t>
            </w:r>
          </w:p>
        </w:tc>
        <w:tc>
          <w:tcPr>
            <w:tcW w:w="603" w:type="dxa"/>
          </w:tcPr>
          <w:p w:rsidR="00B0739B" w:rsidRDefault="007410DE" w:rsidP="00AE5DE6">
            <w:pPr>
              <w:spacing w:before="60"/>
              <w:rPr>
                <w:rFonts w:ascii="Arial" w:hAnsi="Arial" w:cs="Arial"/>
                <w:sz w:val="16"/>
              </w:rPr>
            </w:pPr>
            <w:r>
              <w:rPr>
                <w:rFonts w:ascii="Arial" w:hAnsi="Arial" w:cs="Arial"/>
                <w:sz w:val="16"/>
              </w:rPr>
              <w:t>0</w:t>
            </w:r>
          </w:p>
        </w:tc>
      </w:tr>
    </w:tbl>
    <w:p w:rsidR="00B0739B" w:rsidRDefault="00B0739B" w:rsidP="00B0739B">
      <w:pPr>
        <w:pStyle w:val="Heading4"/>
      </w:pPr>
      <w:r>
        <w:lastRenderedPageBreak/>
        <w:t>Description</w:t>
      </w:r>
    </w:p>
    <w:p w:rsidR="00B0739B" w:rsidRDefault="00802C28" w:rsidP="00B0739B">
      <w:pPr>
        <w:spacing w:after="0"/>
        <w:rPr>
          <w:rFonts w:ascii="Arial" w:hAnsi="Arial"/>
          <w:b/>
          <w:kern w:val="28"/>
          <w:sz w:val="28"/>
        </w:rPr>
      </w:pPr>
      <w:r>
        <w:object w:dxaOrig="9516" w:dyaOrig="4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97pt" o:ole="">
            <v:imagedata r:id="rId8" o:title=""/>
          </v:shape>
          <o:OLEObject Type="Embed" ProgID="Visio.Drawing.11" ShapeID="_x0000_i1025" DrawAspect="Content" ObjectID="_1426334552" r:id="rId9"/>
        </w:object>
      </w:r>
    </w:p>
    <w:p w:rsidR="00B0739B" w:rsidRDefault="00B0739B" w:rsidP="00FF6FFD">
      <w:pPr>
        <w:spacing w:after="0"/>
      </w:pPr>
    </w:p>
    <w:p w:rsidR="00FF6FFD" w:rsidRDefault="00FF6FFD" w:rsidP="00FF6FFD">
      <w:pPr>
        <w:spacing w:after="0"/>
      </w:pPr>
    </w:p>
    <w:p w:rsidR="00FF6FFD" w:rsidRDefault="000D714C" w:rsidP="00FF6FFD">
      <w:pPr>
        <w:pStyle w:val="Heading3"/>
      </w:pPr>
      <w:r>
        <w:t>Wheel Speed Correlation Check</w:t>
      </w:r>
    </w:p>
    <w:p w:rsidR="00FF6FFD" w:rsidRDefault="00FF6FFD" w:rsidP="00FF6FFD">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0"/>
        <w:gridCol w:w="3790"/>
        <w:gridCol w:w="1140"/>
        <w:gridCol w:w="723"/>
        <w:gridCol w:w="652"/>
        <w:gridCol w:w="603"/>
      </w:tblGrid>
      <w:tr w:rsidR="00FF6FFD" w:rsidTr="00AE5DE6">
        <w:tc>
          <w:tcPr>
            <w:tcW w:w="2030" w:type="dxa"/>
          </w:tcPr>
          <w:p w:rsidR="00FF6FFD" w:rsidRDefault="00FF6FFD" w:rsidP="00AE5DE6">
            <w:pPr>
              <w:spacing w:before="60"/>
              <w:rPr>
                <w:rFonts w:ascii="Arial" w:hAnsi="Arial" w:cs="Arial"/>
                <w:b/>
                <w:bCs/>
                <w:sz w:val="16"/>
              </w:rPr>
            </w:pPr>
            <w:r>
              <w:rPr>
                <w:rFonts w:ascii="Arial" w:hAnsi="Arial" w:cs="Arial"/>
                <w:b/>
                <w:bCs/>
                <w:sz w:val="16"/>
              </w:rPr>
              <w:t>Function Name</w:t>
            </w:r>
          </w:p>
        </w:tc>
        <w:tc>
          <w:tcPr>
            <w:tcW w:w="3790" w:type="dxa"/>
          </w:tcPr>
          <w:p w:rsidR="00FF6FFD" w:rsidRDefault="00FF6FFD" w:rsidP="00AE5DE6">
            <w:pPr>
              <w:spacing w:before="60"/>
              <w:rPr>
                <w:rFonts w:ascii="Arial" w:hAnsi="Arial" w:cs="Arial"/>
                <w:sz w:val="16"/>
              </w:rPr>
            </w:pPr>
            <w:proofErr w:type="spellStart"/>
            <w:r w:rsidRPr="00FF6FFD">
              <w:rPr>
                <w:rFonts w:ascii="Arial" w:hAnsi="Arial" w:cs="Arial"/>
                <w:sz w:val="16"/>
              </w:rPr>
              <w:t>WhlSpdCorrelationCheck</w:t>
            </w:r>
            <w:proofErr w:type="spellEnd"/>
          </w:p>
        </w:tc>
        <w:tc>
          <w:tcPr>
            <w:tcW w:w="1140" w:type="dxa"/>
            <w:shd w:val="pct30" w:color="FFFF00" w:fill="auto"/>
          </w:tcPr>
          <w:p w:rsidR="00FF6FFD" w:rsidRDefault="00FF6FFD" w:rsidP="00AE5DE6">
            <w:pPr>
              <w:spacing w:before="60"/>
              <w:jc w:val="center"/>
              <w:rPr>
                <w:rFonts w:ascii="Arial" w:hAnsi="Arial" w:cs="Arial"/>
                <w:sz w:val="16"/>
              </w:rPr>
            </w:pPr>
            <w:r>
              <w:rPr>
                <w:rFonts w:ascii="Arial" w:hAnsi="Arial" w:cs="Arial"/>
                <w:sz w:val="16"/>
              </w:rPr>
              <w:t>Type</w:t>
            </w:r>
          </w:p>
        </w:tc>
        <w:tc>
          <w:tcPr>
            <w:tcW w:w="723" w:type="dxa"/>
            <w:shd w:val="pct30" w:color="FFFF00" w:fill="auto"/>
          </w:tcPr>
          <w:p w:rsidR="00FF6FFD" w:rsidRDefault="00FF6FFD" w:rsidP="00AE5DE6">
            <w:pPr>
              <w:spacing w:before="60"/>
              <w:jc w:val="center"/>
              <w:rPr>
                <w:rFonts w:ascii="Arial" w:hAnsi="Arial" w:cs="Arial"/>
                <w:sz w:val="16"/>
              </w:rPr>
            </w:pPr>
            <w:r>
              <w:rPr>
                <w:rFonts w:ascii="Arial" w:hAnsi="Arial" w:cs="Arial"/>
                <w:sz w:val="16"/>
              </w:rPr>
              <w:t>Min</w:t>
            </w:r>
          </w:p>
        </w:tc>
        <w:tc>
          <w:tcPr>
            <w:tcW w:w="652" w:type="dxa"/>
            <w:shd w:val="pct30" w:color="FFFF00" w:fill="auto"/>
          </w:tcPr>
          <w:p w:rsidR="00FF6FFD" w:rsidRDefault="00FF6FFD" w:rsidP="00AE5DE6">
            <w:pPr>
              <w:spacing w:before="60"/>
              <w:jc w:val="center"/>
              <w:rPr>
                <w:rFonts w:ascii="Arial" w:hAnsi="Arial" w:cs="Arial"/>
                <w:sz w:val="16"/>
              </w:rPr>
            </w:pPr>
            <w:r>
              <w:rPr>
                <w:rFonts w:ascii="Arial" w:hAnsi="Arial" w:cs="Arial"/>
                <w:sz w:val="16"/>
              </w:rPr>
              <w:t>Max</w:t>
            </w:r>
          </w:p>
        </w:tc>
        <w:tc>
          <w:tcPr>
            <w:tcW w:w="603" w:type="dxa"/>
            <w:tcBorders>
              <w:bottom w:val="single" w:sz="4" w:space="0" w:color="auto"/>
            </w:tcBorders>
            <w:shd w:val="pct30" w:color="FFFF00" w:fill="auto"/>
          </w:tcPr>
          <w:p w:rsidR="00FF6FFD" w:rsidRDefault="00FF6FFD"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F6FFD" w:rsidTr="00AE5DE6">
        <w:tc>
          <w:tcPr>
            <w:tcW w:w="2030" w:type="dxa"/>
          </w:tcPr>
          <w:p w:rsidR="00FF6FFD" w:rsidRDefault="00FF6FFD" w:rsidP="00AE5DE6">
            <w:pPr>
              <w:spacing w:before="60"/>
              <w:rPr>
                <w:rFonts w:ascii="Arial" w:hAnsi="Arial" w:cs="Arial"/>
                <w:b/>
                <w:bCs/>
                <w:sz w:val="16"/>
              </w:rPr>
            </w:pPr>
            <w:r>
              <w:rPr>
                <w:rFonts w:ascii="Arial" w:hAnsi="Arial" w:cs="Arial"/>
                <w:b/>
                <w:bCs/>
                <w:sz w:val="16"/>
              </w:rPr>
              <w:t xml:space="preserve">Arguments Passed </w:t>
            </w:r>
          </w:p>
        </w:tc>
        <w:tc>
          <w:tcPr>
            <w:tcW w:w="3790" w:type="dxa"/>
          </w:tcPr>
          <w:p w:rsidR="00FF6FFD" w:rsidRDefault="00FF6FFD" w:rsidP="005C7EBB">
            <w:pPr>
              <w:spacing w:before="60"/>
              <w:rPr>
                <w:rFonts w:ascii="Arial" w:hAnsi="Arial" w:cs="Arial"/>
                <w:sz w:val="16"/>
              </w:rPr>
            </w:pPr>
            <w:r w:rsidRPr="00736860">
              <w:rPr>
                <w:rFonts w:ascii="Arial" w:hAnsi="Arial" w:cs="Arial"/>
                <w:sz w:val="16"/>
              </w:rPr>
              <w:t>WhlSpdLeft_</w:t>
            </w:r>
            <w:r w:rsidR="005C7EBB">
              <w:rPr>
                <w:rFonts w:ascii="Arial" w:hAnsi="Arial" w:cs="Arial"/>
                <w:sz w:val="16"/>
              </w:rPr>
              <w:t>Hz</w:t>
            </w:r>
            <w:r w:rsidRPr="00736860">
              <w:rPr>
                <w:rFonts w:ascii="Arial" w:hAnsi="Arial" w:cs="Arial"/>
                <w:sz w:val="16"/>
              </w:rPr>
              <w:t>_T_f32</w:t>
            </w:r>
          </w:p>
        </w:tc>
        <w:tc>
          <w:tcPr>
            <w:tcW w:w="1140" w:type="dxa"/>
          </w:tcPr>
          <w:p w:rsidR="00FF6FFD" w:rsidRDefault="00FF6FFD" w:rsidP="00AE5DE6">
            <w:pPr>
              <w:spacing w:before="60"/>
              <w:rPr>
                <w:rFonts w:ascii="Arial" w:hAnsi="Arial" w:cs="Arial"/>
                <w:sz w:val="16"/>
              </w:rPr>
            </w:pPr>
            <w:r>
              <w:rPr>
                <w:rFonts w:ascii="Arial" w:hAnsi="Arial" w:cs="Arial"/>
                <w:sz w:val="16"/>
              </w:rPr>
              <w:t>float32</w:t>
            </w:r>
          </w:p>
        </w:tc>
        <w:tc>
          <w:tcPr>
            <w:tcW w:w="723" w:type="dxa"/>
          </w:tcPr>
          <w:p w:rsidR="00FF6FFD" w:rsidRDefault="00FF6FFD" w:rsidP="00AE5DE6">
            <w:pPr>
              <w:spacing w:before="60"/>
              <w:rPr>
                <w:rFonts w:ascii="Arial" w:hAnsi="Arial" w:cs="Arial"/>
                <w:sz w:val="16"/>
              </w:rPr>
            </w:pPr>
            <w:r>
              <w:rPr>
                <w:rFonts w:ascii="Arial" w:hAnsi="Arial" w:cs="Arial"/>
                <w:sz w:val="16"/>
              </w:rPr>
              <w:t>0</w:t>
            </w:r>
          </w:p>
        </w:tc>
        <w:tc>
          <w:tcPr>
            <w:tcW w:w="652" w:type="dxa"/>
          </w:tcPr>
          <w:p w:rsidR="00FF6FFD" w:rsidRDefault="00FF6FFD" w:rsidP="00AE5DE6">
            <w:pPr>
              <w:spacing w:before="60"/>
              <w:rPr>
                <w:rFonts w:ascii="Arial" w:hAnsi="Arial" w:cs="Arial"/>
                <w:sz w:val="16"/>
              </w:rPr>
            </w:pPr>
            <w:r>
              <w:rPr>
                <w:rFonts w:ascii="Arial" w:hAnsi="Arial" w:cs="Arial"/>
                <w:sz w:val="16"/>
              </w:rPr>
              <w:t>40</w:t>
            </w:r>
          </w:p>
        </w:tc>
        <w:tc>
          <w:tcPr>
            <w:tcW w:w="603" w:type="dxa"/>
            <w:shd w:val="pct15" w:color="auto" w:fill="auto"/>
          </w:tcPr>
          <w:p w:rsidR="00FF6FFD" w:rsidRDefault="00FF6FFD" w:rsidP="00AE5DE6">
            <w:pPr>
              <w:spacing w:before="60"/>
              <w:rPr>
                <w:rFonts w:ascii="Arial" w:hAnsi="Arial" w:cs="Arial"/>
                <w:sz w:val="16"/>
              </w:rPr>
            </w:pPr>
          </w:p>
        </w:tc>
      </w:tr>
      <w:tr w:rsidR="00FF6FFD" w:rsidTr="00AE5DE6">
        <w:tc>
          <w:tcPr>
            <w:tcW w:w="2030" w:type="dxa"/>
          </w:tcPr>
          <w:p w:rsidR="00FF6FFD" w:rsidRDefault="00FF6FFD" w:rsidP="00AE5DE6">
            <w:pPr>
              <w:spacing w:before="60"/>
              <w:rPr>
                <w:rFonts w:ascii="Arial" w:hAnsi="Arial" w:cs="Arial"/>
                <w:b/>
                <w:bCs/>
                <w:sz w:val="16"/>
              </w:rPr>
            </w:pPr>
          </w:p>
        </w:tc>
        <w:tc>
          <w:tcPr>
            <w:tcW w:w="3790" w:type="dxa"/>
          </w:tcPr>
          <w:p w:rsidR="00FF6FFD" w:rsidRPr="00736860" w:rsidRDefault="00FF6FFD" w:rsidP="005C7EBB">
            <w:pPr>
              <w:spacing w:before="60"/>
              <w:rPr>
                <w:rFonts w:ascii="Arial" w:hAnsi="Arial" w:cs="Arial"/>
                <w:sz w:val="16"/>
              </w:rPr>
            </w:pPr>
            <w:r w:rsidRPr="00736860">
              <w:rPr>
                <w:rFonts w:ascii="Arial" w:hAnsi="Arial" w:cs="Arial"/>
                <w:sz w:val="16"/>
              </w:rPr>
              <w:t>WhlSpdRight_</w:t>
            </w:r>
            <w:r w:rsidR="005C7EBB">
              <w:rPr>
                <w:rFonts w:ascii="Arial" w:hAnsi="Arial" w:cs="Arial"/>
                <w:sz w:val="16"/>
              </w:rPr>
              <w:t>Hz</w:t>
            </w:r>
            <w:r w:rsidRPr="00736860">
              <w:rPr>
                <w:rFonts w:ascii="Arial" w:hAnsi="Arial" w:cs="Arial"/>
                <w:sz w:val="16"/>
              </w:rPr>
              <w:t>_T_f32</w:t>
            </w:r>
          </w:p>
        </w:tc>
        <w:tc>
          <w:tcPr>
            <w:tcW w:w="1140" w:type="dxa"/>
          </w:tcPr>
          <w:p w:rsidR="00FF6FFD" w:rsidRDefault="00FF6FFD" w:rsidP="00AE5DE6">
            <w:pPr>
              <w:spacing w:before="60"/>
              <w:rPr>
                <w:rFonts w:ascii="Arial" w:hAnsi="Arial" w:cs="Arial"/>
                <w:sz w:val="16"/>
              </w:rPr>
            </w:pPr>
            <w:r w:rsidRPr="00736860">
              <w:rPr>
                <w:rFonts w:ascii="Arial" w:hAnsi="Arial" w:cs="Arial"/>
                <w:sz w:val="16"/>
              </w:rPr>
              <w:t>float32</w:t>
            </w:r>
          </w:p>
        </w:tc>
        <w:tc>
          <w:tcPr>
            <w:tcW w:w="723" w:type="dxa"/>
          </w:tcPr>
          <w:p w:rsidR="00FF6FFD" w:rsidRDefault="00FF6FFD" w:rsidP="00AE5DE6">
            <w:pPr>
              <w:spacing w:before="60"/>
              <w:rPr>
                <w:rFonts w:ascii="Arial" w:hAnsi="Arial" w:cs="Arial"/>
                <w:sz w:val="16"/>
              </w:rPr>
            </w:pPr>
            <w:r>
              <w:rPr>
                <w:rFonts w:ascii="Arial" w:hAnsi="Arial" w:cs="Arial"/>
                <w:sz w:val="16"/>
              </w:rPr>
              <w:t>0</w:t>
            </w:r>
          </w:p>
        </w:tc>
        <w:tc>
          <w:tcPr>
            <w:tcW w:w="652" w:type="dxa"/>
          </w:tcPr>
          <w:p w:rsidR="00FF6FFD" w:rsidRDefault="00FF6FFD" w:rsidP="00AE5DE6">
            <w:pPr>
              <w:spacing w:before="60"/>
              <w:rPr>
                <w:rFonts w:ascii="Arial" w:hAnsi="Arial" w:cs="Arial"/>
                <w:sz w:val="16"/>
              </w:rPr>
            </w:pPr>
            <w:r>
              <w:rPr>
                <w:rFonts w:ascii="Arial" w:hAnsi="Arial" w:cs="Arial"/>
                <w:sz w:val="16"/>
              </w:rPr>
              <w:t>40</w:t>
            </w:r>
          </w:p>
        </w:tc>
        <w:tc>
          <w:tcPr>
            <w:tcW w:w="603" w:type="dxa"/>
            <w:shd w:val="pct15" w:color="auto" w:fill="auto"/>
          </w:tcPr>
          <w:p w:rsidR="00FF6FFD" w:rsidRDefault="00FF6FFD" w:rsidP="00AE5DE6">
            <w:pPr>
              <w:spacing w:before="60"/>
              <w:rPr>
                <w:rFonts w:ascii="Arial" w:hAnsi="Arial" w:cs="Arial"/>
                <w:sz w:val="16"/>
              </w:rPr>
            </w:pPr>
          </w:p>
        </w:tc>
      </w:tr>
      <w:tr w:rsidR="00FF6FFD" w:rsidTr="00AE5DE6">
        <w:tc>
          <w:tcPr>
            <w:tcW w:w="2030" w:type="dxa"/>
          </w:tcPr>
          <w:p w:rsidR="00FF6FFD" w:rsidRDefault="00FF6FFD" w:rsidP="00AE5DE6">
            <w:pPr>
              <w:spacing w:before="60"/>
              <w:rPr>
                <w:rFonts w:ascii="Arial" w:hAnsi="Arial" w:cs="Arial"/>
                <w:b/>
                <w:bCs/>
                <w:sz w:val="16"/>
              </w:rPr>
            </w:pPr>
            <w:r>
              <w:rPr>
                <w:rFonts w:ascii="Arial" w:hAnsi="Arial" w:cs="Arial"/>
                <w:b/>
                <w:bCs/>
                <w:sz w:val="16"/>
              </w:rPr>
              <w:t>Return Value</w:t>
            </w:r>
          </w:p>
        </w:tc>
        <w:tc>
          <w:tcPr>
            <w:tcW w:w="3790" w:type="dxa"/>
          </w:tcPr>
          <w:p w:rsidR="00FF6FFD" w:rsidRDefault="00FF6FFD" w:rsidP="00AE5DE6">
            <w:pPr>
              <w:spacing w:before="60"/>
              <w:rPr>
                <w:rFonts w:ascii="Arial" w:hAnsi="Arial" w:cs="Arial"/>
                <w:sz w:val="16"/>
              </w:rPr>
            </w:pPr>
            <w:r>
              <w:rPr>
                <w:rFonts w:ascii="Arial" w:hAnsi="Arial" w:cs="Arial"/>
                <w:sz w:val="16"/>
              </w:rPr>
              <w:t>None</w:t>
            </w:r>
          </w:p>
        </w:tc>
        <w:tc>
          <w:tcPr>
            <w:tcW w:w="1140" w:type="dxa"/>
          </w:tcPr>
          <w:p w:rsidR="00FF6FFD" w:rsidRDefault="00FF6FFD" w:rsidP="00AE5DE6">
            <w:pPr>
              <w:spacing w:before="60"/>
              <w:rPr>
                <w:rFonts w:ascii="Arial" w:hAnsi="Arial" w:cs="Arial"/>
                <w:sz w:val="16"/>
              </w:rPr>
            </w:pPr>
          </w:p>
        </w:tc>
        <w:tc>
          <w:tcPr>
            <w:tcW w:w="723" w:type="dxa"/>
          </w:tcPr>
          <w:p w:rsidR="00FF6FFD" w:rsidRDefault="00FF6FFD" w:rsidP="00AE5DE6">
            <w:pPr>
              <w:spacing w:before="60"/>
              <w:rPr>
                <w:rFonts w:ascii="Arial" w:hAnsi="Arial" w:cs="Arial"/>
                <w:sz w:val="16"/>
              </w:rPr>
            </w:pPr>
          </w:p>
        </w:tc>
        <w:tc>
          <w:tcPr>
            <w:tcW w:w="652" w:type="dxa"/>
          </w:tcPr>
          <w:p w:rsidR="00FF6FFD" w:rsidRDefault="00FF6FFD" w:rsidP="00AE5DE6">
            <w:pPr>
              <w:spacing w:before="60"/>
              <w:rPr>
                <w:rFonts w:ascii="Arial" w:hAnsi="Arial" w:cs="Arial"/>
                <w:sz w:val="16"/>
              </w:rPr>
            </w:pPr>
          </w:p>
        </w:tc>
        <w:tc>
          <w:tcPr>
            <w:tcW w:w="603" w:type="dxa"/>
          </w:tcPr>
          <w:p w:rsidR="00FF6FFD" w:rsidRDefault="00FF6FFD" w:rsidP="00AE5DE6">
            <w:pPr>
              <w:spacing w:before="60"/>
              <w:rPr>
                <w:rFonts w:ascii="Arial" w:hAnsi="Arial" w:cs="Arial"/>
                <w:sz w:val="16"/>
              </w:rPr>
            </w:pPr>
          </w:p>
        </w:tc>
      </w:tr>
    </w:tbl>
    <w:p w:rsidR="00FF6FFD" w:rsidRDefault="00FF6FFD" w:rsidP="00FF6FFD">
      <w:pPr>
        <w:pStyle w:val="Heading4"/>
      </w:pPr>
      <w:r>
        <w:lastRenderedPageBreak/>
        <w:t>Description</w:t>
      </w:r>
    </w:p>
    <w:p w:rsidR="00FF6FFD" w:rsidRDefault="003C0E93" w:rsidP="00FF6FFD">
      <w:pPr>
        <w:spacing w:after="0"/>
      </w:pPr>
      <w:r>
        <w:object w:dxaOrig="10316" w:dyaOrig="11116">
          <v:shape id="_x0000_i1026" type="#_x0000_t75" style="width:348.5pt;height:373.8pt" o:ole="">
            <v:imagedata r:id="rId10" o:title=""/>
          </v:shape>
          <o:OLEObject Type="Embed" ProgID="Visio.Drawing.11" ShapeID="_x0000_i1026" DrawAspect="Content" ObjectID="_1426334553" r:id="rId11"/>
        </w:object>
      </w:r>
    </w:p>
    <w:p w:rsidR="00FF6FFD" w:rsidRDefault="000D714C" w:rsidP="00FF6FFD">
      <w:pPr>
        <w:pStyle w:val="Heading3"/>
      </w:pPr>
      <w:r w:rsidRPr="009C6E40">
        <w:t>Wheel Imbalance Rejection Command</w:t>
      </w:r>
    </w:p>
    <w:p w:rsidR="00FF6FFD" w:rsidRDefault="00FF6FFD" w:rsidP="00FF6FFD">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92"/>
        <w:gridCol w:w="3739"/>
        <w:gridCol w:w="1126"/>
        <w:gridCol w:w="723"/>
        <w:gridCol w:w="652"/>
        <w:gridCol w:w="706"/>
      </w:tblGrid>
      <w:tr w:rsidR="00FF6FFD" w:rsidTr="00AE5DE6">
        <w:tc>
          <w:tcPr>
            <w:tcW w:w="2030" w:type="dxa"/>
          </w:tcPr>
          <w:p w:rsidR="00FF6FFD" w:rsidRDefault="00FF6FFD" w:rsidP="00AE5DE6">
            <w:pPr>
              <w:spacing w:before="60"/>
              <w:rPr>
                <w:rFonts w:ascii="Arial" w:hAnsi="Arial" w:cs="Arial"/>
                <w:b/>
                <w:bCs/>
                <w:sz w:val="16"/>
              </w:rPr>
            </w:pPr>
            <w:r>
              <w:rPr>
                <w:rFonts w:ascii="Arial" w:hAnsi="Arial" w:cs="Arial"/>
                <w:b/>
                <w:bCs/>
                <w:sz w:val="16"/>
              </w:rPr>
              <w:t>Function Name</w:t>
            </w:r>
          </w:p>
        </w:tc>
        <w:tc>
          <w:tcPr>
            <w:tcW w:w="3790" w:type="dxa"/>
          </w:tcPr>
          <w:p w:rsidR="00FF6FFD" w:rsidRDefault="00FF6FFD" w:rsidP="00AE5DE6">
            <w:pPr>
              <w:spacing w:before="60"/>
              <w:rPr>
                <w:rFonts w:ascii="Arial" w:hAnsi="Arial" w:cs="Arial"/>
                <w:sz w:val="16"/>
              </w:rPr>
            </w:pPr>
            <w:proofErr w:type="spellStart"/>
            <w:r w:rsidRPr="00CA7D19">
              <w:rPr>
                <w:rFonts w:ascii="Arial" w:hAnsi="Arial" w:cs="Arial"/>
                <w:sz w:val="16"/>
              </w:rPr>
              <w:t>WIRActRejCmd</w:t>
            </w:r>
            <w:proofErr w:type="spellEnd"/>
          </w:p>
        </w:tc>
        <w:tc>
          <w:tcPr>
            <w:tcW w:w="1140" w:type="dxa"/>
            <w:shd w:val="pct30" w:color="FFFF00" w:fill="auto"/>
          </w:tcPr>
          <w:p w:rsidR="00FF6FFD" w:rsidRDefault="00FF6FFD" w:rsidP="00AE5DE6">
            <w:pPr>
              <w:spacing w:before="60"/>
              <w:jc w:val="center"/>
              <w:rPr>
                <w:rFonts w:ascii="Arial" w:hAnsi="Arial" w:cs="Arial"/>
                <w:sz w:val="16"/>
              </w:rPr>
            </w:pPr>
            <w:r>
              <w:rPr>
                <w:rFonts w:ascii="Arial" w:hAnsi="Arial" w:cs="Arial"/>
                <w:sz w:val="16"/>
              </w:rPr>
              <w:t>Type</w:t>
            </w:r>
          </w:p>
        </w:tc>
        <w:tc>
          <w:tcPr>
            <w:tcW w:w="723" w:type="dxa"/>
            <w:shd w:val="pct30" w:color="FFFF00" w:fill="auto"/>
          </w:tcPr>
          <w:p w:rsidR="00FF6FFD" w:rsidRDefault="00FF6FFD" w:rsidP="00AE5DE6">
            <w:pPr>
              <w:spacing w:before="60"/>
              <w:jc w:val="center"/>
              <w:rPr>
                <w:rFonts w:ascii="Arial" w:hAnsi="Arial" w:cs="Arial"/>
                <w:sz w:val="16"/>
              </w:rPr>
            </w:pPr>
            <w:r>
              <w:rPr>
                <w:rFonts w:ascii="Arial" w:hAnsi="Arial" w:cs="Arial"/>
                <w:sz w:val="16"/>
              </w:rPr>
              <w:t>Min</w:t>
            </w:r>
          </w:p>
        </w:tc>
        <w:tc>
          <w:tcPr>
            <w:tcW w:w="652" w:type="dxa"/>
            <w:shd w:val="pct30" w:color="FFFF00" w:fill="auto"/>
          </w:tcPr>
          <w:p w:rsidR="00FF6FFD" w:rsidRDefault="00FF6FFD" w:rsidP="00AE5DE6">
            <w:pPr>
              <w:spacing w:before="60"/>
              <w:jc w:val="center"/>
              <w:rPr>
                <w:rFonts w:ascii="Arial" w:hAnsi="Arial" w:cs="Arial"/>
                <w:sz w:val="16"/>
              </w:rPr>
            </w:pPr>
            <w:r>
              <w:rPr>
                <w:rFonts w:ascii="Arial" w:hAnsi="Arial" w:cs="Arial"/>
                <w:sz w:val="16"/>
              </w:rPr>
              <w:t>Max</w:t>
            </w:r>
          </w:p>
        </w:tc>
        <w:tc>
          <w:tcPr>
            <w:tcW w:w="603" w:type="dxa"/>
            <w:tcBorders>
              <w:bottom w:val="single" w:sz="4" w:space="0" w:color="auto"/>
            </w:tcBorders>
            <w:shd w:val="pct30" w:color="FFFF00" w:fill="auto"/>
          </w:tcPr>
          <w:p w:rsidR="00FF6FFD" w:rsidRDefault="00FF6FFD"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F6FFD" w:rsidTr="00AE5DE6">
        <w:tc>
          <w:tcPr>
            <w:tcW w:w="2030" w:type="dxa"/>
          </w:tcPr>
          <w:p w:rsidR="00FF6FFD" w:rsidRDefault="00FF6FFD" w:rsidP="00AE5DE6">
            <w:pPr>
              <w:spacing w:before="60"/>
              <w:rPr>
                <w:rFonts w:ascii="Arial" w:hAnsi="Arial" w:cs="Arial"/>
                <w:b/>
                <w:bCs/>
                <w:sz w:val="16"/>
              </w:rPr>
            </w:pPr>
            <w:r>
              <w:rPr>
                <w:rFonts w:ascii="Arial" w:hAnsi="Arial" w:cs="Arial"/>
                <w:b/>
                <w:bCs/>
                <w:sz w:val="16"/>
              </w:rPr>
              <w:t xml:space="preserve">Arguments Passed </w:t>
            </w:r>
          </w:p>
        </w:tc>
        <w:tc>
          <w:tcPr>
            <w:tcW w:w="3790" w:type="dxa"/>
          </w:tcPr>
          <w:p w:rsidR="00FF6FFD" w:rsidRDefault="00FF6FFD" w:rsidP="00AE5DE6">
            <w:pPr>
              <w:spacing w:before="60"/>
              <w:rPr>
                <w:rFonts w:ascii="Arial" w:hAnsi="Arial" w:cs="Arial"/>
                <w:sz w:val="16"/>
              </w:rPr>
            </w:pPr>
            <w:r w:rsidRPr="00CA7D19">
              <w:rPr>
                <w:rFonts w:ascii="Arial" w:hAnsi="Arial" w:cs="Arial"/>
                <w:sz w:val="16"/>
              </w:rPr>
              <w:t>HwTrq_HwNm_T_f32</w:t>
            </w:r>
          </w:p>
        </w:tc>
        <w:tc>
          <w:tcPr>
            <w:tcW w:w="1140" w:type="dxa"/>
          </w:tcPr>
          <w:p w:rsidR="00FF6FFD" w:rsidRDefault="00FF6FFD" w:rsidP="00AE5DE6">
            <w:pPr>
              <w:spacing w:before="60"/>
              <w:rPr>
                <w:rFonts w:ascii="Arial" w:hAnsi="Arial" w:cs="Arial"/>
                <w:sz w:val="16"/>
              </w:rPr>
            </w:pPr>
            <w:r w:rsidRPr="00CA7D19">
              <w:rPr>
                <w:rFonts w:ascii="Arial" w:hAnsi="Arial" w:cs="Arial"/>
                <w:sz w:val="16"/>
              </w:rPr>
              <w:t>float32</w:t>
            </w:r>
          </w:p>
        </w:tc>
        <w:tc>
          <w:tcPr>
            <w:tcW w:w="723" w:type="dxa"/>
          </w:tcPr>
          <w:p w:rsidR="00FF6FFD" w:rsidRDefault="00FF6FFD" w:rsidP="00AE5DE6">
            <w:pPr>
              <w:spacing w:before="60"/>
              <w:rPr>
                <w:rFonts w:ascii="Arial" w:hAnsi="Arial" w:cs="Arial"/>
                <w:sz w:val="16"/>
              </w:rPr>
            </w:pPr>
            <w:r>
              <w:rPr>
                <w:rFonts w:ascii="Arial" w:hAnsi="Arial" w:cs="Arial"/>
                <w:sz w:val="16"/>
              </w:rPr>
              <w:t>-10</w:t>
            </w:r>
          </w:p>
        </w:tc>
        <w:tc>
          <w:tcPr>
            <w:tcW w:w="652" w:type="dxa"/>
          </w:tcPr>
          <w:p w:rsidR="00FF6FFD" w:rsidRDefault="00FF6FFD" w:rsidP="00AE5DE6">
            <w:pPr>
              <w:spacing w:before="60"/>
              <w:rPr>
                <w:rFonts w:ascii="Arial" w:hAnsi="Arial" w:cs="Arial"/>
                <w:sz w:val="16"/>
              </w:rPr>
            </w:pPr>
            <w:r>
              <w:rPr>
                <w:rFonts w:ascii="Arial" w:hAnsi="Arial" w:cs="Arial"/>
                <w:sz w:val="16"/>
              </w:rPr>
              <w:t>10</w:t>
            </w:r>
          </w:p>
        </w:tc>
        <w:tc>
          <w:tcPr>
            <w:tcW w:w="603" w:type="dxa"/>
            <w:shd w:val="pct15" w:color="auto" w:fill="auto"/>
          </w:tcPr>
          <w:p w:rsidR="00FF6FFD" w:rsidRDefault="00FF6FFD" w:rsidP="00AE5DE6">
            <w:pPr>
              <w:spacing w:before="60"/>
              <w:rPr>
                <w:rFonts w:ascii="Arial" w:hAnsi="Arial" w:cs="Arial"/>
                <w:sz w:val="16"/>
              </w:rPr>
            </w:pPr>
          </w:p>
        </w:tc>
      </w:tr>
      <w:tr w:rsidR="00FF6FFD" w:rsidTr="00AE5DE6">
        <w:tc>
          <w:tcPr>
            <w:tcW w:w="2030" w:type="dxa"/>
          </w:tcPr>
          <w:p w:rsidR="00FF6FFD" w:rsidRDefault="00FF6FFD" w:rsidP="00AE5DE6">
            <w:pPr>
              <w:spacing w:before="60"/>
              <w:rPr>
                <w:rFonts w:ascii="Arial" w:hAnsi="Arial" w:cs="Arial"/>
                <w:b/>
                <w:bCs/>
                <w:sz w:val="16"/>
              </w:rPr>
            </w:pPr>
          </w:p>
        </w:tc>
        <w:tc>
          <w:tcPr>
            <w:tcW w:w="3790" w:type="dxa"/>
          </w:tcPr>
          <w:p w:rsidR="00FF6FFD" w:rsidRDefault="00FF6FFD" w:rsidP="00AE5DE6">
            <w:pPr>
              <w:spacing w:before="60"/>
              <w:rPr>
                <w:rFonts w:ascii="Arial" w:hAnsi="Arial" w:cs="Arial"/>
                <w:sz w:val="16"/>
              </w:rPr>
            </w:pPr>
            <w:r w:rsidRPr="00CA7D19">
              <w:rPr>
                <w:rFonts w:ascii="Arial" w:hAnsi="Arial" w:cs="Arial"/>
                <w:sz w:val="16"/>
              </w:rPr>
              <w:t>WhlSpdLeft_Hz_T_f32</w:t>
            </w:r>
          </w:p>
        </w:tc>
        <w:tc>
          <w:tcPr>
            <w:tcW w:w="1140" w:type="dxa"/>
          </w:tcPr>
          <w:p w:rsidR="00FF6FFD" w:rsidRDefault="00FF6FFD" w:rsidP="00AE5DE6">
            <w:pPr>
              <w:spacing w:before="60"/>
              <w:rPr>
                <w:rFonts w:ascii="Arial" w:hAnsi="Arial" w:cs="Arial"/>
                <w:sz w:val="16"/>
              </w:rPr>
            </w:pPr>
            <w:r w:rsidRPr="00CA7D19">
              <w:rPr>
                <w:rFonts w:ascii="Arial" w:hAnsi="Arial" w:cs="Arial"/>
                <w:sz w:val="16"/>
              </w:rPr>
              <w:t>float32</w:t>
            </w:r>
          </w:p>
        </w:tc>
        <w:tc>
          <w:tcPr>
            <w:tcW w:w="723" w:type="dxa"/>
          </w:tcPr>
          <w:p w:rsidR="00FF6FFD" w:rsidRDefault="00FF6FFD" w:rsidP="00AE5DE6">
            <w:pPr>
              <w:spacing w:before="60"/>
              <w:rPr>
                <w:rFonts w:ascii="Arial" w:hAnsi="Arial" w:cs="Arial"/>
                <w:sz w:val="16"/>
              </w:rPr>
            </w:pPr>
            <w:r>
              <w:rPr>
                <w:rFonts w:ascii="Arial" w:hAnsi="Arial" w:cs="Arial"/>
                <w:sz w:val="16"/>
              </w:rPr>
              <w:t>0</w:t>
            </w:r>
          </w:p>
        </w:tc>
        <w:tc>
          <w:tcPr>
            <w:tcW w:w="652" w:type="dxa"/>
          </w:tcPr>
          <w:p w:rsidR="00FF6FFD" w:rsidRDefault="00FF6FFD" w:rsidP="00AE5DE6">
            <w:pPr>
              <w:spacing w:before="60"/>
              <w:rPr>
                <w:rFonts w:ascii="Arial" w:hAnsi="Arial" w:cs="Arial"/>
                <w:sz w:val="16"/>
              </w:rPr>
            </w:pPr>
            <w:r>
              <w:rPr>
                <w:rFonts w:ascii="Arial" w:hAnsi="Arial" w:cs="Arial"/>
                <w:sz w:val="16"/>
              </w:rPr>
              <w:t>40</w:t>
            </w:r>
          </w:p>
        </w:tc>
        <w:tc>
          <w:tcPr>
            <w:tcW w:w="603" w:type="dxa"/>
            <w:shd w:val="pct15" w:color="auto" w:fill="auto"/>
          </w:tcPr>
          <w:p w:rsidR="00FF6FFD" w:rsidRDefault="00FF6FFD" w:rsidP="00AE5DE6">
            <w:pPr>
              <w:spacing w:before="60"/>
              <w:rPr>
                <w:rFonts w:ascii="Arial" w:hAnsi="Arial" w:cs="Arial"/>
                <w:sz w:val="16"/>
              </w:rPr>
            </w:pPr>
          </w:p>
        </w:tc>
      </w:tr>
      <w:tr w:rsidR="00FF6FFD" w:rsidTr="00AE5DE6">
        <w:tc>
          <w:tcPr>
            <w:tcW w:w="2030" w:type="dxa"/>
          </w:tcPr>
          <w:p w:rsidR="00FF6FFD" w:rsidRDefault="00FF6FFD" w:rsidP="00AE5DE6">
            <w:pPr>
              <w:spacing w:before="60"/>
              <w:rPr>
                <w:rFonts w:ascii="Arial" w:hAnsi="Arial" w:cs="Arial"/>
                <w:b/>
                <w:bCs/>
                <w:sz w:val="16"/>
              </w:rPr>
            </w:pPr>
          </w:p>
        </w:tc>
        <w:tc>
          <w:tcPr>
            <w:tcW w:w="3790" w:type="dxa"/>
          </w:tcPr>
          <w:p w:rsidR="00FF6FFD" w:rsidRDefault="00FF6FFD" w:rsidP="00AE5DE6">
            <w:pPr>
              <w:spacing w:before="60"/>
              <w:rPr>
                <w:rFonts w:ascii="Arial" w:hAnsi="Arial" w:cs="Arial"/>
                <w:sz w:val="16"/>
              </w:rPr>
            </w:pPr>
            <w:r w:rsidRPr="00CA7D19">
              <w:rPr>
                <w:rFonts w:ascii="Arial" w:hAnsi="Arial" w:cs="Arial"/>
                <w:sz w:val="16"/>
              </w:rPr>
              <w:t>WhlSpdRight_Hz_T_f32</w:t>
            </w:r>
          </w:p>
        </w:tc>
        <w:tc>
          <w:tcPr>
            <w:tcW w:w="1140" w:type="dxa"/>
          </w:tcPr>
          <w:p w:rsidR="00FF6FFD" w:rsidRDefault="00FF6FFD" w:rsidP="00AE5DE6">
            <w:pPr>
              <w:spacing w:before="60"/>
              <w:rPr>
                <w:rFonts w:ascii="Arial" w:hAnsi="Arial" w:cs="Arial"/>
                <w:sz w:val="16"/>
              </w:rPr>
            </w:pPr>
            <w:r>
              <w:rPr>
                <w:rFonts w:ascii="Arial" w:hAnsi="Arial" w:cs="Arial"/>
                <w:sz w:val="16"/>
              </w:rPr>
              <w:t>float32</w:t>
            </w:r>
          </w:p>
        </w:tc>
        <w:tc>
          <w:tcPr>
            <w:tcW w:w="723" w:type="dxa"/>
          </w:tcPr>
          <w:p w:rsidR="00FF6FFD" w:rsidRDefault="00FF6FFD" w:rsidP="00AE5DE6">
            <w:pPr>
              <w:spacing w:before="60"/>
              <w:rPr>
                <w:rFonts w:ascii="Arial" w:hAnsi="Arial" w:cs="Arial"/>
                <w:sz w:val="16"/>
              </w:rPr>
            </w:pPr>
            <w:r>
              <w:rPr>
                <w:rFonts w:ascii="Arial" w:hAnsi="Arial" w:cs="Arial"/>
                <w:sz w:val="16"/>
              </w:rPr>
              <w:t>0</w:t>
            </w:r>
          </w:p>
        </w:tc>
        <w:tc>
          <w:tcPr>
            <w:tcW w:w="652" w:type="dxa"/>
          </w:tcPr>
          <w:p w:rsidR="00FF6FFD" w:rsidRDefault="00FF6FFD" w:rsidP="00AE5DE6">
            <w:pPr>
              <w:spacing w:before="60"/>
              <w:rPr>
                <w:rFonts w:ascii="Arial" w:hAnsi="Arial" w:cs="Arial"/>
                <w:sz w:val="16"/>
              </w:rPr>
            </w:pPr>
            <w:r>
              <w:rPr>
                <w:rFonts w:ascii="Arial" w:hAnsi="Arial" w:cs="Arial"/>
                <w:sz w:val="16"/>
              </w:rPr>
              <w:t>40</w:t>
            </w:r>
          </w:p>
        </w:tc>
        <w:tc>
          <w:tcPr>
            <w:tcW w:w="603" w:type="dxa"/>
            <w:shd w:val="pct15" w:color="auto" w:fill="auto"/>
          </w:tcPr>
          <w:p w:rsidR="00FF6FFD" w:rsidRDefault="00FF6FFD" w:rsidP="00AE5DE6">
            <w:pPr>
              <w:spacing w:before="60"/>
              <w:rPr>
                <w:rFonts w:ascii="Arial" w:hAnsi="Arial" w:cs="Arial"/>
                <w:sz w:val="16"/>
              </w:rPr>
            </w:pPr>
          </w:p>
        </w:tc>
      </w:tr>
      <w:tr w:rsidR="005C7EBB" w:rsidTr="00AE5DE6">
        <w:tc>
          <w:tcPr>
            <w:tcW w:w="2030" w:type="dxa"/>
          </w:tcPr>
          <w:p w:rsidR="005C7EBB" w:rsidRDefault="005C7EBB" w:rsidP="00AE5DE6">
            <w:pPr>
              <w:spacing w:before="60"/>
              <w:rPr>
                <w:rFonts w:ascii="Arial" w:hAnsi="Arial" w:cs="Arial"/>
                <w:b/>
                <w:bCs/>
                <w:sz w:val="16"/>
              </w:rPr>
            </w:pPr>
          </w:p>
        </w:tc>
        <w:tc>
          <w:tcPr>
            <w:tcW w:w="3790" w:type="dxa"/>
          </w:tcPr>
          <w:p w:rsidR="005C7EBB" w:rsidRPr="00CA7D19" w:rsidRDefault="005C7EBB" w:rsidP="00AE5DE6">
            <w:pPr>
              <w:spacing w:before="60"/>
              <w:rPr>
                <w:rFonts w:ascii="Arial" w:hAnsi="Arial" w:cs="Arial"/>
                <w:sz w:val="16"/>
              </w:rPr>
            </w:pPr>
            <w:r>
              <w:rPr>
                <w:rFonts w:ascii="Arial" w:hAnsi="Arial" w:cs="Arial"/>
                <w:sz w:val="16"/>
              </w:rPr>
              <w:t>VehSpd_Kph_T_f32</w:t>
            </w:r>
          </w:p>
        </w:tc>
        <w:tc>
          <w:tcPr>
            <w:tcW w:w="1140" w:type="dxa"/>
          </w:tcPr>
          <w:p w:rsidR="005C7EBB" w:rsidRDefault="005C7EBB" w:rsidP="00AE5DE6">
            <w:pPr>
              <w:spacing w:before="60"/>
              <w:rPr>
                <w:rFonts w:ascii="Arial" w:hAnsi="Arial" w:cs="Arial"/>
                <w:sz w:val="16"/>
              </w:rPr>
            </w:pPr>
            <w:r>
              <w:rPr>
                <w:rFonts w:ascii="Arial" w:hAnsi="Arial" w:cs="Arial"/>
                <w:sz w:val="16"/>
              </w:rPr>
              <w:t>float32</w:t>
            </w:r>
          </w:p>
        </w:tc>
        <w:tc>
          <w:tcPr>
            <w:tcW w:w="723" w:type="dxa"/>
          </w:tcPr>
          <w:p w:rsidR="005C7EBB" w:rsidRDefault="005C7EBB" w:rsidP="00AE5DE6">
            <w:pPr>
              <w:spacing w:before="60"/>
              <w:rPr>
                <w:rFonts w:ascii="Arial" w:hAnsi="Arial" w:cs="Arial"/>
                <w:sz w:val="16"/>
              </w:rPr>
            </w:pPr>
            <w:r>
              <w:rPr>
                <w:rFonts w:ascii="Arial" w:hAnsi="Arial" w:cs="Arial"/>
                <w:sz w:val="16"/>
              </w:rPr>
              <w:t>0</w:t>
            </w:r>
          </w:p>
        </w:tc>
        <w:tc>
          <w:tcPr>
            <w:tcW w:w="652" w:type="dxa"/>
          </w:tcPr>
          <w:p w:rsidR="005C7EBB" w:rsidRDefault="005C7EBB" w:rsidP="00AE5DE6">
            <w:pPr>
              <w:spacing w:before="60"/>
              <w:rPr>
                <w:rFonts w:ascii="Arial" w:hAnsi="Arial" w:cs="Arial"/>
                <w:sz w:val="16"/>
              </w:rPr>
            </w:pPr>
            <w:r>
              <w:rPr>
                <w:rFonts w:ascii="Arial" w:hAnsi="Arial" w:cs="Arial"/>
                <w:sz w:val="16"/>
              </w:rPr>
              <w:t>512</w:t>
            </w:r>
          </w:p>
        </w:tc>
        <w:tc>
          <w:tcPr>
            <w:tcW w:w="603" w:type="dxa"/>
            <w:shd w:val="pct15" w:color="auto" w:fill="auto"/>
          </w:tcPr>
          <w:p w:rsidR="005C7EBB" w:rsidRDefault="005C7EBB" w:rsidP="00AE5DE6">
            <w:pPr>
              <w:spacing w:before="60"/>
              <w:rPr>
                <w:rFonts w:ascii="Arial" w:hAnsi="Arial" w:cs="Arial"/>
                <w:sz w:val="16"/>
              </w:rPr>
            </w:pPr>
          </w:p>
        </w:tc>
      </w:tr>
      <w:tr w:rsidR="005C7EBB" w:rsidTr="00AE5DE6">
        <w:tc>
          <w:tcPr>
            <w:tcW w:w="2030" w:type="dxa"/>
          </w:tcPr>
          <w:p w:rsidR="005C7EBB" w:rsidRDefault="005C7EBB" w:rsidP="00AE5DE6">
            <w:pPr>
              <w:spacing w:before="60"/>
              <w:rPr>
                <w:rFonts w:ascii="Arial" w:hAnsi="Arial" w:cs="Arial"/>
                <w:b/>
                <w:bCs/>
                <w:sz w:val="16"/>
              </w:rPr>
            </w:pPr>
          </w:p>
        </w:tc>
        <w:tc>
          <w:tcPr>
            <w:tcW w:w="3790" w:type="dxa"/>
          </w:tcPr>
          <w:p w:rsidR="005C7EBB" w:rsidRPr="00CA7D19" w:rsidRDefault="005C7EBB" w:rsidP="00AE5DE6">
            <w:pPr>
              <w:spacing w:before="60"/>
              <w:rPr>
                <w:rFonts w:ascii="Arial" w:hAnsi="Arial" w:cs="Arial"/>
                <w:sz w:val="16"/>
              </w:rPr>
            </w:pPr>
            <w:proofErr w:type="spellStart"/>
            <w:r>
              <w:rPr>
                <w:rFonts w:ascii="Arial" w:hAnsi="Arial" w:cs="Arial"/>
                <w:sz w:val="16"/>
              </w:rPr>
              <w:t>VehSpdValid_Cnt_T_lgc</w:t>
            </w:r>
            <w:proofErr w:type="spellEnd"/>
          </w:p>
        </w:tc>
        <w:tc>
          <w:tcPr>
            <w:tcW w:w="1140" w:type="dxa"/>
          </w:tcPr>
          <w:p w:rsidR="005C7EBB" w:rsidRDefault="005C7EBB" w:rsidP="00AE5DE6">
            <w:pPr>
              <w:spacing w:before="60"/>
              <w:rPr>
                <w:rFonts w:ascii="Arial" w:hAnsi="Arial" w:cs="Arial"/>
                <w:sz w:val="16"/>
              </w:rPr>
            </w:pPr>
            <w:proofErr w:type="spellStart"/>
            <w:r w:rsidRPr="005C7EBB">
              <w:rPr>
                <w:rFonts w:ascii="Arial" w:hAnsi="Arial" w:cs="Arial"/>
                <w:sz w:val="16"/>
              </w:rPr>
              <w:t>boolean</w:t>
            </w:r>
            <w:proofErr w:type="spellEnd"/>
          </w:p>
        </w:tc>
        <w:tc>
          <w:tcPr>
            <w:tcW w:w="723" w:type="dxa"/>
          </w:tcPr>
          <w:p w:rsidR="005C7EBB" w:rsidRDefault="005C7EBB" w:rsidP="00AE5DE6">
            <w:pPr>
              <w:spacing w:before="60"/>
              <w:rPr>
                <w:rFonts w:ascii="Arial" w:hAnsi="Arial" w:cs="Arial"/>
                <w:sz w:val="16"/>
              </w:rPr>
            </w:pPr>
            <w:r>
              <w:rPr>
                <w:rFonts w:ascii="Arial" w:hAnsi="Arial" w:cs="Arial"/>
                <w:sz w:val="16"/>
              </w:rPr>
              <w:t>FALSE</w:t>
            </w:r>
          </w:p>
        </w:tc>
        <w:tc>
          <w:tcPr>
            <w:tcW w:w="652" w:type="dxa"/>
          </w:tcPr>
          <w:p w:rsidR="005C7EBB" w:rsidRDefault="005C7EBB" w:rsidP="00AE5DE6">
            <w:pPr>
              <w:spacing w:before="60"/>
              <w:rPr>
                <w:rFonts w:ascii="Arial" w:hAnsi="Arial" w:cs="Arial"/>
                <w:sz w:val="16"/>
              </w:rPr>
            </w:pPr>
            <w:r>
              <w:rPr>
                <w:rFonts w:ascii="Arial" w:hAnsi="Arial" w:cs="Arial"/>
                <w:sz w:val="16"/>
              </w:rPr>
              <w:t>TRUE</w:t>
            </w:r>
          </w:p>
        </w:tc>
        <w:tc>
          <w:tcPr>
            <w:tcW w:w="603" w:type="dxa"/>
            <w:shd w:val="pct15" w:color="auto" w:fill="auto"/>
          </w:tcPr>
          <w:p w:rsidR="005C7EBB" w:rsidRDefault="005C7EBB" w:rsidP="00AE5DE6">
            <w:pPr>
              <w:spacing w:before="60"/>
              <w:rPr>
                <w:rFonts w:ascii="Arial" w:hAnsi="Arial" w:cs="Arial"/>
                <w:sz w:val="16"/>
              </w:rPr>
            </w:pPr>
          </w:p>
        </w:tc>
      </w:tr>
      <w:tr w:rsidR="005C7EBB" w:rsidTr="00AE5DE6">
        <w:tc>
          <w:tcPr>
            <w:tcW w:w="2030" w:type="dxa"/>
          </w:tcPr>
          <w:p w:rsidR="005C7EBB" w:rsidRDefault="005C7EBB" w:rsidP="00AE5DE6">
            <w:pPr>
              <w:spacing w:before="60"/>
              <w:rPr>
                <w:rFonts w:ascii="Arial" w:hAnsi="Arial" w:cs="Arial"/>
                <w:b/>
                <w:bCs/>
                <w:sz w:val="16"/>
              </w:rPr>
            </w:pPr>
          </w:p>
        </w:tc>
        <w:tc>
          <w:tcPr>
            <w:tcW w:w="3790" w:type="dxa"/>
          </w:tcPr>
          <w:p w:rsidR="005C7EBB" w:rsidRPr="00CA7D19" w:rsidRDefault="003E7187" w:rsidP="00AE5DE6">
            <w:pPr>
              <w:spacing w:before="60"/>
              <w:rPr>
                <w:rFonts w:ascii="Arial" w:hAnsi="Arial" w:cs="Arial"/>
                <w:sz w:val="16"/>
              </w:rPr>
            </w:pPr>
            <w:proofErr w:type="spellStart"/>
            <w:r w:rsidRPr="003E7187">
              <w:rPr>
                <w:rFonts w:ascii="Arial" w:hAnsi="Arial" w:cs="Arial"/>
                <w:sz w:val="16"/>
              </w:rPr>
              <w:t>WIRDisable_Cnt_T_lgc</w:t>
            </w:r>
            <w:proofErr w:type="spellEnd"/>
          </w:p>
        </w:tc>
        <w:tc>
          <w:tcPr>
            <w:tcW w:w="1140" w:type="dxa"/>
          </w:tcPr>
          <w:p w:rsidR="005C7EBB" w:rsidRDefault="005C7EBB" w:rsidP="00AE5DE6">
            <w:pPr>
              <w:spacing w:before="60"/>
              <w:rPr>
                <w:rFonts w:ascii="Arial" w:hAnsi="Arial" w:cs="Arial"/>
                <w:sz w:val="16"/>
              </w:rPr>
            </w:pPr>
            <w:proofErr w:type="spellStart"/>
            <w:r w:rsidRPr="005C7EBB">
              <w:rPr>
                <w:rFonts w:ascii="Arial" w:hAnsi="Arial" w:cs="Arial"/>
                <w:sz w:val="16"/>
              </w:rPr>
              <w:t>boolean</w:t>
            </w:r>
            <w:proofErr w:type="spellEnd"/>
          </w:p>
        </w:tc>
        <w:tc>
          <w:tcPr>
            <w:tcW w:w="723" w:type="dxa"/>
          </w:tcPr>
          <w:p w:rsidR="005C7EBB" w:rsidRDefault="005C7EBB" w:rsidP="00AE5DE6">
            <w:pPr>
              <w:spacing w:before="60"/>
              <w:rPr>
                <w:rFonts w:ascii="Arial" w:hAnsi="Arial" w:cs="Arial"/>
                <w:sz w:val="16"/>
              </w:rPr>
            </w:pPr>
            <w:r w:rsidRPr="005C7EBB">
              <w:rPr>
                <w:rFonts w:ascii="Arial" w:hAnsi="Arial" w:cs="Arial"/>
                <w:sz w:val="16"/>
              </w:rPr>
              <w:t>FALSE</w:t>
            </w:r>
          </w:p>
        </w:tc>
        <w:tc>
          <w:tcPr>
            <w:tcW w:w="652" w:type="dxa"/>
          </w:tcPr>
          <w:p w:rsidR="005C7EBB" w:rsidRDefault="005C7EBB" w:rsidP="00AE5DE6">
            <w:pPr>
              <w:spacing w:before="60"/>
              <w:rPr>
                <w:rFonts w:ascii="Arial" w:hAnsi="Arial" w:cs="Arial"/>
                <w:sz w:val="16"/>
              </w:rPr>
            </w:pPr>
            <w:r w:rsidRPr="005C7EBB">
              <w:rPr>
                <w:rFonts w:ascii="Arial" w:hAnsi="Arial" w:cs="Arial"/>
                <w:sz w:val="16"/>
              </w:rPr>
              <w:t>TRUE</w:t>
            </w:r>
          </w:p>
        </w:tc>
        <w:tc>
          <w:tcPr>
            <w:tcW w:w="603" w:type="dxa"/>
            <w:shd w:val="pct15" w:color="auto" w:fill="auto"/>
          </w:tcPr>
          <w:p w:rsidR="005C7EBB" w:rsidRDefault="005C7EBB" w:rsidP="00AE5DE6">
            <w:pPr>
              <w:spacing w:before="60"/>
              <w:rPr>
                <w:rFonts w:ascii="Arial" w:hAnsi="Arial" w:cs="Arial"/>
                <w:sz w:val="16"/>
              </w:rPr>
            </w:pPr>
          </w:p>
        </w:tc>
      </w:tr>
      <w:tr w:rsidR="005C7EBB" w:rsidTr="00AE5DE6">
        <w:tc>
          <w:tcPr>
            <w:tcW w:w="2030" w:type="dxa"/>
          </w:tcPr>
          <w:p w:rsidR="005C7EBB" w:rsidRDefault="005C7EBB" w:rsidP="00AE5DE6">
            <w:pPr>
              <w:spacing w:before="60"/>
              <w:rPr>
                <w:rFonts w:ascii="Arial" w:hAnsi="Arial" w:cs="Arial"/>
                <w:b/>
                <w:bCs/>
                <w:sz w:val="16"/>
              </w:rPr>
            </w:pPr>
          </w:p>
        </w:tc>
        <w:tc>
          <w:tcPr>
            <w:tcW w:w="3790" w:type="dxa"/>
          </w:tcPr>
          <w:p w:rsidR="005C7EBB" w:rsidRPr="00CA7D19" w:rsidRDefault="005C7EBB" w:rsidP="00AE5DE6">
            <w:pPr>
              <w:spacing w:before="60"/>
              <w:rPr>
                <w:rFonts w:ascii="Arial" w:hAnsi="Arial" w:cs="Arial"/>
                <w:sz w:val="16"/>
              </w:rPr>
            </w:pPr>
            <w:proofErr w:type="spellStart"/>
            <w:r>
              <w:rPr>
                <w:rFonts w:ascii="Arial" w:hAnsi="Arial" w:cs="Arial"/>
                <w:sz w:val="16"/>
              </w:rPr>
              <w:t>WIRMfgEnable_Cnt_T_lgc</w:t>
            </w:r>
            <w:proofErr w:type="spellEnd"/>
          </w:p>
        </w:tc>
        <w:tc>
          <w:tcPr>
            <w:tcW w:w="1140" w:type="dxa"/>
          </w:tcPr>
          <w:p w:rsidR="005C7EBB" w:rsidRDefault="005C7EBB" w:rsidP="00AE5DE6">
            <w:pPr>
              <w:spacing w:before="60"/>
              <w:rPr>
                <w:rFonts w:ascii="Arial" w:hAnsi="Arial" w:cs="Arial"/>
                <w:sz w:val="16"/>
              </w:rPr>
            </w:pPr>
            <w:proofErr w:type="spellStart"/>
            <w:r>
              <w:rPr>
                <w:rFonts w:ascii="Arial" w:hAnsi="Arial" w:cs="Arial"/>
                <w:sz w:val="16"/>
              </w:rPr>
              <w:t>boolean</w:t>
            </w:r>
            <w:proofErr w:type="spellEnd"/>
          </w:p>
        </w:tc>
        <w:tc>
          <w:tcPr>
            <w:tcW w:w="723" w:type="dxa"/>
          </w:tcPr>
          <w:p w:rsidR="005C7EBB" w:rsidRDefault="005C7EBB" w:rsidP="00AE5DE6">
            <w:pPr>
              <w:spacing w:before="60"/>
              <w:rPr>
                <w:rFonts w:ascii="Arial" w:hAnsi="Arial" w:cs="Arial"/>
                <w:sz w:val="16"/>
              </w:rPr>
            </w:pPr>
            <w:r w:rsidRPr="005C7EBB">
              <w:rPr>
                <w:rFonts w:ascii="Arial" w:hAnsi="Arial" w:cs="Arial"/>
                <w:sz w:val="16"/>
              </w:rPr>
              <w:t>FALSE</w:t>
            </w:r>
          </w:p>
        </w:tc>
        <w:tc>
          <w:tcPr>
            <w:tcW w:w="652" w:type="dxa"/>
          </w:tcPr>
          <w:p w:rsidR="005C7EBB" w:rsidRDefault="005C7EBB" w:rsidP="00AE5DE6">
            <w:pPr>
              <w:spacing w:before="60"/>
              <w:rPr>
                <w:rFonts w:ascii="Arial" w:hAnsi="Arial" w:cs="Arial"/>
                <w:sz w:val="16"/>
              </w:rPr>
            </w:pPr>
            <w:r w:rsidRPr="005C7EBB">
              <w:rPr>
                <w:rFonts w:ascii="Arial" w:hAnsi="Arial" w:cs="Arial"/>
                <w:sz w:val="16"/>
              </w:rPr>
              <w:t>TRUE</w:t>
            </w:r>
          </w:p>
        </w:tc>
        <w:tc>
          <w:tcPr>
            <w:tcW w:w="603" w:type="dxa"/>
            <w:shd w:val="pct15" w:color="auto" w:fill="auto"/>
          </w:tcPr>
          <w:p w:rsidR="005C7EBB" w:rsidRDefault="005C7EBB" w:rsidP="00AE5DE6">
            <w:pPr>
              <w:spacing w:before="60"/>
              <w:rPr>
                <w:rFonts w:ascii="Arial" w:hAnsi="Arial" w:cs="Arial"/>
                <w:sz w:val="16"/>
              </w:rPr>
            </w:pPr>
          </w:p>
        </w:tc>
      </w:tr>
      <w:tr w:rsidR="00FF6FFD" w:rsidTr="00AE5DE6">
        <w:tc>
          <w:tcPr>
            <w:tcW w:w="2030" w:type="dxa"/>
          </w:tcPr>
          <w:p w:rsidR="00FF6FFD" w:rsidRDefault="00FF6FFD" w:rsidP="00AE5DE6">
            <w:pPr>
              <w:spacing w:before="60"/>
              <w:rPr>
                <w:rFonts w:ascii="Arial" w:hAnsi="Arial" w:cs="Arial"/>
                <w:b/>
                <w:bCs/>
                <w:sz w:val="16"/>
              </w:rPr>
            </w:pPr>
            <w:r>
              <w:rPr>
                <w:rFonts w:ascii="Arial" w:hAnsi="Arial" w:cs="Arial"/>
                <w:b/>
                <w:bCs/>
                <w:sz w:val="16"/>
              </w:rPr>
              <w:t>Return Value</w:t>
            </w:r>
          </w:p>
        </w:tc>
        <w:tc>
          <w:tcPr>
            <w:tcW w:w="3790" w:type="dxa"/>
          </w:tcPr>
          <w:p w:rsidR="00FF6FFD" w:rsidRDefault="00FF6FFD" w:rsidP="00AE5DE6">
            <w:pPr>
              <w:spacing w:before="60"/>
              <w:rPr>
                <w:rFonts w:ascii="Arial" w:hAnsi="Arial" w:cs="Arial"/>
                <w:sz w:val="16"/>
              </w:rPr>
            </w:pPr>
            <w:r w:rsidRPr="00BD0DC1">
              <w:rPr>
                <w:rFonts w:ascii="Arial" w:hAnsi="Arial" w:cs="Arial"/>
                <w:sz w:val="16"/>
              </w:rPr>
              <w:t>CancelTrqOutput_MtrNm_T_f32</w:t>
            </w:r>
          </w:p>
        </w:tc>
        <w:tc>
          <w:tcPr>
            <w:tcW w:w="1140" w:type="dxa"/>
          </w:tcPr>
          <w:p w:rsidR="00FF6FFD" w:rsidRDefault="00FF6FFD" w:rsidP="00AE5DE6">
            <w:pPr>
              <w:spacing w:before="60"/>
              <w:rPr>
                <w:rFonts w:ascii="Arial" w:hAnsi="Arial" w:cs="Arial"/>
                <w:sz w:val="16"/>
              </w:rPr>
            </w:pPr>
            <w:r>
              <w:rPr>
                <w:rFonts w:ascii="Arial" w:hAnsi="Arial" w:cs="Arial"/>
                <w:sz w:val="16"/>
              </w:rPr>
              <w:t>float32</w:t>
            </w:r>
          </w:p>
        </w:tc>
        <w:tc>
          <w:tcPr>
            <w:tcW w:w="723" w:type="dxa"/>
          </w:tcPr>
          <w:p w:rsidR="00FF6FFD" w:rsidRDefault="00FF6FFD" w:rsidP="00AE5DE6">
            <w:pPr>
              <w:spacing w:before="60"/>
              <w:rPr>
                <w:rFonts w:ascii="Arial" w:hAnsi="Arial" w:cs="Arial"/>
                <w:sz w:val="16"/>
              </w:rPr>
            </w:pPr>
            <w:r>
              <w:rPr>
                <w:rFonts w:ascii="Arial" w:hAnsi="Arial" w:cs="Arial"/>
                <w:sz w:val="16"/>
              </w:rPr>
              <w:t>-127</w:t>
            </w:r>
          </w:p>
        </w:tc>
        <w:tc>
          <w:tcPr>
            <w:tcW w:w="652" w:type="dxa"/>
          </w:tcPr>
          <w:p w:rsidR="00FF6FFD" w:rsidRDefault="00FF6FFD" w:rsidP="00AE5DE6">
            <w:pPr>
              <w:spacing w:before="60"/>
              <w:rPr>
                <w:rFonts w:ascii="Arial" w:hAnsi="Arial" w:cs="Arial"/>
                <w:sz w:val="16"/>
              </w:rPr>
            </w:pPr>
            <w:r>
              <w:rPr>
                <w:rFonts w:ascii="Arial" w:hAnsi="Arial" w:cs="Arial"/>
                <w:sz w:val="16"/>
              </w:rPr>
              <w:t>127</w:t>
            </w:r>
          </w:p>
        </w:tc>
        <w:tc>
          <w:tcPr>
            <w:tcW w:w="603" w:type="dxa"/>
          </w:tcPr>
          <w:p w:rsidR="00FF6FFD" w:rsidRDefault="007410DE" w:rsidP="00AE5DE6">
            <w:pPr>
              <w:spacing w:before="60"/>
              <w:rPr>
                <w:rFonts w:ascii="Arial" w:hAnsi="Arial" w:cs="Arial"/>
                <w:sz w:val="16"/>
              </w:rPr>
            </w:pPr>
            <w:r>
              <w:rPr>
                <w:rFonts w:ascii="Arial" w:hAnsi="Arial" w:cs="Arial"/>
                <w:sz w:val="16"/>
              </w:rPr>
              <w:t>0.0084</w:t>
            </w:r>
          </w:p>
        </w:tc>
      </w:tr>
    </w:tbl>
    <w:p w:rsidR="00FF6FFD" w:rsidRDefault="00FF6FFD" w:rsidP="00FF6FFD">
      <w:pPr>
        <w:pStyle w:val="Heading4"/>
      </w:pPr>
      <w:r>
        <w:t>Description</w:t>
      </w:r>
    </w:p>
    <w:p w:rsidR="00FF6FFD" w:rsidRDefault="0011682C" w:rsidP="00FF6FFD">
      <w:pPr>
        <w:spacing w:after="0"/>
      </w:pPr>
      <w:r>
        <w:object w:dxaOrig="11624" w:dyaOrig="14744">
          <v:shape id="_x0000_i1027" type="#_x0000_t75" style="width:392.85pt;height:497.1pt" o:ole="">
            <v:imagedata r:id="rId12" o:title=""/>
          </v:shape>
          <o:OLEObject Type="Embed" ProgID="Visio.Drawing.11" ShapeID="_x0000_i1027" DrawAspect="Content" ObjectID="_1426334554" r:id="rId13"/>
        </w:object>
      </w:r>
    </w:p>
    <w:p w:rsidR="00FF6FFD" w:rsidRDefault="00FF6FFD" w:rsidP="00FF6FFD">
      <w:pPr>
        <w:spacing w:after="0"/>
      </w:pPr>
    </w:p>
    <w:p w:rsidR="00FF6FFD" w:rsidRDefault="000D714C" w:rsidP="00FF6FFD">
      <w:pPr>
        <w:pStyle w:val="Heading3"/>
      </w:pPr>
      <w:r w:rsidRPr="009C6E40">
        <w:lastRenderedPageBreak/>
        <w:t>Unity Gain Resonator Filter</w:t>
      </w:r>
    </w:p>
    <w:p w:rsidR="00FF6FFD" w:rsidRDefault="00FF6FFD" w:rsidP="00FF6FFD">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08"/>
        <w:gridCol w:w="3201"/>
        <w:gridCol w:w="995"/>
        <w:gridCol w:w="643"/>
        <w:gridCol w:w="1685"/>
        <w:gridCol w:w="706"/>
      </w:tblGrid>
      <w:tr w:rsidR="00FF6FFD" w:rsidTr="00AE5DE6">
        <w:tc>
          <w:tcPr>
            <w:tcW w:w="2030" w:type="dxa"/>
          </w:tcPr>
          <w:p w:rsidR="00FF6FFD" w:rsidRDefault="00FF6FFD" w:rsidP="00AE5DE6">
            <w:pPr>
              <w:spacing w:before="60"/>
              <w:rPr>
                <w:rFonts w:ascii="Arial" w:hAnsi="Arial" w:cs="Arial"/>
                <w:b/>
                <w:bCs/>
                <w:sz w:val="16"/>
              </w:rPr>
            </w:pPr>
            <w:r>
              <w:rPr>
                <w:rFonts w:ascii="Arial" w:hAnsi="Arial" w:cs="Arial"/>
                <w:b/>
                <w:bCs/>
                <w:sz w:val="16"/>
              </w:rPr>
              <w:t>Function Name</w:t>
            </w:r>
          </w:p>
        </w:tc>
        <w:tc>
          <w:tcPr>
            <w:tcW w:w="3790" w:type="dxa"/>
          </w:tcPr>
          <w:p w:rsidR="00FF6FFD" w:rsidRDefault="00FF6FFD" w:rsidP="00AE5DE6">
            <w:pPr>
              <w:spacing w:before="60"/>
              <w:rPr>
                <w:rFonts w:ascii="Arial" w:hAnsi="Arial" w:cs="Arial"/>
                <w:sz w:val="16"/>
              </w:rPr>
            </w:pPr>
            <w:r w:rsidRPr="00D50721">
              <w:rPr>
                <w:rFonts w:ascii="Arial" w:hAnsi="Arial" w:cs="Arial"/>
                <w:sz w:val="16"/>
              </w:rPr>
              <w:t>UGRFilter_f32</w:t>
            </w:r>
          </w:p>
        </w:tc>
        <w:tc>
          <w:tcPr>
            <w:tcW w:w="1140" w:type="dxa"/>
            <w:shd w:val="pct30" w:color="FFFF00" w:fill="auto"/>
          </w:tcPr>
          <w:p w:rsidR="00FF6FFD" w:rsidRDefault="00FF6FFD" w:rsidP="00AE5DE6">
            <w:pPr>
              <w:spacing w:before="60"/>
              <w:jc w:val="center"/>
              <w:rPr>
                <w:rFonts w:ascii="Arial" w:hAnsi="Arial" w:cs="Arial"/>
                <w:sz w:val="16"/>
              </w:rPr>
            </w:pPr>
            <w:r>
              <w:rPr>
                <w:rFonts w:ascii="Arial" w:hAnsi="Arial" w:cs="Arial"/>
                <w:sz w:val="16"/>
              </w:rPr>
              <w:t>Type</w:t>
            </w:r>
          </w:p>
        </w:tc>
        <w:tc>
          <w:tcPr>
            <w:tcW w:w="723" w:type="dxa"/>
            <w:shd w:val="pct30" w:color="FFFF00" w:fill="auto"/>
          </w:tcPr>
          <w:p w:rsidR="00FF6FFD" w:rsidRDefault="00FF6FFD" w:rsidP="00AE5DE6">
            <w:pPr>
              <w:spacing w:before="60"/>
              <w:jc w:val="center"/>
              <w:rPr>
                <w:rFonts w:ascii="Arial" w:hAnsi="Arial" w:cs="Arial"/>
                <w:sz w:val="16"/>
              </w:rPr>
            </w:pPr>
            <w:r>
              <w:rPr>
                <w:rFonts w:ascii="Arial" w:hAnsi="Arial" w:cs="Arial"/>
                <w:sz w:val="16"/>
              </w:rPr>
              <w:t>Min</w:t>
            </w:r>
          </w:p>
        </w:tc>
        <w:tc>
          <w:tcPr>
            <w:tcW w:w="652" w:type="dxa"/>
            <w:shd w:val="pct30" w:color="FFFF00" w:fill="auto"/>
          </w:tcPr>
          <w:p w:rsidR="00FF6FFD" w:rsidRDefault="00FF6FFD" w:rsidP="00AE5DE6">
            <w:pPr>
              <w:spacing w:before="60"/>
              <w:jc w:val="center"/>
              <w:rPr>
                <w:rFonts w:ascii="Arial" w:hAnsi="Arial" w:cs="Arial"/>
                <w:sz w:val="16"/>
              </w:rPr>
            </w:pPr>
            <w:r>
              <w:rPr>
                <w:rFonts w:ascii="Arial" w:hAnsi="Arial" w:cs="Arial"/>
                <w:sz w:val="16"/>
              </w:rPr>
              <w:t>Max</w:t>
            </w:r>
          </w:p>
        </w:tc>
        <w:tc>
          <w:tcPr>
            <w:tcW w:w="603" w:type="dxa"/>
            <w:tcBorders>
              <w:bottom w:val="single" w:sz="4" w:space="0" w:color="auto"/>
            </w:tcBorders>
            <w:shd w:val="pct30" w:color="FFFF00" w:fill="auto"/>
          </w:tcPr>
          <w:p w:rsidR="00FF6FFD" w:rsidRDefault="00FF6FFD"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F6FFD" w:rsidTr="00AE5DE6">
        <w:tc>
          <w:tcPr>
            <w:tcW w:w="2030" w:type="dxa"/>
          </w:tcPr>
          <w:p w:rsidR="00FF6FFD" w:rsidRDefault="00FF6FFD" w:rsidP="00AE5DE6">
            <w:pPr>
              <w:spacing w:before="60"/>
              <w:rPr>
                <w:rFonts w:ascii="Arial" w:hAnsi="Arial" w:cs="Arial"/>
                <w:b/>
                <w:bCs/>
                <w:sz w:val="16"/>
              </w:rPr>
            </w:pPr>
            <w:r>
              <w:rPr>
                <w:rFonts w:ascii="Arial" w:hAnsi="Arial" w:cs="Arial"/>
                <w:b/>
                <w:bCs/>
                <w:sz w:val="16"/>
              </w:rPr>
              <w:t xml:space="preserve">Arguments Passed </w:t>
            </w:r>
          </w:p>
        </w:tc>
        <w:tc>
          <w:tcPr>
            <w:tcW w:w="3790" w:type="dxa"/>
          </w:tcPr>
          <w:p w:rsidR="00FF6FFD" w:rsidRPr="009C6E40" w:rsidRDefault="00FF6FFD" w:rsidP="00AE5DE6">
            <w:pPr>
              <w:spacing w:before="60"/>
              <w:rPr>
                <w:rFonts w:ascii="Arial" w:hAnsi="Arial" w:cs="Arial"/>
                <w:sz w:val="16"/>
              </w:rPr>
            </w:pPr>
            <w:r w:rsidRPr="009C6E40">
              <w:rPr>
                <w:rFonts w:ascii="Arial" w:hAnsi="Arial" w:cs="Arial"/>
                <w:sz w:val="16"/>
              </w:rPr>
              <w:t>UGRInput_Uls_T_f32</w:t>
            </w:r>
          </w:p>
        </w:tc>
        <w:tc>
          <w:tcPr>
            <w:tcW w:w="1140" w:type="dxa"/>
          </w:tcPr>
          <w:p w:rsidR="00FF6FFD" w:rsidRDefault="00FF6FFD" w:rsidP="00AE5DE6">
            <w:pPr>
              <w:spacing w:before="60"/>
              <w:rPr>
                <w:rFonts w:ascii="Arial" w:hAnsi="Arial" w:cs="Arial"/>
                <w:sz w:val="16"/>
              </w:rPr>
            </w:pPr>
            <w:r w:rsidRPr="00CA7D19">
              <w:rPr>
                <w:rFonts w:ascii="Arial" w:hAnsi="Arial" w:cs="Arial"/>
                <w:sz w:val="16"/>
              </w:rPr>
              <w:t>float32</w:t>
            </w:r>
          </w:p>
        </w:tc>
        <w:tc>
          <w:tcPr>
            <w:tcW w:w="723" w:type="dxa"/>
          </w:tcPr>
          <w:p w:rsidR="00FF6FFD" w:rsidRDefault="00FF6FFD" w:rsidP="00AE5DE6">
            <w:pPr>
              <w:spacing w:before="60"/>
              <w:rPr>
                <w:rFonts w:ascii="Arial" w:hAnsi="Arial" w:cs="Arial"/>
                <w:sz w:val="16"/>
              </w:rPr>
            </w:pPr>
            <w:r>
              <w:rPr>
                <w:rFonts w:ascii="Arial" w:hAnsi="Arial" w:cs="Arial"/>
                <w:sz w:val="16"/>
              </w:rPr>
              <w:t>0</w:t>
            </w:r>
          </w:p>
        </w:tc>
        <w:tc>
          <w:tcPr>
            <w:tcW w:w="652" w:type="dxa"/>
          </w:tcPr>
          <w:p w:rsidR="00FF6FFD" w:rsidRDefault="00FF6FFD" w:rsidP="00AE5DE6">
            <w:pPr>
              <w:spacing w:before="60"/>
              <w:rPr>
                <w:rFonts w:ascii="Arial" w:hAnsi="Arial" w:cs="Arial"/>
                <w:sz w:val="16"/>
              </w:rPr>
            </w:pPr>
            <w:r w:rsidRPr="00381E60">
              <w:rPr>
                <w:rFonts w:ascii="Arial" w:hAnsi="Arial" w:cs="Arial"/>
                <w:sz w:val="16"/>
              </w:rPr>
              <w:t>40 * 2π</w:t>
            </w:r>
          </w:p>
        </w:tc>
        <w:tc>
          <w:tcPr>
            <w:tcW w:w="603" w:type="dxa"/>
            <w:shd w:val="pct15" w:color="auto" w:fill="auto"/>
          </w:tcPr>
          <w:p w:rsidR="00FF6FFD" w:rsidRDefault="00FF6FFD" w:rsidP="00AE5DE6">
            <w:pPr>
              <w:spacing w:before="60"/>
              <w:rPr>
                <w:rFonts w:ascii="Arial" w:hAnsi="Arial" w:cs="Arial"/>
                <w:sz w:val="16"/>
              </w:rPr>
            </w:pPr>
          </w:p>
        </w:tc>
      </w:tr>
      <w:tr w:rsidR="00FF6FFD" w:rsidTr="00AE5DE6">
        <w:tc>
          <w:tcPr>
            <w:tcW w:w="2030" w:type="dxa"/>
          </w:tcPr>
          <w:p w:rsidR="00FF6FFD" w:rsidRDefault="00FF6FFD" w:rsidP="00AE5DE6">
            <w:pPr>
              <w:spacing w:before="60"/>
              <w:rPr>
                <w:rFonts w:ascii="Arial" w:hAnsi="Arial" w:cs="Arial"/>
                <w:b/>
                <w:bCs/>
                <w:sz w:val="16"/>
              </w:rPr>
            </w:pPr>
          </w:p>
        </w:tc>
        <w:tc>
          <w:tcPr>
            <w:tcW w:w="3790" w:type="dxa"/>
          </w:tcPr>
          <w:p w:rsidR="00FF6FFD" w:rsidRPr="009C6E40" w:rsidRDefault="00FF6FFD" w:rsidP="00AE5DE6">
            <w:pPr>
              <w:spacing w:before="60"/>
              <w:rPr>
                <w:rFonts w:ascii="Arial" w:hAnsi="Arial" w:cs="Arial"/>
                <w:sz w:val="16"/>
              </w:rPr>
            </w:pPr>
            <w:r w:rsidRPr="009C6E40">
              <w:rPr>
                <w:rFonts w:ascii="Arial" w:hAnsi="Arial" w:cs="Arial"/>
                <w:sz w:val="16"/>
              </w:rPr>
              <w:t>WhlFreqEst_Hz_T_f32</w:t>
            </w:r>
          </w:p>
        </w:tc>
        <w:tc>
          <w:tcPr>
            <w:tcW w:w="1140" w:type="dxa"/>
          </w:tcPr>
          <w:p w:rsidR="00FF6FFD" w:rsidRDefault="00FF6FFD" w:rsidP="00AE5DE6">
            <w:pPr>
              <w:spacing w:before="60"/>
              <w:rPr>
                <w:rFonts w:ascii="Arial" w:hAnsi="Arial" w:cs="Arial"/>
                <w:sz w:val="16"/>
              </w:rPr>
            </w:pPr>
            <w:r w:rsidRPr="00CA7D19">
              <w:rPr>
                <w:rFonts w:ascii="Arial" w:hAnsi="Arial" w:cs="Arial"/>
                <w:sz w:val="16"/>
              </w:rPr>
              <w:t>float32</w:t>
            </w:r>
          </w:p>
        </w:tc>
        <w:tc>
          <w:tcPr>
            <w:tcW w:w="723" w:type="dxa"/>
          </w:tcPr>
          <w:p w:rsidR="00FF6FFD" w:rsidRDefault="00FF6FFD" w:rsidP="00AE5DE6">
            <w:pPr>
              <w:spacing w:before="60"/>
              <w:rPr>
                <w:rFonts w:ascii="Arial" w:hAnsi="Arial" w:cs="Arial"/>
                <w:sz w:val="16"/>
              </w:rPr>
            </w:pPr>
            <w:r>
              <w:rPr>
                <w:rFonts w:ascii="Arial" w:hAnsi="Arial" w:cs="Arial"/>
                <w:sz w:val="16"/>
              </w:rPr>
              <w:t>0</w:t>
            </w:r>
          </w:p>
        </w:tc>
        <w:tc>
          <w:tcPr>
            <w:tcW w:w="652" w:type="dxa"/>
          </w:tcPr>
          <w:p w:rsidR="00FF6FFD" w:rsidRDefault="00FF6FFD" w:rsidP="00AE5DE6">
            <w:pPr>
              <w:spacing w:before="60"/>
              <w:rPr>
                <w:rFonts w:ascii="Arial" w:hAnsi="Arial" w:cs="Arial"/>
                <w:sz w:val="16"/>
              </w:rPr>
            </w:pPr>
            <w:r>
              <w:rPr>
                <w:rFonts w:ascii="Arial" w:hAnsi="Arial" w:cs="Arial"/>
                <w:sz w:val="16"/>
              </w:rPr>
              <w:t>40</w:t>
            </w:r>
          </w:p>
        </w:tc>
        <w:tc>
          <w:tcPr>
            <w:tcW w:w="603" w:type="dxa"/>
            <w:shd w:val="pct15" w:color="auto" w:fill="auto"/>
          </w:tcPr>
          <w:p w:rsidR="00FF6FFD" w:rsidRDefault="00FF6FFD" w:rsidP="00AE5DE6">
            <w:pPr>
              <w:spacing w:before="60"/>
              <w:rPr>
                <w:rFonts w:ascii="Arial" w:hAnsi="Arial" w:cs="Arial"/>
                <w:sz w:val="16"/>
              </w:rPr>
            </w:pPr>
          </w:p>
        </w:tc>
      </w:tr>
      <w:tr w:rsidR="00FF6FFD" w:rsidTr="00AE5DE6">
        <w:tc>
          <w:tcPr>
            <w:tcW w:w="2030" w:type="dxa"/>
          </w:tcPr>
          <w:p w:rsidR="00FF6FFD" w:rsidRDefault="00FF6FFD" w:rsidP="00AE5DE6">
            <w:pPr>
              <w:spacing w:before="60"/>
              <w:rPr>
                <w:rFonts w:ascii="Arial" w:hAnsi="Arial" w:cs="Arial"/>
                <w:b/>
                <w:bCs/>
                <w:sz w:val="16"/>
              </w:rPr>
            </w:pPr>
          </w:p>
        </w:tc>
        <w:tc>
          <w:tcPr>
            <w:tcW w:w="3790" w:type="dxa"/>
          </w:tcPr>
          <w:p w:rsidR="00FF6FFD" w:rsidRPr="009C6E40" w:rsidRDefault="00FF6FFD" w:rsidP="00AE5DE6">
            <w:pPr>
              <w:spacing w:before="60"/>
              <w:rPr>
                <w:rFonts w:ascii="Arial" w:hAnsi="Arial" w:cs="Arial"/>
                <w:sz w:val="16"/>
              </w:rPr>
            </w:pPr>
            <w:r w:rsidRPr="009C6E40">
              <w:rPr>
                <w:rFonts w:ascii="Arial" w:hAnsi="Arial" w:cs="Arial"/>
                <w:sz w:val="16"/>
              </w:rPr>
              <w:t>UGRPoleMag_Uls_T_f32</w:t>
            </w:r>
          </w:p>
        </w:tc>
        <w:tc>
          <w:tcPr>
            <w:tcW w:w="1140" w:type="dxa"/>
          </w:tcPr>
          <w:p w:rsidR="00FF6FFD" w:rsidRDefault="00FF6FFD" w:rsidP="00AE5DE6">
            <w:pPr>
              <w:spacing w:before="60"/>
              <w:rPr>
                <w:rFonts w:ascii="Arial" w:hAnsi="Arial" w:cs="Arial"/>
                <w:sz w:val="16"/>
              </w:rPr>
            </w:pPr>
            <w:r>
              <w:rPr>
                <w:rFonts w:ascii="Arial" w:hAnsi="Arial" w:cs="Arial"/>
                <w:sz w:val="16"/>
              </w:rPr>
              <w:t>float32</w:t>
            </w:r>
          </w:p>
        </w:tc>
        <w:tc>
          <w:tcPr>
            <w:tcW w:w="723" w:type="dxa"/>
          </w:tcPr>
          <w:p w:rsidR="00FF6FFD" w:rsidRDefault="00FF6FFD" w:rsidP="00AE5DE6">
            <w:pPr>
              <w:spacing w:before="60"/>
              <w:rPr>
                <w:rFonts w:ascii="Arial" w:hAnsi="Arial" w:cs="Arial"/>
                <w:sz w:val="16"/>
              </w:rPr>
            </w:pPr>
            <w:r>
              <w:rPr>
                <w:rFonts w:ascii="Arial" w:hAnsi="Arial" w:cs="Arial"/>
                <w:sz w:val="16"/>
              </w:rPr>
              <w:t>0</w:t>
            </w:r>
          </w:p>
        </w:tc>
        <w:tc>
          <w:tcPr>
            <w:tcW w:w="652" w:type="dxa"/>
          </w:tcPr>
          <w:p w:rsidR="00FF6FFD" w:rsidRDefault="00FF6FFD" w:rsidP="00AE5DE6">
            <w:pPr>
              <w:spacing w:before="60"/>
              <w:rPr>
                <w:rFonts w:ascii="Arial" w:hAnsi="Arial" w:cs="Arial"/>
                <w:sz w:val="16"/>
              </w:rPr>
            </w:pPr>
            <w:r>
              <w:rPr>
                <w:rFonts w:ascii="Arial" w:hAnsi="Arial" w:cs="Arial"/>
                <w:sz w:val="16"/>
              </w:rPr>
              <w:t>0.999984741210937</w:t>
            </w:r>
          </w:p>
        </w:tc>
        <w:tc>
          <w:tcPr>
            <w:tcW w:w="603" w:type="dxa"/>
            <w:shd w:val="pct15" w:color="auto" w:fill="auto"/>
          </w:tcPr>
          <w:p w:rsidR="00FF6FFD" w:rsidRDefault="00FF6FFD" w:rsidP="00AE5DE6">
            <w:pPr>
              <w:spacing w:before="60"/>
              <w:rPr>
                <w:rFonts w:ascii="Arial" w:hAnsi="Arial" w:cs="Arial"/>
                <w:sz w:val="16"/>
              </w:rPr>
            </w:pPr>
          </w:p>
        </w:tc>
      </w:tr>
      <w:tr w:rsidR="00FF6FFD" w:rsidTr="003F1730">
        <w:tc>
          <w:tcPr>
            <w:tcW w:w="2030" w:type="dxa"/>
          </w:tcPr>
          <w:p w:rsidR="00FF6FFD" w:rsidRDefault="00FF6FFD" w:rsidP="00AE5DE6">
            <w:pPr>
              <w:spacing w:before="60"/>
              <w:rPr>
                <w:rFonts w:ascii="Arial" w:hAnsi="Arial" w:cs="Arial"/>
                <w:b/>
                <w:bCs/>
                <w:sz w:val="16"/>
              </w:rPr>
            </w:pPr>
          </w:p>
        </w:tc>
        <w:tc>
          <w:tcPr>
            <w:tcW w:w="3790" w:type="dxa"/>
          </w:tcPr>
          <w:p w:rsidR="00FF6FFD" w:rsidRPr="00736860" w:rsidRDefault="00FF6FFD" w:rsidP="00AE5DE6">
            <w:pPr>
              <w:spacing w:before="60"/>
              <w:rPr>
                <w:rFonts w:ascii="Arial" w:hAnsi="Arial" w:cs="Arial"/>
                <w:sz w:val="16"/>
              </w:rPr>
            </w:pPr>
            <w:r w:rsidRPr="00D50721">
              <w:rPr>
                <w:rFonts w:ascii="Arial" w:hAnsi="Arial" w:cs="Arial"/>
                <w:sz w:val="16"/>
              </w:rPr>
              <w:t>UGRDelay1_Ptr_T_f32</w:t>
            </w:r>
          </w:p>
        </w:tc>
        <w:tc>
          <w:tcPr>
            <w:tcW w:w="1140" w:type="dxa"/>
          </w:tcPr>
          <w:p w:rsidR="00FF6FFD" w:rsidRDefault="00FF6FFD" w:rsidP="00AE5DE6">
            <w:pPr>
              <w:spacing w:before="60"/>
              <w:rPr>
                <w:rFonts w:ascii="Arial" w:hAnsi="Arial" w:cs="Arial"/>
                <w:sz w:val="16"/>
              </w:rPr>
            </w:pPr>
            <w:r w:rsidRPr="00D50721">
              <w:rPr>
                <w:rFonts w:ascii="Arial" w:hAnsi="Arial" w:cs="Arial"/>
                <w:sz w:val="16"/>
              </w:rPr>
              <w:t>pointer to float32</w:t>
            </w:r>
          </w:p>
        </w:tc>
        <w:tc>
          <w:tcPr>
            <w:tcW w:w="723" w:type="dxa"/>
          </w:tcPr>
          <w:p w:rsidR="00FF6FFD" w:rsidRDefault="00FF6FFD" w:rsidP="00AE5DE6">
            <w:pPr>
              <w:spacing w:before="60"/>
              <w:rPr>
                <w:rFonts w:ascii="Arial" w:hAnsi="Arial" w:cs="Arial"/>
                <w:sz w:val="16"/>
              </w:rPr>
            </w:pPr>
            <w:r>
              <w:rPr>
                <w:rFonts w:ascii="Arial" w:hAnsi="Arial" w:cs="Arial"/>
                <w:sz w:val="16"/>
              </w:rPr>
              <w:t>-256</w:t>
            </w:r>
          </w:p>
        </w:tc>
        <w:tc>
          <w:tcPr>
            <w:tcW w:w="652" w:type="dxa"/>
          </w:tcPr>
          <w:p w:rsidR="00FF6FFD" w:rsidRDefault="00FF6FFD" w:rsidP="00AE5DE6">
            <w:pPr>
              <w:spacing w:before="60"/>
              <w:rPr>
                <w:rFonts w:ascii="Arial" w:hAnsi="Arial" w:cs="Arial"/>
                <w:sz w:val="16"/>
              </w:rPr>
            </w:pPr>
            <w:r>
              <w:rPr>
                <w:rFonts w:ascii="Arial" w:hAnsi="Arial" w:cs="Arial"/>
                <w:sz w:val="16"/>
              </w:rPr>
              <w:t>256</w:t>
            </w:r>
          </w:p>
        </w:tc>
        <w:tc>
          <w:tcPr>
            <w:tcW w:w="603" w:type="dxa"/>
            <w:shd w:val="clear" w:color="auto" w:fill="FFFFFF" w:themeFill="background1"/>
          </w:tcPr>
          <w:p w:rsidR="00FF6FFD" w:rsidRPr="003C0E93" w:rsidRDefault="003F1730" w:rsidP="00AE5DE6">
            <w:pPr>
              <w:spacing w:before="60"/>
              <w:rPr>
                <w:rFonts w:ascii="Arial" w:hAnsi="Arial" w:cs="Arial"/>
                <w:sz w:val="16"/>
              </w:rPr>
            </w:pPr>
            <w:r w:rsidRPr="003C0E93">
              <w:rPr>
                <w:rFonts w:ascii="Arial" w:hAnsi="Arial" w:cs="Arial"/>
                <w:sz w:val="16"/>
              </w:rPr>
              <w:t>0.0084</w:t>
            </w:r>
          </w:p>
        </w:tc>
      </w:tr>
      <w:tr w:rsidR="00FF6FFD" w:rsidTr="003F1730">
        <w:tc>
          <w:tcPr>
            <w:tcW w:w="2030" w:type="dxa"/>
          </w:tcPr>
          <w:p w:rsidR="00FF6FFD" w:rsidRDefault="00FF6FFD" w:rsidP="00AE5DE6">
            <w:pPr>
              <w:spacing w:before="60"/>
              <w:rPr>
                <w:rFonts w:ascii="Arial" w:hAnsi="Arial" w:cs="Arial"/>
                <w:b/>
                <w:bCs/>
                <w:sz w:val="16"/>
              </w:rPr>
            </w:pPr>
          </w:p>
        </w:tc>
        <w:tc>
          <w:tcPr>
            <w:tcW w:w="3790" w:type="dxa"/>
          </w:tcPr>
          <w:p w:rsidR="00FF6FFD" w:rsidRPr="00736860" w:rsidRDefault="00FF6FFD" w:rsidP="00AE5DE6">
            <w:pPr>
              <w:spacing w:before="60"/>
              <w:rPr>
                <w:rFonts w:ascii="Arial" w:hAnsi="Arial" w:cs="Arial"/>
                <w:sz w:val="16"/>
              </w:rPr>
            </w:pPr>
            <w:r w:rsidRPr="00D50721">
              <w:rPr>
                <w:rFonts w:ascii="Arial" w:hAnsi="Arial" w:cs="Arial"/>
                <w:sz w:val="16"/>
              </w:rPr>
              <w:t>UGRDelay2_Ptr_T_f32</w:t>
            </w:r>
          </w:p>
        </w:tc>
        <w:tc>
          <w:tcPr>
            <w:tcW w:w="1140" w:type="dxa"/>
          </w:tcPr>
          <w:p w:rsidR="00FF6FFD" w:rsidRDefault="00FF6FFD" w:rsidP="00AE5DE6">
            <w:pPr>
              <w:spacing w:before="60"/>
              <w:rPr>
                <w:rFonts w:ascii="Arial" w:hAnsi="Arial" w:cs="Arial"/>
                <w:sz w:val="16"/>
              </w:rPr>
            </w:pPr>
            <w:r>
              <w:rPr>
                <w:rFonts w:ascii="Arial" w:hAnsi="Arial" w:cs="Arial"/>
                <w:sz w:val="16"/>
              </w:rPr>
              <w:t>pointer to float32</w:t>
            </w:r>
          </w:p>
        </w:tc>
        <w:tc>
          <w:tcPr>
            <w:tcW w:w="723" w:type="dxa"/>
          </w:tcPr>
          <w:p w:rsidR="00FF6FFD" w:rsidRDefault="00FF6FFD" w:rsidP="00AE5DE6">
            <w:pPr>
              <w:spacing w:before="60"/>
              <w:rPr>
                <w:rFonts w:ascii="Arial" w:hAnsi="Arial" w:cs="Arial"/>
                <w:sz w:val="16"/>
              </w:rPr>
            </w:pPr>
            <w:r>
              <w:rPr>
                <w:rFonts w:ascii="Arial" w:hAnsi="Arial" w:cs="Arial"/>
                <w:sz w:val="16"/>
              </w:rPr>
              <w:t>-256</w:t>
            </w:r>
          </w:p>
        </w:tc>
        <w:tc>
          <w:tcPr>
            <w:tcW w:w="652" w:type="dxa"/>
          </w:tcPr>
          <w:p w:rsidR="00FF6FFD" w:rsidRDefault="00FF6FFD" w:rsidP="00AE5DE6">
            <w:pPr>
              <w:spacing w:before="60"/>
              <w:rPr>
                <w:rFonts w:ascii="Arial" w:hAnsi="Arial" w:cs="Arial"/>
                <w:sz w:val="16"/>
              </w:rPr>
            </w:pPr>
            <w:r>
              <w:rPr>
                <w:rFonts w:ascii="Arial" w:hAnsi="Arial" w:cs="Arial"/>
                <w:sz w:val="16"/>
              </w:rPr>
              <w:t>256</w:t>
            </w:r>
          </w:p>
        </w:tc>
        <w:tc>
          <w:tcPr>
            <w:tcW w:w="603" w:type="dxa"/>
            <w:shd w:val="clear" w:color="auto" w:fill="FFFFFF" w:themeFill="background1"/>
          </w:tcPr>
          <w:p w:rsidR="00FF6FFD" w:rsidRPr="003C0E93" w:rsidRDefault="003F1730" w:rsidP="00AE5DE6">
            <w:pPr>
              <w:spacing w:before="60"/>
              <w:rPr>
                <w:rFonts w:ascii="Arial" w:hAnsi="Arial" w:cs="Arial"/>
                <w:sz w:val="16"/>
              </w:rPr>
            </w:pPr>
            <w:r w:rsidRPr="003C0E93">
              <w:rPr>
                <w:rFonts w:ascii="Arial" w:hAnsi="Arial" w:cs="Arial"/>
                <w:sz w:val="16"/>
              </w:rPr>
              <w:t>0.0084</w:t>
            </w:r>
          </w:p>
        </w:tc>
      </w:tr>
      <w:tr w:rsidR="00FF6FFD" w:rsidTr="00AE5DE6">
        <w:tc>
          <w:tcPr>
            <w:tcW w:w="2030" w:type="dxa"/>
          </w:tcPr>
          <w:p w:rsidR="00FF6FFD" w:rsidRDefault="00FF6FFD" w:rsidP="00AE5DE6">
            <w:pPr>
              <w:spacing w:before="60"/>
              <w:rPr>
                <w:rFonts w:ascii="Arial" w:hAnsi="Arial" w:cs="Arial"/>
                <w:b/>
                <w:bCs/>
                <w:sz w:val="16"/>
              </w:rPr>
            </w:pPr>
            <w:r>
              <w:rPr>
                <w:rFonts w:ascii="Arial" w:hAnsi="Arial" w:cs="Arial"/>
                <w:b/>
                <w:bCs/>
                <w:sz w:val="16"/>
              </w:rPr>
              <w:t>Return Value</w:t>
            </w:r>
          </w:p>
        </w:tc>
        <w:tc>
          <w:tcPr>
            <w:tcW w:w="3790" w:type="dxa"/>
          </w:tcPr>
          <w:p w:rsidR="00FF6FFD" w:rsidRDefault="00FF6FFD" w:rsidP="00AE5DE6">
            <w:pPr>
              <w:spacing w:before="60"/>
              <w:rPr>
                <w:rFonts w:ascii="Arial" w:hAnsi="Arial" w:cs="Arial"/>
                <w:sz w:val="16"/>
              </w:rPr>
            </w:pPr>
            <w:r w:rsidRPr="00D50721">
              <w:rPr>
                <w:rFonts w:ascii="Arial" w:hAnsi="Arial" w:cs="Arial"/>
                <w:sz w:val="16"/>
              </w:rPr>
              <w:t>FilterOut_Uls_T_f32</w:t>
            </w:r>
          </w:p>
        </w:tc>
        <w:tc>
          <w:tcPr>
            <w:tcW w:w="1140" w:type="dxa"/>
          </w:tcPr>
          <w:p w:rsidR="00FF6FFD" w:rsidRDefault="00FF6FFD" w:rsidP="00AE5DE6">
            <w:pPr>
              <w:spacing w:before="60"/>
              <w:rPr>
                <w:rFonts w:ascii="Arial" w:hAnsi="Arial" w:cs="Arial"/>
                <w:sz w:val="16"/>
              </w:rPr>
            </w:pPr>
            <w:r>
              <w:rPr>
                <w:rFonts w:ascii="Arial" w:hAnsi="Arial" w:cs="Arial"/>
                <w:sz w:val="16"/>
              </w:rPr>
              <w:t>float32</w:t>
            </w:r>
          </w:p>
        </w:tc>
        <w:tc>
          <w:tcPr>
            <w:tcW w:w="723" w:type="dxa"/>
          </w:tcPr>
          <w:p w:rsidR="00FF6FFD" w:rsidRDefault="00FF6FFD" w:rsidP="00AE5DE6">
            <w:pPr>
              <w:spacing w:before="60"/>
              <w:rPr>
                <w:rFonts w:ascii="Arial" w:hAnsi="Arial" w:cs="Arial"/>
                <w:sz w:val="16"/>
              </w:rPr>
            </w:pPr>
            <w:r>
              <w:rPr>
                <w:rFonts w:ascii="Arial" w:hAnsi="Arial" w:cs="Arial"/>
                <w:sz w:val="16"/>
              </w:rPr>
              <w:t>-512</w:t>
            </w:r>
          </w:p>
        </w:tc>
        <w:tc>
          <w:tcPr>
            <w:tcW w:w="652" w:type="dxa"/>
          </w:tcPr>
          <w:p w:rsidR="00FF6FFD" w:rsidRDefault="00FF6FFD" w:rsidP="00AE5DE6">
            <w:pPr>
              <w:spacing w:before="60"/>
              <w:rPr>
                <w:rFonts w:ascii="Arial" w:hAnsi="Arial" w:cs="Arial"/>
                <w:sz w:val="16"/>
              </w:rPr>
            </w:pPr>
            <w:r>
              <w:rPr>
                <w:rFonts w:ascii="Arial" w:hAnsi="Arial" w:cs="Arial"/>
                <w:sz w:val="16"/>
              </w:rPr>
              <w:t>512</w:t>
            </w:r>
          </w:p>
        </w:tc>
        <w:tc>
          <w:tcPr>
            <w:tcW w:w="603" w:type="dxa"/>
          </w:tcPr>
          <w:p w:rsidR="00FF6FFD" w:rsidRDefault="007410DE" w:rsidP="00AE5DE6">
            <w:pPr>
              <w:spacing w:before="60"/>
              <w:rPr>
                <w:rFonts w:ascii="Arial" w:hAnsi="Arial" w:cs="Arial"/>
                <w:sz w:val="16"/>
              </w:rPr>
            </w:pPr>
            <w:r>
              <w:rPr>
                <w:rFonts w:ascii="Arial" w:hAnsi="Arial" w:cs="Arial"/>
                <w:sz w:val="16"/>
              </w:rPr>
              <w:t>0.0084</w:t>
            </w:r>
          </w:p>
        </w:tc>
      </w:tr>
    </w:tbl>
    <w:p w:rsidR="00FF6FFD" w:rsidRDefault="00FF6FFD" w:rsidP="00FF6FFD">
      <w:pPr>
        <w:pStyle w:val="Heading4"/>
      </w:pPr>
      <w:r>
        <w:t>Description</w:t>
      </w:r>
    </w:p>
    <w:p w:rsidR="00FF6FFD" w:rsidRDefault="00FC7D63" w:rsidP="00FF6FFD">
      <w:pPr>
        <w:spacing w:after="0"/>
      </w:pPr>
      <w:r>
        <w:object w:dxaOrig="5132" w:dyaOrig="3937">
          <v:shape id="_x0000_i1028" type="#_x0000_t75" style="width:385.9pt;height:295.5pt" o:ole="">
            <v:imagedata r:id="rId14" o:title=""/>
          </v:shape>
          <o:OLEObject Type="Embed" ProgID="Visio.Drawing.11" ShapeID="_x0000_i1028" DrawAspect="Content" ObjectID="_1426334555" r:id="rId15"/>
        </w:object>
      </w:r>
    </w:p>
    <w:p w:rsidR="00FC7D63" w:rsidRDefault="000D714C" w:rsidP="00FC7D63">
      <w:pPr>
        <w:pStyle w:val="Heading3"/>
      </w:pPr>
      <w:r>
        <w:t>Calculate Minus A1 Term</w:t>
      </w:r>
    </w:p>
    <w:p w:rsidR="00FC7D63" w:rsidRDefault="00FC7D63" w:rsidP="00FC7D63">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06"/>
        <w:gridCol w:w="3019"/>
        <w:gridCol w:w="949"/>
        <w:gridCol w:w="617"/>
        <w:gridCol w:w="1774"/>
        <w:gridCol w:w="973"/>
      </w:tblGrid>
      <w:tr w:rsidR="00FC7D63" w:rsidTr="00FC7D63">
        <w:tc>
          <w:tcPr>
            <w:tcW w:w="1742" w:type="dxa"/>
          </w:tcPr>
          <w:p w:rsidR="00FC7D63" w:rsidRDefault="00FC7D63" w:rsidP="00AE5DE6">
            <w:pPr>
              <w:spacing w:before="60"/>
              <w:rPr>
                <w:rFonts w:ascii="Arial" w:hAnsi="Arial" w:cs="Arial"/>
                <w:b/>
                <w:bCs/>
                <w:sz w:val="16"/>
              </w:rPr>
            </w:pPr>
            <w:r>
              <w:rPr>
                <w:rFonts w:ascii="Arial" w:hAnsi="Arial" w:cs="Arial"/>
                <w:b/>
                <w:bCs/>
                <w:sz w:val="16"/>
              </w:rPr>
              <w:t>Function Name</w:t>
            </w:r>
          </w:p>
        </w:tc>
        <w:tc>
          <w:tcPr>
            <w:tcW w:w="3265" w:type="dxa"/>
          </w:tcPr>
          <w:p w:rsidR="00FC7D63" w:rsidRDefault="00FC7D63" w:rsidP="00AE5DE6">
            <w:pPr>
              <w:spacing w:before="60"/>
              <w:rPr>
                <w:rFonts w:ascii="Arial" w:hAnsi="Arial" w:cs="Arial"/>
                <w:sz w:val="16"/>
              </w:rPr>
            </w:pPr>
            <w:r w:rsidRPr="00A45BED">
              <w:rPr>
                <w:rFonts w:ascii="Arial" w:hAnsi="Arial" w:cs="Arial"/>
                <w:sz w:val="16"/>
              </w:rPr>
              <w:t>CalcMinusA1Term</w:t>
            </w:r>
          </w:p>
        </w:tc>
        <w:tc>
          <w:tcPr>
            <w:tcW w:w="1011" w:type="dxa"/>
            <w:shd w:val="pct30" w:color="FFFF00" w:fill="auto"/>
          </w:tcPr>
          <w:p w:rsidR="00FC7D63" w:rsidRDefault="00FC7D63" w:rsidP="00AE5DE6">
            <w:pPr>
              <w:spacing w:before="60"/>
              <w:jc w:val="center"/>
              <w:rPr>
                <w:rFonts w:ascii="Arial" w:hAnsi="Arial" w:cs="Arial"/>
                <w:sz w:val="16"/>
              </w:rPr>
            </w:pPr>
            <w:r>
              <w:rPr>
                <w:rFonts w:ascii="Arial" w:hAnsi="Arial" w:cs="Arial"/>
                <w:sz w:val="16"/>
              </w:rPr>
              <w:t>Type</w:t>
            </w:r>
          </w:p>
        </w:tc>
        <w:tc>
          <w:tcPr>
            <w:tcW w:w="652" w:type="dxa"/>
            <w:shd w:val="pct30" w:color="FFFF00" w:fill="auto"/>
          </w:tcPr>
          <w:p w:rsidR="00FC7D63" w:rsidRDefault="00FC7D63" w:rsidP="00AE5DE6">
            <w:pPr>
              <w:spacing w:before="60"/>
              <w:jc w:val="center"/>
              <w:rPr>
                <w:rFonts w:ascii="Arial" w:hAnsi="Arial" w:cs="Arial"/>
                <w:sz w:val="16"/>
              </w:rPr>
            </w:pPr>
            <w:r>
              <w:rPr>
                <w:rFonts w:ascii="Arial" w:hAnsi="Arial" w:cs="Arial"/>
                <w:sz w:val="16"/>
              </w:rPr>
              <w:t>Min</w:t>
            </w:r>
          </w:p>
        </w:tc>
        <w:tc>
          <w:tcPr>
            <w:tcW w:w="1685" w:type="dxa"/>
            <w:shd w:val="pct30" w:color="FFFF00" w:fill="auto"/>
          </w:tcPr>
          <w:p w:rsidR="00FC7D63" w:rsidRDefault="00FC7D63" w:rsidP="00AE5DE6">
            <w:pPr>
              <w:spacing w:before="60"/>
              <w:jc w:val="center"/>
              <w:rPr>
                <w:rFonts w:ascii="Arial" w:hAnsi="Arial" w:cs="Arial"/>
                <w:sz w:val="16"/>
              </w:rPr>
            </w:pPr>
            <w:r>
              <w:rPr>
                <w:rFonts w:ascii="Arial" w:hAnsi="Arial" w:cs="Arial"/>
                <w:sz w:val="16"/>
              </w:rPr>
              <w:t>Max</w:t>
            </w:r>
          </w:p>
        </w:tc>
        <w:tc>
          <w:tcPr>
            <w:tcW w:w="583" w:type="dxa"/>
            <w:tcBorders>
              <w:bottom w:val="single" w:sz="4" w:space="0" w:color="auto"/>
            </w:tcBorders>
            <w:shd w:val="pct30" w:color="FFFF00" w:fill="auto"/>
          </w:tcPr>
          <w:p w:rsidR="00FC7D63" w:rsidRDefault="00FC7D63"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C7D63" w:rsidTr="00FC7D63">
        <w:tc>
          <w:tcPr>
            <w:tcW w:w="1742" w:type="dxa"/>
          </w:tcPr>
          <w:p w:rsidR="00FC7D63" w:rsidRDefault="00FC7D63" w:rsidP="00AE5DE6">
            <w:pPr>
              <w:spacing w:before="60"/>
              <w:rPr>
                <w:rFonts w:ascii="Arial" w:hAnsi="Arial" w:cs="Arial"/>
                <w:b/>
                <w:bCs/>
                <w:sz w:val="16"/>
              </w:rPr>
            </w:pPr>
            <w:r>
              <w:rPr>
                <w:rFonts w:ascii="Arial" w:hAnsi="Arial" w:cs="Arial"/>
                <w:b/>
                <w:bCs/>
                <w:sz w:val="16"/>
              </w:rPr>
              <w:lastRenderedPageBreak/>
              <w:t xml:space="preserve">Arguments Passed </w:t>
            </w:r>
          </w:p>
        </w:tc>
        <w:tc>
          <w:tcPr>
            <w:tcW w:w="3265" w:type="dxa"/>
          </w:tcPr>
          <w:p w:rsidR="00FC7D63" w:rsidRDefault="00FC7D63" w:rsidP="00AE5DE6">
            <w:pPr>
              <w:spacing w:before="60"/>
              <w:rPr>
                <w:rFonts w:ascii="Arial" w:hAnsi="Arial" w:cs="Arial"/>
                <w:sz w:val="16"/>
              </w:rPr>
            </w:pPr>
            <w:r w:rsidRPr="00A45BED">
              <w:rPr>
                <w:rFonts w:ascii="Arial" w:hAnsi="Arial" w:cs="Arial"/>
                <w:sz w:val="16"/>
              </w:rPr>
              <w:t>PoleMag_Uls_T_f32</w:t>
            </w:r>
          </w:p>
        </w:tc>
        <w:tc>
          <w:tcPr>
            <w:tcW w:w="1011" w:type="dxa"/>
          </w:tcPr>
          <w:p w:rsidR="00FC7D63" w:rsidRDefault="00FC7D63" w:rsidP="00AE5DE6">
            <w:pPr>
              <w:spacing w:before="60"/>
              <w:rPr>
                <w:rFonts w:ascii="Arial" w:hAnsi="Arial" w:cs="Arial"/>
                <w:sz w:val="16"/>
              </w:rPr>
            </w:pPr>
            <w:r w:rsidRPr="00CA7D19">
              <w:rPr>
                <w:rFonts w:ascii="Arial" w:hAnsi="Arial" w:cs="Arial"/>
                <w:sz w:val="16"/>
              </w:rPr>
              <w:t>float32</w:t>
            </w:r>
          </w:p>
        </w:tc>
        <w:tc>
          <w:tcPr>
            <w:tcW w:w="652" w:type="dxa"/>
          </w:tcPr>
          <w:p w:rsidR="00FC7D63" w:rsidRDefault="00FC7D63" w:rsidP="00AE5DE6">
            <w:pPr>
              <w:spacing w:before="60"/>
              <w:rPr>
                <w:rFonts w:ascii="Arial" w:hAnsi="Arial" w:cs="Arial"/>
                <w:sz w:val="16"/>
              </w:rPr>
            </w:pPr>
            <w:r>
              <w:rPr>
                <w:rFonts w:ascii="Arial" w:hAnsi="Arial" w:cs="Arial"/>
                <w:sz w:val="16"/>
              </w:rPr>
              <w:t>0</w:t>
            </w:r>
          </w:p>
        </w:tc>
        <w:tc>
          <w:tcPr>
            <w:tcW w:w="1685" w:type="dxa"/>
          </w:tcPr>
          <w:p w:rsidR="00FC7D63" w:rsidRDefault="00FC7D63" w:rsidP="00AE5DE6">
            <w:pPr>
              <w:spacing w:before="60"/>
              <w:rPr>
                <w:rFonts w:ascii="Arial" w:hAnsi="Arial" w:cs="Arial"/>
                <w:sz w:val="16"/>
              </w:rPr>
            </w:pPr>
            <w:r w:rsidRPr="009F2F10">
              <w:rPr>
                <w:rFonts w:ascii="Arial" w:hAnsi="Arial" w:cs="Arial"/>
                <w:sz w:val="16"/>
              </w:rPr>
              <w:t>0.999984741210937</w:t>
            </w:r>
            <w:r>
              <w:rPr>
                <w:rFonts w:ascii="Arial" w:hAnsi="Arial" w:cs="Arial"/>
                <w:sz w:val="16"/>
              </w:rPr>
              <w:t>5</w:t>
            </w:r>
          </w:p>
        </w:tc>
        <w:tc>
          <w:tcPr>
            <w:tcW w:w="583" w:type="dxa"/>
            <w:shd w:val="pct15" w:color="auto" w:fill="auto"/>
          </w:tcPr>
          <w:p w:rsidR="00FC7D63" w:rsidRDefault="00FC7D63" w:rsidP="00AE5DE6">
            <w:pPr>
              <w:spacing w:before="60"/>
              <w:rPr>
                <w:rFonts w:ascii="Arial" w:hAnsi="Arial" w:cs="Arial"/>
                <w:sz w:val="16"/>
              </w:rPr>
            </w:pPr>
          </w:p>
        </w:tc>
      </w:tr>
      <w:tr w:rsidR="00FC7D63" w:rsidTr="00FC7D63">
        <w:tc>
          <w:tcPr>
            <w:tcW w:w="1742" w:type="dxa"/>
          </w:tcPr>
          <w:p w:rsidR="00FC7D63" w:rsidRDefault="00FC7D63" w:rsidP="00AE5DE6">
            <w:pPr>
              <w:spacing w:before="60"/>
              <w:rPr>
                <w:rFonts w:ascii="Arial" w:hAnsi="Arial" w:cs="Arial"/>
                <w:b/>
                <w:bCs/>
                <w:sz w:val="16"/>
              </w:rPr>
            </w:pPr>
          </w:p>
        </w:tc>
        <w:tc>
          <w:tcPr>
            <w:tcW w:w="3265" w:type="dxa"/>
          </w:tcPr>
          <w:p w:rsidR="00FC7D63" w:rsidRDefault="00FC7D63" w:rsidP="00AE5DE6">
            <w:pPr>
              <w:spacing w:before="60"/>
              <w:rPr>
                <w:rFonts w:ascii="Arial" w:hAnsi="Arial" w:cs="Arial"/>
                <w:sz w:val="16"/>
              </w:rPr>
            </w:pPr>
            <w:r w:rsidRPr="00A45BED">
              <w:rPr>
                <w:rFonts w:ascii="Arial" w:hAnsi="Arial" w:cs="Arial"/>
                <w:sz w:val="16"/>
              </w:rPr>
              <w:t>WhlFreqEst_Hz_T_f32</w:t>
            </w:r>
          </w:p>
        </w:tc>
        <w:tc>
          <w:tcPr>
            <w:tcW w:w="1011" w:type="dxa"/>
          </w:tcPr>
          <w:p w:rsidR="00FC7D63" w:rsidRDefault="00FC7D63" w:rsidP="00AE5DE6">
            <w:pPr>
              <w:spacing w:before="60"/>
              <w:rPr>
                <w:rFonts w:ascii="Arial" w:hAnsi="Arial" w:cs="Arial"/>
                <w:sz w:val="16"/>
              </w:rPr>
            </w:pPr>
            <w:r w:rsidRPr="00CA7D19">
              <w:rPr>
                <w:rFonts w:ascii="Arial" w:hAnsi="Arial" w:cs="Arial"/>
                <w:sz w:val="16"/>
              </w:rPr>
              <w:t>float32</w:t>
            </w:r>
          </w:p>
        </w:tc>
        <w:tc>
          <w:tcPr>
            <w:tcW w:w="652" w:type="dxa"/>
          </w:tcPr>
          <w:p w:rsidR="00FC7D63" w:rsidRDefault="00FC7D63" w:rsidP="00AE5DE6">
            <w:pPr>
              <w:spacing w:before="60"/>
              <w:rPr>
                <w:rFonts w:ascii="Arial" w:hAnsi="Arial" w:cs="Arial"/>
                <w:sz w:val="16"/>
              </w:rPr>
            </w:pPr>
            <w:r>
              <w:rPr>
                <w:rFonts w:ascii="Arial" w:hAnsi="Arial" w:cs="Arial"/>
                <w:sz w:val="16"/>
              </w:rPr>
              <w:t>0</w:t>
            </w:r>
          </w:p>
        </w:tc>
        <w:tc>
          <w:tcPr>
            <w:tcW w:w="1685" w:type="dxa"/>
          </w:tcPr>
          <w:p w:rsidR="00FC7D63" w:rsidRDefault="00FC7D63" w:rsidP="00AE5DE6">
            <w:pPr>
              <w:spacing w:before="60"/>
              <w:rPr>
                <w:rFonts w:ascii="Arial" w:hAnsi="Arial" w:cs="Arial"/>
                <w:sz w:val="16"/>
              </w:rPr>
            </w:pPr>
            <w:r>
              <w:rPr>
                <w:rFonts w:ascii="Arial" w:hAnsi="Arial" w:cs="Arial"/>
                <w:sz w:val="16"/>
              </w:rPr>
              <w:t>40</w:t>
            </w:r>
          </w:p>
        </w:tc>
        <w:tc>
          <w:tcPr>
            <w:tcW w:w="583" w:type="dxa"/>
            <w:shd w:val="pct15" w:color="auto" w:fill="auto"/>
          </w:tcPr>
          <w:p w:rsidR="00FC7D63" w:rsidRDefault="00FC7D63" w:rsidP="00AE5DE6">
            <w:pPr>
              <w:spacing w:before="60"/>
              <w:rPr>
                <w:rFonts w:ascii="Arial" w:hAnsi="Arial" w:cs="Arial"/>
                <w:sz w:val="16"/>
              </w:rPr>
            </w:pPr>
          </w:p>
        </w:tc>
      </w:tr>
      <w:tr w:rsidR="00FC7D63" w:rsidTr="00FC7D63">
        <w:tc>
          <w:tcPr>
            <w:tcW w:w="1742" w:type="dxa"/>
          </w:tcPr>
          <w:p w:rsidR="00FC7D63" w:rsidRDefault="00FC7D63" w:rsidP="00AE5DE6">
            <w:pPr>
              <w:spacing w:before="60"/>
              <w:rPr>
                <w:rFonts w:ascii="Arial" w:hAnsi="Arial" w:cs="Arial"/>
                <w:b/>
                <w:bCs/>
                <w:sz w:val="16"/>
              </w:rPr>
            </w:pPr>
            <w:r>
              <w:rPr>
                <w:rFonts w:ascii="Arial" w:hAnsi="Arial" w:cs="Arial"/>
                <w:b/>
                <w:bCs/>
                <w:sz w:val="16"/>
              </w:rPr>
              <w:t>Return Value</w:t>
            </w:r>
          </w:p>
        </w:tc>
        <w:tc>
          <w:tcPr>
            <w:tcW w:w="3265" w:type="dxa"/>
          </w:tcPr>
          <w:p w:rsidR="00FC7D63" w:rsidRDefault="00FC7D63" w:rsidP="00AE5DE6">
            <w:pPr>
              <w:spacing w:before="60"/>
              <w:rPr>
                <w:rFonts w:ascii="Arial" w:hAnsi="Arial" w:cs="Arial"/>
                <w:sz w:val="16"/>
              </w:rPr>
            </w:pPr>
            <w:r w:rsidRPr="00A45BED">
              <w:rPr>
                <w:rFonts w:ascii="Arial" w:hAnsi="Arial" w:cs="Arial"/>
                <w:sz w:val="16"/>
              </w:rPr>
              <w:t>MinusA1Term_Uls_T_f32</w:t>
            </w:r>
          </w:p>
        </w:tc>
        <w:tc>
          <w:tcPr>
            <w:tcW w:w="1011" w:type="dxa"/>
          </w:tcPr>
          <w:p w:rsidR="00FC7D63" w:rsidRDefault="00FC7D63" w:rsidP="00AE5DE6">
            <w:pPr>
              <w:spacing w:before="60"/>
              <w:rPr>
                <w:rFonts w:ascii="Arial" w:hAnsi="Arial" w:cs="Arial"/>
                <w:sz w:val="16"/>
              </w:rPr>
            </w:pPr>
            <w:r>
              <w:rPr>
                <w:rFonts w:ascii="Arial" w:hAnsi="Arial" w:cs="Arial"/>
                <w:sz w:val="16"/>
              </w:rPr>
              <w:t>float32</w:t>
            </w:r>
          </w:p>
        </w:tc>
        <w:tc>
          <w:tcPr>
            <w:tcW w:w="652" w:type="dxa"/>
          </w:tcPr>
          <w:p w:rsidR="00FC7D63" w:rsidRDefault="00FC7D63" w:rsidP="00AE5DE6">
            <w:pPr>
              <w:spacing w:before="60"/>
              <w:rPr>
                <w:rFonts w:ascii="Arial" w:hAnsi="Arial" w:cs="Arial"/>
                <w:sz w:val="16"/>
              </w:rPr>
            </w:pPr>
            <w:r>
              <w:rPr>
                <w:rFonts w:ascii="Arial" w:hAnsi="Arial" w:cs="Arial"/>
                <w:sz w:val="16"/>
              </w:rPr>
              <w:t>0</w:t>
            </w:r>
          </w:p>
        </w:tc>
        <w:tc>
          <w:tcPr>
            <w:tcW w:w="1685" w:type="dxa"/>
          </w:tcPr>
          <w:p w:rsidR="00FC7D63" w:rsidRDefault="00FC7D63" w:rsidP="00AE5DE6">
            <w:pPr>
              <w:spacing w:before="60"/>
              <w:rPr>
                <w:rFonts w:ascii="Arial" w:hAnsi="Arial" w:cs="Arial"/>
                <w:sz w:val="16"/>
              </w:rPr>
            </w:pPr>
            <w:r w:rsidRPr="000D786D">
              <w:rPr>
                <w:rFonts w:ascii="Arial" w:hAnsi="Arial" w:cs="Arial"/>
                <w:sz w:val="16"/>
              </w:rPr>
              <w:t>1.999969482421875</w:t>
            </w:r>
          </w:p>
        </w:tc>
        <w:tc>
          <w:tcPr>
            <w:tcW w:w="583" w:type="dxa"/>
          </w:tcPr>
          <w:p w:rsidR="00FC7D63" w:rsidRDefault="007410DE" w:rsidP="00AE5DE6">
            <w:pPr>
              <w:spacing w:before="60"/>
              <w:rPr>
                <w:rFonts w:ascii="Arial" w:hAnsi="Arial" w:cs="Arial"/>
                <w:sz w:val="16"/>
              </w:rPr>
            </w:pPr>
            <w:r>
              <w:rPr>
                <w:rFonts w:ascii="Arial" w:hAnsi="Arial" w:cs="Arial"/>
                <w:sz w:val="16"/>
              </w:rPr>
              <w:t>0.0000610</w:t>
            </w:r>
          </w:p>
        </w:tc>
      </w:tr>
    </w:tbl>
    <w:p w:rsidR="00FC7D63" w:rsidRDefault="00FC7D63" w:rsidP="00FC7D63">
      <w:pPr>
        <w:pStyle w:val="Heading4"/>
      </w:pPr>
      <w:r>
        <w:t>Description</w:t>
      </w:r>
    </w:p>
    <w:p w:rsidR="00FC7D63" w:rsidRDefault="00444A97" w:rsidP="00FC7D63">
      <w:pPr>
        <w:spacing w:after="0"/>
      </w:pPr>
      <w:r>
        <w:object w:dxaOrig="5821" w:dyaOrig="4991">
          <v:shape id="_x0000_i1029" type="#_x0000_t75" style="width:437.75pt;height:375pt" o:ole="">
            <v:imagedata r:id="rId16" o:title=""/>
          </v:shape>
          <o:OLEObject Type="Embed" ProgID="Visio.Drawing.11" ShapeID="_x0000_i1029" DrawAspect="Content" ObjectID="_1426334556" r:id="rId17"/>
        </w:object>
      </w:r>
    </w:p>
    <w:p w:rsidR="00FC7D63" w:rsidRDefault="00300F27" w:rsidP="00FC7D63">
      <w:pPr>
        <w:pStyle w:val="Heading3"/>
      </w:pPr>
      <w:r w:rsidRPr="009C6E40">
        <w:t>Resonator Filter</w:t>
      </w:r>
    </w:p>
    <w:p w:rsidR="00FC7D63" w:rsidRDefault="00FC7D63" w:rsidP="00FC7D63">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93"/>
        <w:gridCol w:w="3056"/>
        <w:gridCol w:w="944"/>
        <w:gridCol w:w="615"/>
        <w:gridCol w:w="1757"/>
        <w:gridCol w:w="973"/>
      </w:tblGrid>
      <w:tr w:rsidR="00FC7D63" w:rsidTr="00FC7D63">
        <w:tc>
          <w:tcPr>
            <w:tcW w:w="1717" w:type="dxa"/>
          </w:tcPr>
          <w:p w:rsidR="00FC7D63" w:rsidRDefault="00FC7D63" w:rsidP="00AE5DE6">
            <w:pPr>
              <w:spacing w:before="60"/>
              <w:rPr>
                <w:rFonts w:ascii="Arial" w:hAnsi="Arial" w:cs="Arial"/>
                <w:b/>
                <w:bCs/>
                <w:sz w:val="16"/>
              </w:rPr>
            </w:pPr>
            <w:r>
              <w:rPr>
                <w:rFonts w:ascii="Arial" w:hAnsi="Arial" w:cs="Arial"/>
                <w:b/>
                <w:bCs/>
                <w:sz w:val="16"/>
              </w:rPr>
              <w:t>Function Name</w:t>
            </w:r>
          </w:p>
        </w:tc>
        <w:tc>
          <w:tcPr>
            <w:tcW w:w="3220" w:type="dxa"/>
          </w:tcPr>
          <w:p w:rsidR="00FC7D63" w:rsidRDefault="00FC7D63" w:rsidP="00AE5DE6">
            <w:pPr>
              <w:spacing w:before="60"/>
              <w:rPr>
                <w:rFonts w:ascii="Arial" w:hAnsi="Arial" w:cs="Arial"/>
                <w:sz w:val="16"/>
              </w:rPr>
            </w:pPr>
            <w:proofErr w:type="spellStart"/>
            <w:r w:rsidRPr="000C2131">
              <w:rPr>
                <w:rFonts w:ascii="Arial" w:hAnsi="Arial" w:cs="Arial"/>
                <w:sz w:val="16"/>
              </w:rPr>
              <w:t>ResFilter</w:t>
            </w:r>
            <w:proofErr w:type="spellEnd"/>
          </w:p>
        </w:tc>
        <w:tc>
          <w:tcPr>
            <w:tcW w:w="1000" w:type="dxa"/>
            <w:shd w:val="pct30" w:color="FFFF00" w:fill="auto"/>
          </w:tcPr>
          <w:p w:rsidR="00FC7D63" w:rsidRDefault="00FC7D63" w:rsidP="00AE5DE6">
            <w:pPr>
              <w:spacing w:before="60"/>
              <w:jc w:val="center"/>
              <w:rPr>
                <w:rFonts w:ascii="Arial" w:hAnsi="Arial" w:cs="Arial"/>
                <w:sz w:val="16"/>
              </w:rPr>
            </w:pPr>
            <w:r>
              <w:rPr>
                <w:rFonts w:ascii="Arial" w:hAnsi="Arial" w:cs="Arial"/>
                <w:sz w:val="16"/>
              </w:rPr>
              <w:t>Type</w:t>
            </w:r>
          </w:p>
        </w:tc>
        <w:tc>
          <w:tcPr>
            <w:tcW w:w="646" w:type="dxa"/>
            <w:shd w:val="pct30" w:color="FFFF00" w:fill="auto"/>
          </w:tcPr>
          <w:p w:rsidR="00FC7D63" w:rsidRDefault="00FC7D63" w:rsidP="00AE5DE6">
            <w:pPr>
              <w:spacing w:before="60"/>
              <w:jc w:val="center"/>
              <w:rPr>
                <w:rFonts w:ascii="Arial" w:hAnsi="Arial" w:cs="Arial"/>
                <w:sz w:val="16"/>
              </w:rPr>
            </w:pPr>
            <w:r>
              <w:rPr>
                <w:rFonts w:ascii="Arial" w:hAnsi="Arial" w:cs="Arial"/>
                <w:sz w:val="16"/>
              </w:rPr>
              <w:t>Min</w:t>
            </w:r>
          </w:p>
        </w:tc>
        <w:tc>
          <w:tcPr>
            <w:tcW w:w="1774" w:type="dxa"/>
            <w:shd w:val="pct30" w:color="FFFF00" w:fill="auto"/>
          </w:tcPr>
          <w:p w:rsidR="00FC7D63" w:rsidRDefault="00FC7D63" w:rsidP="00AE5DE6">
            <w:pPr>
              <w:spacing w:before="60"/>
              <w:jc w:val="center"/>
              <w:rPr>
                <w:rFonts w:ascii="Arial" w:hAnsi="Arial" w:cs="Arial"/>
                <w:sz w:val="16"/>
              </w:rPr>
            </w:pPr>
            <w:r>
              <w:rPr>
                <w:rFonts w:ascii="Arial" w:hAnsi="Arial" w:cs="Arial"/>
                <w:sz w:val="16"/>
              </w:rPr>
              <w:t>Max</w:t>
            </w:r>
          </w:p>
        </w:tc>
        <w:tc>
          <w:tcPr>
            <w:tcW w:w="581" w:type="dxa"/>
            <w:tcBorders>
              <w:bottom w:val="single" w:sz="4" w:space="0" w:color="auto"/>
            </w:tcBorders>
            <w:shd w:val="pct30" w:color="FFFF00" w:fill="auto"/>
          </w:tcPr>
          <w:p w:rsidR="00FC7D63" w:rsidRDefault="00FC7D63"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C7D63" w:rsidTr="00FC7D63">
        <w:tc>
          <w:tcPr>
            <w:tcW w:w="1717" w:type="dxa"/>
          </w:tcPr>
          <w:p w:rsidR="00FC7D63" w:rsidRDefault="00FC7D63" w:rsidP="00AE5DE6">
            <w:pPr>
              <w:spacing w:before="60"/>
              <w:rPr>
                <w:rFonts w:ascii="Arial" w:hAnsi="Arial" w:cs="Arial"/>
                <w:b/>
                <w:bCs/>
                <w:sz w:val="16"/>
              </w:rPr>
            </w:pPr>
            <w:r>
              <w:rPr>
                <w:rFonts w:ascii="Arial" w:hAnsi="Arial" w:cs="Arial"/>
                <w:b/>
                <w:bCs/>
                <w:sz w:val="16"/>
              </w:rPr>
              <w:t xml:space="preserve">Arguments Passed </w:t>
            </w:r>
          </w:p>
        </w:tc>
        <w:tc>
          <w:tcPr>
            <w:tcW w:w="3220" w:type="dxa"/>
          </w:tcPr>
          <w:p w:rsidR="00FC7D63" w:rsidRPr="009C6E40" w:rsidRDefault="00FC7D63" w:rsidP="00AE5DE6">
            <w:pPr>
              <w:spacing w:before="60"/>
              <w:rPr>
                <w:rFonts w:ascii="Arial" w:hAnsi="Arial" w:cs="Arial"/>
                <w:sz w:val="16"/>
              </w:rPr>
            </w:pPr>
            <w:r w:rsidRPr="009C6E40">
              <w:rPr>
                <w:rFonts w:ascii="Arial" w:hAnsi="Arial" w:cs="Arial"/>
                <w:sz w:val="16"/>
              </w:rPr>
              <w:t>ResFilterIn_Uls_T_f32</w:t>
            </w:r>
          </w:p>
        </w:tc>
        <w:tc>
          <w:tcPr>
            <w:tcW w:w="1000" w:type="dxa"/>
          </w:tcPr>
          <w:p w:rsidR="00FC7D63" w:rsidRDefault="00FC7D63" w:rsidP="00AE5DE6">
            <w:pPr>
              <w:spacing w:before="60"/>
              <w:rPr>
                <w:rFonts w:ascii="Arial" w:hAnsi="Arial" w:cs="Arial"/>
                <w:sz w:val="16"/>
              </w:rPr>
            </w:pPr>
            <w:r w:rsidRPr="00CA7D19">
              <w:rPr>
                <w:rFonts w:ascii="Arial" w:hAnsi="Arial" w:cs="Arial"/>
                <w:sz w:val="16"/>
              </w:rPr>
              <w:t>float32</w:t>
            </w:r>
          </w:p>
        </w:tc>
        <w:tc>
          <w:tcPr>
            <w:tcW w:w="646" w:type="dxa"/>
          </w:tcPr>
          <w:p w:rsidR="00FC7D63" w:rsidRDefault="00FC7D63" w:rsidP="00AE5DE6">
            <w:pPr>
              <w:spacing w:before="60"/>
              <w:rPr>
                <w:rFonts w:ascii="Arial" w:hAnsi="Arial" w:cs="Arial"/>
                <w:sz w:val="16"/>
              </w:rPr>
            </w:pPr>
            <w:r>
              <w:rPr>
                <w:rFonts w:ascii="Arial" w:hAnsi="Arial" w:cs="Arial"/>
                <w:sz w:val="16"/>
              </w:rPr>
              <w:t>0</w:t>
            </w:r>
          </w:p>
        </w:tc>
        <w:tc>
          <w:tcPr>
            <w:tcW w:w="1774" w:type="dxa"/>
          </w:tcPr>
          <w:p w:rsidR="00FC7D63" w:rsidRDefault="00FC7D63" w:rsidP="00AE5DE6">
            <w:pPr>
              <w:spacing w:before="60"/>
              <w:rPr>
                <w:rFonts w:ascii="Arial" w:hAnsi="Arial" w:cs="Arial"/>
                <w:sz w:val="16"/>
              </w:rPr>
            </w:pPr>
            <w:r w:rsidRPr="00BD6386">
              <w:rPr>
                <w:rFonts w:ascii="Arial" w:hAnsi="Arial" w:cs="Arial"/>
                <w:sz w:val="16"/>
              </w:rPr>
              <w:t>40 * 2π</w:t>
            </w:r>
          </w:p>
        </w:tc>
        <w:tc>
          <w:tcPr>
            <w:tcW w:w="581" w:type="dxa"/>
            <w:shd w:val="pct15" w:color="auto" w:fill="auto"/>
          </w:tcPr>
          <w:p w:rsidR="00FC7D63" w:rsidRDefault="00FC7D63" w:rsidP="00AE5DE6">
            <w:pPr>
              <w:spacing w:before="60"/>
              <w:rPr>
                <w:rFonts w:ascii="Arial" w:hAnsi="Arial" w:cs="Arial"/>
                <w:sz w:val="16"/>
              </w:rPr>
            </w:pPr>
          </w:p>
        </w:tc>
      </w:tr>
      <w:tr w:rsidR="00FC7D63" w:rsidTr="00FC7D63">
        <w:tc>
          <w:tcPr>
            <w:tcW w:w="1717" w:type="dxa"/>
          </w:tcPr>
          <w:p w:rsidR="00FC7D63" w:rsidRDefault="00FC7D63" w:rsidP="00AE5DE6">
            <w:pPr>
              <w:spacing w:before="60"/>
              <w:rPr>
                <w:rFonts w:ascii="Arial" w:hAnsi="Arial" w:cs="Arial"/>
                <w:b/>
                <w:bCs/>
                <w:sz w:val="16"/>
              </w:rPr>
            </w:pPr>
          </w:p>
        </w:tc>
        <w:tc>
          <w:tcPr>
            <w:tcW w:w="3220" w:type="dxa"/>
          </w:tcPr>
          <w:p w:rsidR="00FC7D63" w:rsidRDefault="00FC7D63" w:rsidP="00AE5DE6">
            <w:pPr>
              <w:spacing w:before="60"/>
              <w:rPr>
                <w:rFonts w:ascii="Arial" w:hAnsi="Arial" w:cs="Arial"/>
                <w:sz w:val="16"/>
              </w:rPr>
            </w:pPr>
            <w:r w:rsidRPr="000C2131">
              <w:rPr>
                <w:rFonts w:ascii="Arial" w:hAnsi="Arial" w:cs="Arial"/>
                <w:sz w:val="16"/>
              </w:rPr>
              <w:t>ResFiltTermMinA1_Uls_T_f32</w:t>
            </w:r>
          </w:p>
        </w:tc>
        <w:tc>
          <w:tcPr>
            <w:tcW w:w="1000" w:type="dxa"/>
          </w:tcPr>
          <w:p w:rsidR="00FC7D63" w:rsidRDefault="00FC7D63" w:rsidP="00AE5DE6">
            <w:pPr>
              <w:spacing w:before="60"/>
              <w:rPr>
                <w:rFonts w:ascii="Arial" w:hAnsi="Arial" w:cs="Arial"/>
                <w:sz w:val="16"/>
              </w:rPr>
            </w:pPr>
            <w:r w:rsidRPr="00CA7D19">
              <w:rPr>
                <w:rFonts w:ascii="Arial" w:hAnsi="Arial" w:cs="Arial"/>
                <w:sz w:val="16"/>
              </w:rPr>
              <w:t>float32</w:t>
            </w:r>
          </w:p>
        </w:tc>
        <w:tc>
          <w:tcPr>
            <w:tcW w:w="646" w:type="dxa"/>
          </w:tcPr>
          <w:p w:rsidR="00FC7D63" w:rsidRDefault="00FC7D63" w:rsidP="00AE5DE6">
            <w:pPr>
              <w:spacing w:before="60"/>
              <w:rPr>
                <w:rFonts w:ascii="Arial" w:hAnsi="Arial" w:cs="Arial"/>
                <w:sz w:val="16"/>
              </w:rPr>
            </w:pPr>
            <w:r>
              <w:rPr>
                <w:rFonts w:ascii="Arial" w:hAnsi="Arial" w:cs="Arial"/>
                <w:sz w:val="16"/>
              </w:rPr>
              <w:t>0</w:t>
            </w:r>
          </w:p>
        </w:tc>
        <w:tc>
          <w:tcPr>
            <w:tcW w:w="1774" w:type="dxa"/>
          </w:tcPr>
          <w:p w:rsidR="00FC7D63" w:rsidRDefault="00FC7D63" w:rsidP="00AE5DE6">
            <w:pPr>
              <w:spacing w:before="60"/>
              <w:rPr>
                <w:rFonts w:ascii="Arial" w:hAnsi="Arial" w:cs="Arial"/>
                <w:sz w:val="16"/>
              </w:rPr>
            </w:pPr>
            <w:r w:rsidRPr="000D786D">
              <w:rPr>
                <w:rFonts w:ascii="Arial" w:hAnsi="Arial" w:cs="Arial"/>
                <w:sz w:val="16"/>
              </w:rPr>
              <w:t>1.999969482421875</w:t>
            </w:r>
          </w:p>
        </w:tc>
        <w:tc>
          <w:tcPr>
            <w:tcW w:w="581" w:type="dxa"/>
            <w:shd w:val="pct15" w:color="auto" w:fill="auto"/>
          </w:tcPr>
          <w:p w:rsidR="00FC7D63" w:rsidRDefault="00FC7D63" w:rsidP="00AE5DE6">
            <w:pPr>
              <w:spacing w:before="60"/>
              <w:rPr>
                <w:rFonts w:ascii="Arial" w:hAnsi="Arial" w:cs="Arial"/>
                <w:sz w:val="16"/>
              </w:rPr>
            </w:pPr>
          </w:p>
        </w:tc>
      </w:tr>
      <w:tr w:rsidR="00FC7D63" w:rsidTr="00FC7D63">
        <w:tc>
          <w:tcPr>
            <w:tcW w:w="1717" w:type="dxa"/>
          </w:tcPr>
          <w:p w:rsidR="00FC7D63" w:rsidRDefault="00FC7D63" w:rsidP="00AE5DE6">
            <w:pPr>
              <w:spacing w:before="60"/>
              <w:rPr>
                <w:rFonts w:ascii="Arial" w:hAnsi="Arial" w:cs="Arial"/>
                <w:b/>
                <w:bCs/>
                <w:sz w:val="16"/>
              </w:rPr>
            </w:pPr>
          </w:p>
        </w:tc>
        <w:tc>
          <w:tcPr>
            <w:tcW w:w="3220" w:type="dxa"/>
          </w:tcPr>
          <w:p w:rsidR="00FC7D63" w:rsidRPr="000C2131" w:rsidRDefault="00FC7D63" w:rsidP="00AE5DE6">
            <w:pPr>
              <w:spacing w:before="60"/>
              <w:rPr>
                <w:rFonts w:ascii="Arial" w:hAnsi="Arial" w:cs="Arial"/>
                <w:sz w:val="16"/>
              </w:rPr>
            </w:pPr>
            <w:r w:rsidRPr="000C2131">
              <w:rPr>
                <w:rFonts w:ascii="Arial" w:hAnsi="Arial" w:cs="Arial"/>
                <w:sz w:val="16"/>
              </w:rPr>
              <w:t>ResFiltTermA2_Uls_T_f32</w:t>
            </w:r>
          </w:p>
        </w:tc>
        <w:tc>
          <w:tcPr>
            <w:tcW w:w="1000" w:type="dxa"/>
          </w:tcPr>
          <w:p w:rsidR="00FC7D63" w:rsidRPr="00CA7D19" w:rsidRDefault="00FC7D63" w:rsidP="00AE5DE6">
            <w:pPr>
              <w:spacing w:before="60"/>
              <w:rPr>
                <w:rFonts w:ascii="Arial" w:hAnsi="Arial" w:cs="Arial"/>
                <w:sz w:val="16"/>
              </w:rPr>
            </w:pPr>
            <w:r w:rsidRPr="000C2131">
              <w:rPr>
                <w:rFonts w:ascii="Arial" w:hAnsi="Arial" w:cs="Arial"/>
                <w:sz w:val="16"/>
              </w:rPr>
              <w:t>float32</w:t>
            </w:r>
          </w:p>
        </w:tc>
        <w:tc>
          <w:tcPr>
            <w:tcW w:w="646" w:type="dxa"/>
          </w:tcPr>
          <w:p w:rsidR="00FC7D63" w:rsidRDefault="00FC7D63" w:rsidP="00AE5DE6">
            <w:pPr>
              <w:spacing w:before="60"/>
              <w:rPr>
                <w:rFonts w:ascii="Arial" w:hAnsi="Arial" w:cs="Arial"/>
                <w:sz w:val="16"/>
              </w:rPr>
            </w:pPr>
            <w:r>
              <w:rPr>
                <w:rFonts w:ascii="Arial" w:hAnsi="Arial" w:cs="Arial"/>
                <w:sz w:val="16"/>
              </w:rPr>
              <w:t>0</w:t>
            </w:r>
          </w:p>
        </w:tc>
        <w:tc>
          <w:tcPr>
            <w:tcW w:w="1774" w:type="dxa"/>
          </w:tcPr>
          <w:p w:rsidR="00FC7D63" w:rsidRDefault="00FC7D63" w:rsidP="00AE5DE6">
            <w:pPr>
              <w:spacing w:before="60"/>
              <w:rPr>
                <w:rFonts w:ascii="Arial" w:hAnsi="Arial" w:cs="Arial"/>
                <w:sz w:val="16"/>
              </w:rPr>
            </w:pPr>
            <w:r w:rsidRPr="00BD6386">
              <w:rPr>
                <w:rFonts w:ascii="Arial" w:hAnsi="Arial" w:cs="Arial"/>
                <w:sz w:val="16"/>
              </w:rPr>
              <w:t>0.999969482421875</w:t>
            </w:r>
          </w:p>
        </w:tc>
        <w:tc>
          <w:tcPr>
            <w:tcW w:w="581" w:type="dxa"/>
            <w:shd w:val="pct15" w:color="auto" w:fill="auto"/>
          </w:tcPr>
          <w:p w:rsidR="00FC7D63" w:rsidRDefault="00FC7D63" w:rsidP="00AE5DE6">
            <w:pPr>
              <w:spacing w:before="60"/>
              <w:rPr>
                <w:rFonts w:ascii="Arial" w:hAnsi="Arial" w:cs="Arial"/>
                <w:sz w:val="16"/>
              </w:rPr>
            </w:pPr>
          </w:p>
        </w:tc>
      </w:tr>
      <w:tr w:rsidR="00FC7D63" w:rsidTr="003F1730">
        <w:tc>
          <w:tcPr>
            <w:tcW w:w="1717" w:type="dxa"/>
          </w:tcPr>
          <w:p w:rsidR="00FC7D63" w:rsidRDefault="00FC7D63" w:rsidP="00AE5DE6">
            <w:pPr>
              <w:spacing w:before="60"/>
              <w:rPr>
                <w:rFonts w:ascii="Arial" w:hAnsi="Arial" w:cs="Arial"/>
                <w:b/>
                <w:bCs/>
                <w:sz w:val="16"/>
              </w:rPr>
            </w:pPr>
          </w:p>
        </w:tc>
        <w:tc>
          <w:tcPr>
            <w:tcW w:w="3220" w:type="dxa"/>
          </w:tcPr>
          <w:p w:rsidR="00FC7D63" w:rsidRPr="000C2131" w:rsidRDefault="00FC7D63" w:rsidP="00AE5DE6">
            <w:pPr>
              <w:spacing w:before="60"/>
              <w:rPr>
                <w:rFonts w:ascii="Arial" w:hAnsi="Arial" w:cs="Arial"/>
                <w:sz w:val="16"/>
              </w:rPr>
            </w:pPr>
            <w:r w:rsidRPr="000C2131">
              <w:rPr>
                <w:rFonts w:ascii="Arial" w:hAnsi="Arial" w:cs="Arial"/>
                <w:sz w:val="16"/>
              </w:rPr>
              <w:t>UGRDelay1_Ptr_T_f32</w:t>
            </w:r>
          </w:p>
        </w:tc>
        <w:tc>
          <w:tcPr>
            <w:tcW w:w="1000" w:type="dxa"/>
          </w:tcPr>
          <w:p w:rsidR="00FC7D63" w:rsidRPr="00CA7D19" w:rsidRDefault="00FC7D63" w:rsidP="00AE5DE6">
            <w:pPr>
              <w:spacing w:before="60"/>
              <w:rPr>
                <w:rFonts w:ascii="Arial" w:hAnsi="Arial" w:cs="Arial"/>
                <w:sz w:val="16"/>
              </w:rPr>
            </w:pPr>
            <w:r>
              <w:rPr>
                <w:rFonts w:ascii="Arial" w:hAnsi="Arial" w:cs="Arial"/>
                <w:sz w:val="16"/>
              </w:rPr>
              <w:t xml:space="preserve">pointer to </w:t>
            </w:r>
            <w:r w:rsidRPr="000C2131">
              <w:rPr>
                <w:rFonts w:ascii="Arial" w:hAnsi="Arial" w:cs="Arial"/>
                <w:sz w:val="16"/>
              </w:rPr>
              <w:t>float32</w:t>
            </w:r>
          </w:p>
        </w:tc>
        <w:tc>
          <w:tcPr>
            <w:tcW w:w="646" w:type="dxa"/>
          </w:tcPr>
          <w:p w:rsidR="00FC7D63" w:rsidRDefault="00FC7D63" w:rsidP="00AE5DE6">
            <w:pPr>
              <w:spacing w:before="60"/>
              <w:rPr>
                <w:rFonts w:ascii="Arial" w:hAnsi="Arial" w:cs="Arial"/>
                <w:sz w:val="16"/>
              </w:rPr>
            </w:pPr>
            <w:r>
              <w:rPr>
                <w:rFonts w:ascii="Arial" w:hAnsi="Arial" w:cs="Arial"/>
                <w:sz w:val="16"/>
              </w:rPr>
              <w:t>-256</w:t>
            </w:r>
          </w:p>
        </w:tc>
        <w:tc>
          <w:tcPr>
            <w:tcW w:w="1774" w:type="dxa"/>
          </w:tcPr>
          <w:p w:rsidR="00FC7D63" w:rsidRDefault="00FC7D63" w:rsidP="00AE5DE6">
            <w:pPr>
              <w:spacing w:before="60"/>
              <w:rPr>
                <w:rFonts w:ascii="Arial" w:hAnsi="Arial" w:cs="Arial"/>
                <w:sz w:val="16"/>
              </w:rPr>
            </w:pPr>
            <w:r>
              <w:rPr>
                <w:rFonts w:ascii="Arial" w:hAnsi="Arial" w:cs="Arial"/>
                <w:sz w:val="16"/>
              </w:rPr>
              <w:t>256</w:t>
            </w:r>
          </w:p>
        </w:tc>
        <w:tc>
          <w:tcPr>
            <w:tcW w:w="581" w:type="dxa"/>
            <w:shd w:val="clear" w:color="auto" w:fill="FFFFFF" w:themeFill="background1"/>
          </w:tcPr>
          <w:p w:rsidR="00FC7D63" w:rsidRDefault="000225A7" w:rsidP="00AE5DE6">
            <w:pPr>
              <w:spacing w:before="60"/>
              <w:rPr>
                <w:rFonts w:ascii="Arial" w:hAnsi="Arial" w:cs="Arial"/>
                <w:sz w:val="16"/>
              </w:rPr>
            </w:pPr>
            <w:r w:rsidRPr="000225A7">
              <w:rPr>
                <w:rFonts w:ascii="Arial" w:hAnsi="Arial" w:cs="Arial"/>
                <w:sz w:val="16"/>
              </w:rPr>
              <w:t>0.0000153</w:t>
            </w:r>
          </w:p>
        </w:tc>
      </w:tr>
      <w:tr w:rsidR="00FC7D63" w:rsidTr="003F1730">
        <w:tc>
          <w:tcPr>
            <w:tcW w:w="1717" w:type="dxa"/>
          </w:tcPr>
          <w:p w:rsidR="00FC7D63" w:rsidRDefault="00FC7D63" w:rsidP="00AE5DE6">
            <w:pPr>
              <w:spacing w:before="60"/>
              <w:rPr>
                <w:rFonts w:ascii="Arial" w:hAnsi="Arial" w:cs="Arial"/>
                <w:b/>
                <w:bCs/>
                <w:sz w:val="16"/>
              </w:rPr>
            </w:pPr>
          </w:p>
        </w:tc>
        <w:tc>
          <w:tcPr>
            <w:tcW w:w="3220" w:type="dxa"/>
          </w:tcPr>
          <w:p w:rsidR="00FC7D63" w:rsidRPr="000C2131" w:rsidRDefault="00FC7D63" w:rsidP="00AE5DE6">
            <w:pPr>
              <w:spacing w:before="60"/>
              <w:rPr>
                <w:rFonts w:ascii="Arial" w:hAnsi="Arial" w:cs="Arial"/>
                <w:sz w:val="16"/>
              </w:rPr>
            </w:pPr>
            <w:r w:rsidRPr="000C2131">
              <w:rPr>
                <w:rFonts w:ascii="Arial" w:hAnsi="Arial" w:cs="Arial"/>
                <w:sz w:val="16"/>
              </w:rPr>
              <w:t>UGRDelay2_Ptr_T_f32</w:t>
            </w:r>
          </w:p>
        </w:tc>
        <w:tc>
          <w:tcPr>
            <w:tcW w:w="1000" w:type="dxa"/>
          </w:tcPr>
          <w:p w:rsidR="00FC7D63" w:rsidRPr="00CA7D19" w:rsidRDefault="00FC7D63" w:rsidP="00AE5DE6">
            <w:pPr>
              <w:spacing w:before="60"/>
              <w:rPr>
                <w:rFonts w:ascii="Arial" w:hAnsi="Arial" w:cs="Arial"/>
                <w:sz w:val="16"/>
              </w:rPr>
            </w:pPr>
            <w:r>
              <w:rPr>
                <w:rFonts w:ascii="Arial" w:hAnsi="Arial" w:cs="Arial"/>
                <w:sz w:val="16"/>
              </w:rPr>
              <w:t xml:space="preserve">pointer to </w:t>
            </w:r>
            <w:r w:rsidRPr="000C2131">
              <w:rPr>
                <w:rFonts w:ascii="Arial" w:hAnsi="Arial" w:cs="Arial"/>
                <w:sz w:val="16"/>
              </w:rPr>
              <w:t>float32</w:t>
            </w:r>
          </w:p>
        </w:tc>
        <w:tc>
          <w:tcPr>
            <w:tcW w:w="646" w:type="dxa"/>
          </w:tcPr>
          <w:p w:rsidR="00FC7D63" w:rsidRDefault="00FC7D63" w:rsidP="00AE5DE6">
            <w:pPr>
              <w:spacing w:before="60"/>
              <w:rPr>
                <w:rFonts w:ascii="Arial" w:hAnsi="Arial" w:cs="Arial"/>
                <w:sz w:val="16"/>
              </w:rPr>
            </w:pPr>
            <w:r>
              <w:rPr>
                <w:rFonts w:ascii="Arial" w:hAnsi="Arial" w:cs="Arial"/>
                <w:sz w:val="16"/>
              </w:rPr>
              <w:t>-256</w:t>
            </w:r>
          </w:p>
        </w:tc>
        <w:tc>
          <w:tcPr>
            <w:tcW w:w="1774" w:type="dxa"/>
          </w:tcPr>
          <w:p w:rsidR="00FC7D63" w:rsidRDefault="00FC7D63" w:rsidP="00AE5DE6">
            <w:pPr>
              <w:spacing w:before="60"/>
              <w:rPr>
                <w:rFonts w:ascii="Arial" w:hAnsi="Arial" w:cs="Arial"/>
                <w:sz w:val="16"/>
              </w:rPr>
            </w:pPr>
            <w:r>
              <w:rPr>
                <w:rFonts w:ascii="Arial" w:hAnsi="Arial" w:cs="Arial"/>
                <w:sz w:val="16"/>
              </w:rPr>
              <w:t>256</w:t>
            </w:r>
          </w:p>
        </w:tc>
        <w:tc>
          <w:tcPr>
            <w:tcW w:w="581" w:type="dxa"/>
            <w:shd w:val="clear" w:color="auto" w:fill="FFFFFF" w:themeFill="background1"/>
          </w:tcPr>
          <w:p w:rsidR="00FC7D63" w:rsidRDefault="000225A7" w:rsidP="00AE5DE6">
            <w:pPr>
              <w:spacing w:before="60"/>
              <w:rPr>
                <w:rFonts w:ascii="Arial" w:hAnsi="Arial" w:cs="Arial"/>
                <w:sz w:val="16"/>
              </w:rPr>
            </w:pPr>
            <w:r w:rsidRPr="000225A7">
              <w:rPr>
                <w:rFonts w:ascii="Arial" w:hAnsi="Arial" w:cs="Arial"/>
                <w:sz w:val="16"/>
              </w:rPr>
              <w:t>0.0000153</w:t>
            </w:r>
          </w:p>
        </w:tc>
      </w:tr>
      <w:tr w:rsidR="00FC7D63" w:rsidTr="00FC7D63">
        <w:tc>
          <w:tcPr>
            <w:tcW w:w="1717" w:type="dxa"/>
          </w:tcPr>
          <w:p w:rsidR="00FC7D63" w:rsidRDefault="00FC7D63" w:rsidP="00AE5DE6">
            <w:pPr>
              <w:spacing w:before="60"/>
              <w:rPr>
                <w:rFonts w:ascii="Arial" w:hAnsi="Arial" w:cs="Arial"/>
                <w:b/>
                <w:bCs/>
                <w:sz w:val="16"/>
              </w:rPr>
            </w:pPr>
            <w:r>
              <w:rPr>
                <w:rFonts w:ascii="Arial" w:hAnsi="Arial" w:cs="Arial"/>
                <w:b/>
                <w:bCs/>
                <w:sz w:val="16"/>
              </w:rPr>
              <w:t>Return Value</w:t>
            </w:r>
          </w:p>
        </w:tc>
        <w:tc>
          <w:tcPr>
            <w:tcW w:w="3220" w:type="dxa"/>
          </w:tcPr>
          <w:p w:rsidR="00FC7D63" w:rsidRDefault="00FC7D63" w:rsidP="00AE5DE6">
            <w:pPr>
              <w:spacing w:before="60"/>
              <w:rPr>
                <w:rFonts w:ascii="Arial" w:hAnsi="Arial" w:cs="Arial"/>
                <w:sz w:val="16"/>
              </w:rPr>
            </w:pPr>
            <w:r w:rsidRPr="000C2131">
              <w:rPr>
                <w:rFonts w:ascii="Arial" w:hAnsi="Arial" w:cs="Arial"/>
                <w:sz w:val="16"/>
              </w:rPr>
              <w:t>FiltOut_Uls_T_f32</w:t>
            </w:r>
          </w:p>
        </w:tc>
        <w:tc>
          <w:tcPr>
            <w:tcW w:w="1000" w:type="dxa"/>
          </w:tcPr>
          <w:p w:rsidR="00FC7D63" w:rsidRDefault="00FC7D63" w:rsidP="00AE5DE6">
            <w:pPr>
              <w:spacing w:before="60"/>
              <w:rPr>
                <w:rFonts w:ascii="Arial" w:hAnsi="Arial" w:cs="Arial"/>
                <w:sz w:val="16"/>
              </w:rPr>
            </w:pPr>
            <w:r>
              <w:rPr>
                <w:rFonts w:ascii="Arial" w:hAnsi="Arial" w:cs="Arial"/>
                <w:sz w:val="16"/>
              </w:rPr>
              <w:t>float32</w:t>
            </w:r>
          </w:p>
        </w:tc>
        <w:tc>
          <w:tcPr>
            <w:tcW w:w="646" w:type="dxa"/>
          </w:tcPr>
          <w:p w:rsidR="00FC7D63" w:rsidRDefault="00FC7D63" w:rsidP="00AE5DE6">
            <w:pPr>
              <w:spacing w:before="60"/>
              <w:rPr>
                <w:rFonts w:ascii="Arial" w:hAnsi="Arial" w:cs="Arial"/>
                <w:sz w:val="16"/>
              </w:rPr>
            </w:pPr>
            <w:r>
              <w:rPr>
                <w:rFonts w:ascii="Arial" w:hAnsi="Arial" w:cs="Arial"/>
                <w:sz w:val="16"/>
              </w:rPr>
              <w:t>-512</w:t>
            </w:r>
          </w:p>
        </w:tc>
        <w:tc>
          <w:tcPr>
            <w:tcW w:w="1774" w:type="dxa"/>
          </w:tcPr>
          <w:p w:rsidR="00FC7D63" w:rsidRDefault="00FC7D63" w:rsidP="00AE5DE6">
            <w:pPr>
              <w:spacing w:before="60"/>
              <w:rPr>
                <w:rFonts w:ascii="Arial" w:hAnsi="Arial" w:cs="Arial"/>
                <w:sz w:val="16"/>
              </w:rPr>
            </w:pPr>
            <w:r>
              <w:rPr>
                <w:rFonts w:ascii="Arial" w:hAnsi="Arial" w:cs="Arial"/>
                <w:sz w:val="16"/>
              </w:rPr>
              <w:t>512</w:t>
            </w:r>
          </w:p>
        </w:tc>
        <w:tc>
          <w:tcPr>
            <w:tcW w:w="581" w:type="dxa"/>
          </w:tcPr>
          <w:p w:rsidR="00FC7D63" w:rsidRDefault="007410DE" w:rsidP="00AE5DE6">
            <w:pPr>
              <w:spacing w:before="60"/>
              <w:rPr>
                <w:rFonts w:ascii="Arial" w:hAnsi="Arial" w:cs="Arial"/>
                <w:sz w:val="16"/>
              </w:rPr>
            </w:pPr>
            <w:r w:rsidRPr="007410DE">
              <w:rPr>
                <w:rFonts w:ascii="Arial" w:hAnsi="Arial" w:cs="Arial"/>
                <w:sz w:val="16"/>
              </w:rPr>
              <w:t>0.0084</w:t>
            </w:r>
          </w:p>
        </w:tc>
      </w:tr>
    </w:tbl>
    <w:p w:rsidR="00FC7D63" w:rsidRDefault="00FC7D63" w:rsidP="00FC7D63">
      <w:pPr>
        <w:pStyle w:val="Heading4"/>
      </w:pPr>
      <w:r>
        <w:t>Description</w:t>
      </w:r>
    </w:p>
    <w:p w:rsidR="00FC7D63" w:rsidRDefault="00444A97" w:rsidP="00FC7D63">
      <w:pPr>
        <w:spacing w:after="0"/>
      </w:pPr>
      <w:r>
        <w:object w:dxaOrig="4853" w:dyaOrig="5648">
          <v:shape id="_x0000_i1030" type="#_x0000_t75" style="width:365.2pt;height:423.95pt" o:ole="">
            <v:imagedata r:id="rId18" o:title=""/>
          </v:shape>
          <o:OLEObject Type="Embed" ProgID="Visio.Drawing.11" ShapeID="_x0000_i1030" DrawAspect="Content" ObjectID="_1426334557" r:id="rId19"/>
        </w:object>
      </w:r>
    </w:p>
    <w:p w:rsidR="00753E4B" w:rsidRDefault="00300F27" w:rsidP="00753E4B">
      <w:pPr>
        <w:pStyle w:val="Heading3"/>
      </w:pPr>
      <w:r w:rsidRPr="009C6E40">
        <w:lastRenderedPageBreak/>
        <w:t>Determine Enabled Amount</w:t>
      </w:r>
    </w:p>
    <w:p w:rsidR="00753E4B" w:rsidRDefault="00753E4B" w:rsidP="00753E4B">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09"/>
        <w:gridCol w:w="3078"/>
        <w:gridCol w:w="965"/>
        <w:gridCol w:w="723"/>
        <w:gridCol w:w="1590"/>
        <w:gridCol w:w="973"/>
      </w:tblGrid>
      <w:tr w:rsidR="00753E4B" w:rsidTr="00AE5DE6">
        <w:tc>
          <w:tcPr>
            <w:tcW w:w="1717" w:type="dxa"/>
          </w:tcPr>
          <w:p w:rsidR="00753E4B" w:rsidRDefault="00753E4B" w:rsidP="00AE5DE6">
            <w:pPr>
              <w:spacing w:before="60"/>
              <w:rPr>
                <w:rFonts w:ascii="Arial" w:hAnsi="Arial" w:cs="Arial"/>
                <w:b/>
                <w:bCs/>
                <w:sz w:val="16"/>
              </w:rPr>
            </w:pPr>
            <w:r>
              <w:rPr>
                <w:rFonts w:ascii="Arial" w:hAnsi="Arial" w:cs="Arial"/>
                <w:b/>
                <w:bCs/>
                <w:sz w:val="16"/>
              </w:rPr>
              <w:t>Function Name</w:t>
            </w:r>
          </w:p>
        </w:tc>
        <w:tc>
          <w:tcPr>
            <w:tcW w:w="3220" w:type="dxa"/>
          </w:tcPr>
          <w:p w:rsidR="00753E4B" w:rsidRDefault="00753E4B" w:rsidP="00AE5DE6">
            <w:pPr>
              <w:spacing w:before="60"/>
              <w:rPr>
                <w:rFonts w:ascii="Arial" w:hAnsi="Arial" w:cs="Arial"/>
                <w:sz w:val="16"/>
              </w:rPr>
            </w:pPr>
            <w:proofErr w:type="spellStart"/>
            <w:r w:rsidRPr="00C95416">
              <w:rPr>
                <w:rFonts w:ascii="Arial" w:hAnsi="Arial" w:cs="Arial"/>
                <w:sz w:val="16"/>
              </w:rPr>
              <w:t>DetermineEnabledAmount</w:t>
            </w:r>
            <w:proofErr w:type="spellEnd"/>
          </w:p>
        </w:tc>
        <w:tc>
          <w:tcPr>
            <w:tcW w:w="1000" w:type="dxa"/>
            <w:shd w:val="pct30" w:color="FFFF00" w:fill="auto"/>
          </w:tcPr>
          <w:p w:rsidR="00753E4B" w:rsidRDefault="00753E4B" w:rsidP="00AE5DE6">
            <w:pPr>
              <w:spacing w:before="60"/>
              <w:jc w:val="center"/>
              <w:rPr>
                <w:rFonts w:ascii="Arial" w:hAnsi="Arial" w:cs="Arial"/>
                <w:sz w:val="16"/>
              </w:rPr>
            </w:pPr>
            <w:r>
              <w:rPr>
                <w:rFonts w:ascii="Arial" w:hAnsi="Arial" w:cs="Arial"/>
                <w:sz w:val="16"/>
              </w:rPr>
              <w:t>Type</w:t>
            </w:r>
          </w:p>
        </w:tc>
        <w:tc>
          <w:tcPr>
            <w:tcW w:w="646" w:type="dxa"/>
            <w:shd w:val="pct30" w:color="FFFF00" w:fill="auto"/>
          </w:tcPr>
          <w:p w:rsidR="00753E4B" w:rsidRDefault="00753E4B" w:rsidP="00AE5DE6">
            <w:pPr>
              <w:spacing w:before="60"/>
              <w:jc w:val="center"/>
              <w:rPr>
                <w:rFonts w:ascii="Arial" w:hAnsi="Arial" w:cs="Arial"/>
                <w:sz w:val="16"/>
              </w:rPr>
            </w:pPr>
            <w:r>
              <w:rPr>
                <w:rFonts w:ascii="Arial" w:hAnsi="Arial" w:cs="Arial"/>
                <w:sz w:val="16"/>
              </w:rPr>
              <w:t>Min</w:t>
            </w:r>
          </w:p>
        </w:tc>
        <w:tc>
          <w:tcPr>
            <w:tcW w:w="1774" w:type="dxa"/>
            <w:shd w:val="pct30" w:color="FFFF00" w:fill="auto"/>
          </w:tcPr>
          <w:p w:rsidR="00753E4B" w:rsidRDefault="00753E4B" w:rsidP="00AE5DE6">
            <w:pPr>
              <w:spacing w:before="60"/>
              <w:jc w:val="center"/>
              <w:rPr>
                <w:rFonts w:ascii="Arial" w:hAnsi="Arial" w:cs="Arial"/>
                <w:sz w:val="16"/>
              </w:rPr>
            </w:pPr>
            <w:r>
              <w:rPr>
                <w:rFonts w:ascii="Arial" w:hAnsi="Arial" w:cs="Arial"/>
                <w:sz w:val="16"/>
              </w:rPr>
              <w:t>Max</w:t>
            </w:r>
          </w:p>
        </w:tc>
        <w:tc>
          <w:tcPr>
            <w:tcW w:w="581" w:type="dxa"/>
            <w:tcBorders>
              <w:bottom w:val="single" w:sz="4" w:space="0" w:color="auto"/>
            </w:tcBorders>
            <w:shd w:val="pct30" w:color="FFFF00" w:fill="auto"/>
          </w:tcPr>
          <w:p w:rsidR="00753E4B" w:rsidRDefault="00753E4B"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753E4B" w:rsidTr="00AE5DE6">
        <w:tc>
          <w:tcPr>
            <w:tcW w:w="1717" w:type="dxa"/>
          </w:tcPr>
          <w:p w:rsidR="00753E4B" w:rsidRDefault="00753E4B" w:rsidP="00AE5DE6">
            <w:pPr>
              <w:spacing w:before="60"/>
              <w:rPr>
                <w:rFonts w:ascii="Arial" w:hAnsi="Arial" w:cs="Arial"/>
                <w:b/>
                <w:bCs/>
                <w:sz w:val="16"/>
              </w:rPr>
            </w:pPr>
            <w:r>
              <w:rPr>
                <w:rFonts w:ascii="Arial" w:hAnsi="Arial" w:cs="Arial"/>
                <w:b/>
                <w:bCs/>
                <w:sz w:val="16"/>
              </w:rPr>
              <w:t xml:space="preserve">Arguments Passed </w:t>
            </w:r>
          </w:p>
        </w:tc>
        <w:tc>
          <w:tcPr>
            <w:tcW w:w="3220" w:type="dxa"/>
          </w:tcPr>
          <w:p w:rsidR="00753E4B" w:rsidRDefault="00753E4B" w:rsidP="00AE5DE6">
            <w:pPr>
              <w:spacing w:before="60"/>
              <w:rPr>
                <w:rFonts w:ascii="Arial" w:hAnsi="Arial" w:cs="Arial"/>
                <w:sz w:val="16"/>
              </w:rPr>
            </w:pPr>
            <w:r w:rsidRPr="00C95416">
              <w:rPr>
                <w:rFonts w:ascii="Arial" w:hAnsi="Arial" w:cs="Arial"/>
                <w:sz w:val="16"/>
              </w:rPr>
              <w:t>FreqEstAvg_Hz_T_f32</w:t>
            </w:r>
          </w:p>
        </w:tc>
        <w:tc>
          <w:tcPr>
            <w:tcW w:w="1000" w:type="dxa"/>
          </w:tcPr>
          <w:p w:rsidR="00753E4B" w:rsidRDefault="00753E4B" w:rsidP="00AE5DE6">
            <w:pPr>
              <w:spacing w:before="60"/>
              <w:rPr>
                <w:rFonts w:ascii="Arial" w:hAnsi="Arial" w:cs="Arial"/>
                <w:sz w:val="16"/>
              </w:rPr>
            </w:pPr>
            <w:r w:rsidRPr="00CA7D19">
              <w:rPr>
                <w:rFonts w:ascii="Arial" w:hAnsi="Arial" w:cs="Arial"/>
                <w:sz w:val="16"/>
              </w:rPr>
              <w:t>float32</w:t>
            </w:r>
          </w:p>
        </w:tc>
        <w:tc>
          <w:tcPr>
            <w:tcW w:w="646" w:type="dxa"/>
          </w:tcPr>
          <w:p w:rsidR="00753E4B" w:rsidRDefault="00753E4B" w:rsidP="00AE5DE6">
            <w:pPr>
              <w:spacing w:before="60"/>
              <w:rPr>
                <w:rFonts w:ascii="Arial" w:hAnsi="Arial" w:cs="Arial"/>
                <w:sz w:val="16"/>
              </w:rPr>
            </w:pPr>
            <w:r>
              <w:rPr>
                <w:rFonts w:ascii="Arial" w:hAnsi="Arial" w:cs="Arial"/>
                <w:sz w:val="16"/>
              </w:rPr>
              <w:t>0</w:t>
            </w:r>
          </w:p>
        </w:tc>
        <w:tc>
          <w:tcPr>
            <w:tcW w:w="1774" w:type="dxa"/>
          </w:tcPr>
          <w:p w:rsidR="00753E4B" w:rsidRDefault="00753E4B" w:rsidP="00AE5DE6">
            <w:pPr>
              <w:spacing w:before="60"/>
              <w:rPr>
                <w:rFonts w:ascii="Arial" w:hAnsi="Arial" w:cs="Arial"/>
                <w:sz w:val="16"/>
              </w:rPr>
            </w:pPr>
            <w:r>
              <w:rPr>
                <w:rFonts w:ascii="Arial" w:hAnsi="Arial" w:cs="Arial"/>
                <w:sz w:val="16"/>
              </w:rPr>
              <w:t>40</w:t>
            </w:r>
          </w:p>
        </w:tc>
        <w:tc>
          <w:tcPr>
            <w:tcW w:w="581" w:type="dxa"/>
            <w:shd w:val="pct15" w:color="auto" w:fill="auto"/>
          </w:tcPr>
          <w:p w:rsidR="00753E4B" w:rsidRDefault="00753E4B" w:rsidP="00AE5DE6">
            <w:pPr>
              <w:spacing w:before="60"/>
              <w:rPr>
                <w:rFonts w:ascii="Arial" w:hAnsi="Arial" w:cs="Arial"/>
                <w:sz w:val="16"/>
              </w:rPr>
            </w:pPr>
          </w:p>
        </w:tc>
      </w:tr>
      <w:tr w:rsidR="00753E4B" w:rsidTr="00AE5DE6">
        <w:tc>
          <w:tcPr>
            <w:tcW w:w="1717" w:type="dxa"/>
          </w:tcPr>
          <w:p w:rsidR="00753E4B" w:rsidRDefault="00753E4B" w:rsidP="00AE5DE6">
            <w:pPr>
              <w:spacing w:before="60"/>
              <w:rPr>
                <w:rFonts w:ascii="Arial" w:hAnsi="Arial" w:cs="Arial"/>
                <w:b/>
                <w:bCs/>
                <w:sz w:val="16"/>
              </w:rPr>
            </w:pPr>
          </w:p>
        </w:tc>
        <w:tc>
          <w:tcPr>
            <w:tcW w:w="3220" w:type="dxa"/>
          </w:tcPr>
          <w:p w:rsidR="00753E4B" w:rsidRDefault="00753E4B" w:rsidP="00AE5DE6">
            <w:pPr>
              <w:spacing w:before="60"/>
              <w:rPr>
                <w:rFonts w:ascii="Arial" w:hAnsi="Arial" w:cs="Arial"/>
                <w:sz w:val="16"/>
              </w:rPr>
            </w:pPr>
            <w:r w:rsidRPr="00C95416">
              <w:rPr>
                <w:rFonts w:ascii="Arial" w:hAnsi="Arial" w:cs="Arial"/>
                <w:sz w:val="16"/>
              </w:rPr>
              <w:t>FiltWhlSpdR_RadpSec_T_f32</w:t>
            </w:r>
          </w:p>
        </w:tc>
        <w:tc>
          <w:tcPr>
            <w:tcW w:w="1000" w:type="dxa"/>
          </w:tcPr>
          <w:p w:rsidR="00753E4B" w:rsidRDefault="00753E4B" w:rsidP="00AE5DE6">
            <w:pPr>
              <w:spacing w:before="60"/>
              <w:rPr>
                <w:rFonts w:ascii="Arial" w:hAnsi="Arial" w:cs="Arial"/>
                <w:sz w:val="16"/>
              </w:rPr>
            </w:pPr>
            <w:r w:rsidRPr="00CA7D19">
              <w:rPr>
                <w:rFonts w:ascii="Arial" w:hAnsi="Arial" w:cs="Arial"/>
                <w:sz w:val="16"/>
              </w:rPr>
              <w:t>float32</w:t>
            </w:r>
          </w:p>
        </w:tc>
        <w:tc>
          <w:tcPr>
            <w:tcW w:w="646" w:type="dxa"/>
          </w:tcPr>
          <w:p w:rsidR="00753E4B" w:rsidRDefault="00753E4B" w:rsidP="00AE5DE6">
            <w:pPr>
              <w:spacing w:before="60"/>
              <w:rPr>
                <w:rFonts w:ascii="Arial" w:hAnsi="Arial" w:cs="Arial"/>
                <w:sz w:val="16"/>
              </w:rPr>
            </w:pPr>
            <w:r>
              <w:rPr>
                <w:rFonts w:ascii="Arial" w:hAnsi="Arial" w:cs="Arial"/>
                <w:sz w:val="16"/>
              </w:rPr>
              <w:t>-4</w:t>
            </w:r>
          </w:p>
        </w:tc>
        <w:tc>
          <w:tcPr>
            <w:tcW w:w="1774" w:type="dxa"/>
          </w:tcPr>
          <w:p w:rsidR="00753E4B" w:rsidRDefault="00753E4B" w:rsidP="00AE5DE6">
            <w:pPr>
              <w:spacing w:before="60"/>
              <w:rPr>
                <w:rFonts w:ascii="Arial" w:hAnsi="Arial" w:cs="Arial"/>
                <w:sz w:val="16"/>
              </w:rPr>
            </w:pPr>
            <w:r>
              <w:rPr>
                <w:rFonts w:ascii="Arial" w:hAnsi="Arial" w:cs="Arial"/>
                <w:sz w:val="16"/>
              </w:rPr>
              <w:t>4</w:t>
            </w:r>
          </w:p>
        </w:tc>
        <w:tc>
          <w:tcPr>
            <w:tcW w:w="581" w:type="dxa"/>
            <w:shd w:val="pct15" w:color="auto" w:fill="auto"/>
          </w:tcPr>
          <w:p w:rsidR="00753E4B" w:rsidRDefault="00753E4B" w:rsidP="00AE5DE6">
            <w:pPr>
              <w:spacing w:before="60"/>
              <w:rPr>
                <w:rFonts w:ascii="Arial" w:hAnsi="Arial" w:cs="Arial"/>
                <w:sz w:val="16"/>
              </w:rPr>
            </w:pPr>
          </w:p>
        </w:tc>
      </w:tr>
      <w:tr w:rsidR="00753E4B" w:rsidTr="00AE5DE6">
        <w:tc>
          <w:tcPr>
            <w:tcW w:w="1717" w:type="dxa"/>
          </w:tcPr>
          <w:p w:rsidR="00753E4B" w:rsidRDefault="00753E4B" w:rsidP="00AE5DE6">
            <w:pPr>
              <w:spacing w:before="60"/>
              <w:rPr>
                <w:rFonts w:ascii="Arial" w:hAnsi="Arial" w:cs="Arial"/>
                <w:b/>
                <w:bCs/>
                <w:sz w:val="16"/>
              </w:rPr>
            </w:pPr>
          </w:p>
        </w:tc>
        <w:tc>
          <w:tcPr>
            <w:tcW w:w="3220" w:type="dxa"/>
          </w:tcPr>
          <w:p w:rsidR="00753E4B" w:rsidRPr="000C2131" w:rsidRDefault="00753E4B" w:rsidP="00AE5DE6">
            <w:pPr>
              <w:spacing w:before="60"/>
              <w:rPr>
                <w:rFonts w:ascii="Arial" w:hAnsi="Arial" w:cs="Arial"/>
                <w:sz w:val="16"/>
              </w:rPr>
            </w:pPr>
            <w:r w:rsidRPr="00C95416">
              <w:rPr>
                <w:rFonts w:ascii="Arial" w:hAnsi="Arial" w:cs="Arial"/>
                <w:sz w:val="16"/>
              </w:rPr>
              <w:t>FiltWhlSpdL_RadpSec_T_f32</w:t>
            </w:r>
          </w:p>
        </w:tc>
        <w:tc>
          <w:tcPr>
            <w:tcW w:w="1000" w:type="dxa"/>
          </w:tcPr>
          <w:p w:rsidR="00753E4B" w:rsidRPr="00CA7D19" w:rsidRDefault="00753E4B" w:rsidP="00AE5DE6">
            <w:pPr>
              <w:spacing w:before="60"/>
              <w:rPr>
                <w:rFonts w:ascii="Arial" w:hAnsi="Arial" w:cs="Arial"/>
                <w:sz w:val="16"/>
              </w:rPr>
            </w:pPr>
            <w:r w:rsidRPr="000C2131">
              <w:rPr>
                <w:rFonts w:ascii="Arial" w:hAnsi="Arial" w:cs="Arial"/>
                <w:sz w:val="16"/>
              </w:rPr>
              <w:t>float32</w:t>
            </w:r>
          </w:p>
        </w:tc>
        <w:tc>
          <w:tcPr>
            <w:tcW w:w="646" w:type="dxa"/>
          </w:tcPr>
          <w:p w:rsidR="00753E4B" w:rsidRDefault="00753E4B" w:rsidP="00AE5DE6">
            <w:pPr>
              <w:spacing w:before="60"/>
              <w:rPr>
                <w:rFonts w:ascii="Arial" w:hAnsi="Arial" w:cs="Arial"/>
                <w:sz w:val="16"/>
              </w:rPr>
            </w:pPr>
            <w:r>
              <w:rPr>
                <w:rFonts w:ascii="Arial" w:hAnsi="Arial" w:cs="Arial"/>
                <w:sz w:val="16"/>
              </w:rPr>
              <w:t>-4</w:t>
            </w:r>
          </w:p>
        </w:tc>
        <w:tc>
          <w:tcPr>
            <w:tcW w:w="1774" w:type="dxa"/>
          </w:tcPr>
          <w:p w:rsidR="00753E4B" w:rsidRDefault="00753E4B" w:rsidP="00AE5DE6">
            <w:pPr>
              <w:spacing w:before="60"/>
              <w:rPr>
                <w:rFonts w:ascii="Arial" w:hAnsi="Arial" w:cs="Arial"/>
                <w:sz w:val="16"/>
              </w:rPr>
            </w:pPr>
            <w:r>
              <w:rPr>
                <w:rFonts w:ascii="Arial" w:hAnsi="Arial" w:cs="Arial"/>
                <w:sz w:val="16"/>
              </w:rPr>
              <w:t>4</w:t>
            </w:r>
          </w:p>
        </w:tc>
        <w:tc>
          <w:tcPr>
            <w:tcW w:w="581" w:type="dxa"/>
            <w:shd w:val="pct15" w:color="auto" w:fill="auto"/>
          </w:tcPr>
          <w:p w:rsidR="00753E4B" w:rsidRDefault="00753E4B" w:rsidP="00AE5DE6">
            <w:pPr>
              <w:spacing w:before="60"/>
              <w:rPr>
                <w:rFonts w:ascii="Arial" w:hAnsi="Arial" w:cs="Arial"/>
                <w:sz w:val="16"/>
              </w:rPr>
            </w:pPr>
          </w:p>
        </w:tc>
      </w:tr>
      <w:tr w:rsidR="00013B60" w:rsidTr="00AE5DE6">
        <w:tc>
          <w:tcPr>
            <w:tcW w:w="1717" w:type="dxa"/>
          </w:tcPr>
          <w:p w:rsidR="00013B60" w:rsidRDefault="00013B60" w:rsidP="00AE5DE6">
            <w:pPr>
              <w:spacing w:before="60"/>
              <w:rPr>
                <w:rFonts w:ascii="Arial" w:hAnsi="Arial" w:cs="Arial"/>
                <w:b/>
                <w:bCs/>
                <w:sz w:val="16"/>
              </w:rPr>
            </w:pPr>
          </w:p>
        </w:tc>
        <w:tc>
          <w:tcPr>
            <w:tcW w:w="3220" w:type="dxa"/>
          </w:tcPr>
          <w:p w:rsidR="00013B60" w:rsidRPr="00C95416" w:rsidRDefault="00013B60" w:rsidP="00AE5DE6">
            <w:pPr>
              <w:spacing w:before="60"/>
              <w:rPr>
                <w:rFonts w:ascii="Arial" w:hAnsi="Arial" w:cs="Arial"/>
                <w:sz w:val="16"/>
              </w:rPr>
            </w:pPr>
            <w:r>
              <w:rPr>
                <w:rFonts w:ascii="Arial" w:hAnsi="Arial" w:cs="Arial"/>
                <w:sz w:val="16"/>
              </w:rPr>
              <w:t>VehSpd_Kph_T_f32</w:t>
            </w:r>
          </w:p>
        </w:tc>
        <w:tc>
          <w:tcPr>
            <w:tcW w:w="1000" w:type="dxa"/>
          </w:tcPr>
          <w:p w:rsidR="00013B60" w:rsidRPr="000C2131" w:rsidRDefault="00013B60" w:rsidP="00AE5DE6">
            <w:pPr>
              <w:spacing w:before="60"/>
              <w:rPr>
                <w:rFonts w:ascii="Arial" w:hAnsi="Arial" w:cs="Arial"/>
                <w:sz w:val="16"/>
              </w:rPr>
            </w:pPr>
            <w:r>
              <w:rPr>
                <w:rFonts w:ascii="Arial" w:hAnsi="Arial" w:cs="Arial"/>
                <w:sz w:val="16"/>
              </w:rPr>
              <w:t>float32</w:t>
            </w:r>
          </w:p>
        </w:tc>
        <w:tc>
          <w:tcPr>
            <w:tcW w:w="646" w:type="dxa"/>
          </w:tcPr>
          <w:p w:rsidR="00013B60" w:rsidRDefault="00013B60" w:rsidP="00AE5DE6">
            <w:pPr>
              <w:spacing w:before="60"/>
              <w:rPr>
                <w:rFonts w:ascii="Arial" w:hAnsi="Arial" w:cs="Arial"/>
                <w:sz w:val="16"/>
              </w:rPr>
            </w:pPr>
            <w:r>
              <w:rPr>
                <w:rFonts w:ascii="Arial" w:hAnsi="Arial" w:cs="Arial"/>
                <w:sz w:val="16"/>
              </w:rPr>
              <w:t>0</w:t>
            </w:r>
          </w:p>
        </w:tc>
        <w:tc>
          <w:tcPr>
            <w:tcW w:w="1774" w:type="dxa"/>
          </w:tcPr>
          <w:p w:rsidR="00013B60" w:rsidRDefault="00013B60" w:rsidP="00AE5DE6">
            <w:pPr>
              <w:spacing w:before="60"/>
              <w:rPr>
                <w:rFonts w:ascii="Arial" w:hAnsi="Arial" w:cs="Arial"/>
                <w:sz w:val="16"/>
              </w:rPr>
            </w:pPr>
            <w:r>
              <w:rPr>
                <w:rFonts w:ascii="Arial" w:hAnsi="Arial" w:cs="Arial"/>
                <w:sz w:val="16"/>
              </w:rPr>
              <w:t>512</w:t>
            </w:r>
          </w:p>
        </w:tc>
        <w:tc>
          <w:tcPr>
            <w:tcW w:w="581" w:type="dxa"/>
            <w:shd w:val="pct15" w:color="auto" w:fill="auto"/>
          </w:tcPr>
          <w:p w:rsidR="00013B60" w:rsidRDefault="00013B60" w:rsidP="00AE5DE6">
            <w:pPr>
              <w:spacing w:before="60"/>
              <w:rPr>
                <w:rFonts w:ascii="Arial" w:hAnsi="Arial" w:cs="Arial"/>
                <w:sz w:val="16"/>
              </w:rPr>
            </w:pPr>
          </w:p>
        </w:tc>
      </w:tr>
      <w:tr w:rsidR="00013B60" w:rsidTr="00AE5DE6">
        <w:tc>
          <w:tcPr>
            <w:tcW w:w="1717" w:type="dxa"/>
          </w:tcPr>
          <w:p w:rsidR="00013B60" w:rsidRDefault="00013B60" w:rsidP="00AE5DE6">
            <w:pPr>
              <w:spacing w:before="60"/>
              <w:rPr>
                <w:rFonts w:ascii="Arial" w:hAnsi="Arial" w:cs="Arial"/>
                <w:b/>
                <w:bCs/>
                <w:sz w:val="16"/>
              </w:rPr>
            </w:pPr>
          </w:p>
        </w:tc>
        <w:tc>
          <w:tcPr>
            <w:tcW w:w="3220" w:type="dxa"/>
          </w:tcPr>
          <w:p w:rsidR="00013B60" w:rsidRPr="00C95416" w:rsidRDefault="00013B60" w:rsidP="00AE5DE6">
            <w:pPr>
              <w:spacing w:before="60"/>
              <w:rPr>
                <w:rFonts w:ascii="Arial" w:hAnsi="Arial" w:cs="Arial"/>
                <w:sz w:val="16"/>
              </w:rPr>
            </w:pPr>
            <w:proofErr w:type="spellStart"/>
            <w:r>
              <w:rPr>
                <w:rFonts w:ascii="Arial" w:hAnsi="Arial" w:cs="Arial"/>
                <w:sz w:val="16"/>
              </w:rPr>
              <w:t>VehSpdValid_Cnt_T_lgc</w:t>
            </w:r>
            <w:proofErr w:type="spellEnd"/>
          </w:p>
        </w:tc>
        <w:tc>
          <w:tcPr>
            <w:tcW w:w="1000" w:type="dxa"/>
          </w:tcPr>
          <w:p w:rsidR="00013B60" w:rsidRPr="000C2131" w:rsidRDefault="00013B60" w:rsidP="00AE5DE6">
            <w:pPr>
              <w:spacing w:before="60"/>
              <w:rPr>
                <w:rFonts w:ascii="Arial" w:hAnsi="Arial" w:cs="Arial"/>
                <w:sz w:val="16"/>
              </w:rPr>
            </w:pPr>
            <w:proofErr w:type="spellStart"/>
            <w:r w:rsidRPr="005C7EBB">
              <w:rPr>
                <w:rFonts w:ascii="Arial" w:hAnsi="Arial" w:cs="Arial"/>
                <w:sz w:val="16"/>
              </w:rPr>
              <w:t>boolean</w:t>
            </w:r>
            <w:proofErr w:type="spellEnd"/>
          </w:p>
        </w:tc>
        <w:tc>
          <w:tcPr>
            <w:tcW w:w="646" w:type="dxa"/>
          </w:tcPr>
          <w:p w:rsidR="00013B60" w:rsidRDefault="00013B60" w:rsidP="00AE5DE6">
            <w:pPr>
              <w:spacing w:before="60"/>
              <w:rPr>
                <w:rFonts w:ascii="Arial" w:hAnsi="Arial" w:cs="Arial"/>
                <w:sz w:val="16"/>
              </w:rPr>
            </w:pPr>
            <w:r>
              <w:rPr>
                <w:rFonts w:ascii="Arial" w:hAnsi="Arial" w:cs="Arial"/>
                <w:sz w:val="16"/>
              </w:rPr>
              <w:t>FALSE</w:t>
            </w:r>
          </w:p>
        </w:tc>
        <w:tc>
          <w:tcPr>
            <w:tcW w:w="1774" w:type="dxa"/>
          </w:tcPr>
          <w:p w:rsidR="00013B60" w:rsidRDefault="00013B60" w:rsidP="00AE5DE6">
            <w:pPr>
              <w:spacing w:before="60"/>
              <w:rPr>
                <w:rFonts w:ascii="Arial" w:hAnsi="Arial" w:cs="Arial"/>
                <w:sz w:val="16"/>
              </w:rPr>
            </w:pPr>
            <w:r>
              <w:rPr>
                <w:rFonts w:ascii="Arial" w:hAnsi="Arial" w:cs="Arial"/>
                <w:sz w:val="16"/>
              </w:rPr>
              <w:t>TRUE</w:t>
            </w:r>
          </w:p>
        </w:tc>
        <w:tc>
          <w:tcPr>
            <w:tcW w:w="581" w:type="dxa"/>
            <w:shd w:val="pct15" w:color="auto" w:fill="auto"/>
          </w:tcPr>
          <w:p w:rsidR="00013B60" w:rsidRDefault="00013B60" w:rsidP="00AE5DE6">
            <w:pPr>
              <w:spacing w:before="60"/>
              <w:rPr>
                <w:rFonts w:ascii="Arial" w:hAnsi="Arial" w:cs="Arial"/>
                <w:sz w:val="16"/>
              </w:rPr>
            </w:pPr>
          </w:p>
        </w:tc>
      </w:tr>
      <w:tr w:rsidR="00013B60" w:rsidTr="00AE5DE6">
        <w:tc>
          <w:tcPr>
            <w:tcW w:w="1717" w:type="dxa"/>
          </w:tcPr>
          <w:p w:rsidR="00013B60" w:rsidRDefault="00013B60" w:rsidP="00AE5DE6">
            <w:pPr>
              <w:spacing w:before="60"/>
              <w:rPr>
                <w:rFonts w:ascii="Arial" w:hAnsi="Arial" w:cs="Arial"/>
                <w:b/>
                <w:bCs/>
                <w:sz w:val="16"/>
              </w:rPr>
            </w:pPr>
          </w:p>
        </w:tc>
        <w:tc>
          <w:tcPr>
            <w:tcW w:w="3220" w:type="dxa"/>
          </w:tcPr>
          <w:p w:rsidR="00013B60" w:rsidRPr="00C95416" w:rsidRDefault="00095871" w:rsidP="00AE5DE6">
            <w:pPr>
              <w:spacing w:before="60"/>
              <w:rPr>
                <w:rFonts w:ascii="Arial" w:hAnsi="Arial" w:cs="Arial"/>
                <w:sz w:val="16"/>
              </w:rPr>
            </w:pPr>
            <w:proofErr w:type="spellStart"/>
            <w:r w:rsidRPr="00095871">
              <w:rPr>
                <w:rFonts w:ascii="Arial" w:hAnsi="Arial" w:cs="Arial"/>
                <w:sz w:val="16"/>
              </w:rPr>
              <w:t>WIRDisable_Cnt_T_lgc</w:t>
            </w:r>
            <w:proofErr w:type="spellEnd"/>
          </w:p>
        </w:tc>
        <w:tc>
          <w:tcPr>
            <w:tcW w:w="1000" w:type="dxa"/>
          </w:tcPr>
          <w:p w:rsidR="00013B60" w:rsidRPr="000C2131" w:rsidRDefault="00013B60" w:rsidP="00AE5DE6">
            <w:pPr>
              <w:spacing w:before="60"/>
              <w:rPr>
                <w:rFonts w:ascii="Arial" w:hAnsi="Arial" w:cs="Arial"/>
                <w:sz w:val="16"/>
              </w:rPr>
            </w:pPr>
            <w:proofErr w:type="spellStart"/>
            <w:r w:rsidRPr="005C7EBB">
              <w:rPr>
                <w:rFonts w:ascii="Arial" w:hAnsi="Arial" w:cs="Arial"/>
                <w:sz w:val="16"/>
              </w:rPr>
              <w:t>boolean</w:t>
            </w:r>
            <w:proofErr w:type="spellEnd"/>
          </w:p>
        </w:tc>
        <w:tc>
          <w:tcPr>
            <w:tcW w:w="646" w:type="dxa"/>
          </w:tcPr>
          <w:p w:rsidR="00013B60" w:rsidRDefault="00013B60" w:rsidP="00AE5DE6">
            <w:pPr>
              <w:spacing w:before="60"/>
              <w:rPr>
                <w:rFonts w:ascii="Arial" w:hAnsi="Arial" w:cs="Arial"/>
                <w:sz w:val="16"/>
              </w:rPr>
            </w:pPr>
            <w:r w:rsidRPr="005C7EBB">
              <w:rPr>
                <w:rFonts w:ascii="Arial" w:hAnsi="Arial" w:cs="Arial"/>
                <w:sz w:val="16"/>
              </w:rPr>
              <w:t>FALSE</w:t>
            </w:r>
          </w:p>
        </w:tc>
        <w:tc>
          <w:tcPr>
            <w:tcW w:w="1774" w:type="dxa"/>
          </w:tcPr>
          <w:p w:rsidR="00013B60" w:rsidRDefault="00013B60" w:rsidP="00AE5DE6">
            <w:pPr>
              <w:spacing w:before="60"/>
              <w:rPr>
                <w:rFonts w:ascii="Arial" w:hAnsi="Arial" w:cs="Arial"/>
                <w:sz w:val="16"/>
              </w:rPr>
            </w:pPr>
            <w:r w:rsidRPr="005C7EBB">
              <w:rPr>
                <w:rFonts w:ascii="Arial" w:hAnsi="Arial" w:cs="Arial"/>
                <w:sz w:val="16"/>
              </w:rPr>
              <w:t>TRUE</w:t>
            </w:r>
          </w:p>
        </w:tc>
        <w:tc>
          <w:tcPr>
            <w:tcW w:w="581" w:type="dxa"/>
            <w:shd w:val="pct15" w:color="auto" w:fill="auto"/>
          </w:tcPr>
          <w:p w:rsidR="00013B60" w:rsidRDefault="00013B60" w:rsidP="00AE5DE6">
            <w:pPr>
              <w:spacing w:before="60"/>
              <w:rPr>
                <w:rFonts w:ascii="Arial" w:hAnsi="Arial" w:cs="Arial"/>
                <w:sz w:val="16"/>
              </w:rPr>
            </w:pPr>
          </w:p>
        </w:tc>
      </w:tr>
      <w:tr w:rsidR="00013B60" w:rsidTr="00AE5DE6">
        <w:tc>
          <w:tcPr>
            <w:tcW w:w="1717" w:type="dxa"/>
          </w:tcPr>
          <w:p w:rsidR="00013B60" w:rsidRDefault="00013B60" w:rsidP="00AE5DE6">
            <w:pPr>
              <w:spacing w:before="60"/>
              <w:rPr>
                <w:rFonts w:ascii="Arial" w:hAnsi="Arial" w:cs="Arial"/>
                <w:b/>
                <w:bCs/>
                <w:sz w:val="16"/>
              </w:rPr>
            </w:pPr>
          </w:p>
        </w:tc>
        <w:tc>
          <w:tcPr>
            <w:tcW w:w="3220" w:type="dxa"/>
          </w:tcPr>
          <w:p w:rsidR="00013B60" w:rsidRPr="00C95416" w:rsidRDefault="00013B60" w:rsidP="00AE5DE6">
            <w:pPr>
              <w:spacing w:before="60"/>
              <w:rPr>
                <w:rFonts w:ascii="Arial" w:hAnsi="Arial" w:cs="Arial"/>
                <w:sz w:val="16"/>
              </w:rPr>
            </w:pPr>
            <w:proofErr w:type="spellStart"/>
            <w:r>
              <w:rPr>
                <w:rFonts w:ascii="Arial" w:hAnsi="Arial" w:cs="Arial"/>
                <w:sz w:val="16"/>
              </w:rPr>
              <w:t>WIRMfgEnable_Cnt_T_lgc</w:t>
            </w:r>
            <w:proofErr w:type="spellEnd"/>
          </w:p>
        </w:tc>
        <w:tc>
          <w:tcPr>
            <w:tcW w:w="1000" w:type="dxa"/>
          </w:tcPr>
          <w:p w:rsidR="00013B60" w:rsidRPr="000C2131" w:rsidRDefault="00013B60" w:rsidP="00AE5DE6">
            <w:pPr>
              <w:spacing w:before="60"/>
              <w:rPr>
                <w:rFonts w:ascii="Arial" w:hAnsi="Arial" w:cs="Arial"/>
                <w:sz w:val="16"/>
              </w:rPr>
            </w:pPr>
            <w:proofErr w:type="spellStart"/>
            <w:r>
              <w:rPr>
                <w:rFonts w:ascii="Arial" w:hAnsi="Arial" w:cs="Arial"/>
                <w:sz w:val="16"/>
              </w:rPr>
              <w:t>boolean</w:t>
            </w:r>
            <w:proofErr w:type="spellEnd"/>
          </w:p>
        </w:tc>
        <w:tc>
          <w:tcPr>
            <w:tcW w:w="646" w:type="dxa"/>
          </w:tcPr>
          <w:p w:rsidR="00013B60" w:rsidRDefault="00013B60" w:rsidP="00AE5DE6">
            <w:pPr>
              <w:spacing w:before="60"/>
              <w:rPr>
                <w:rFonts w:ascii="Arial" w:hAnsi="Arial" w:cs="Arial"/>
                <w:sz w:val="16"/>
              </w:rPr>
            </w:pPr>
            <w:r w:rsidRPr="005C7EBB">
              <w:rPr>
                <w:rFonts w:ascii="Arial" w:hAnsi="Arial" w:cs="Arial"/>
                <w:sz w:val="16"/>
              </w:rPr>
              <w:t>FALSE</w:t>
            </w:r>
          </w:p>
        </w:tc>
        <w:tc>
          <w:tcPr>
            <w:tcW w:w="1774" w:type="dxa"/>
          </w:tcPr>
          <w:p w:rsidR="00013B60" w:rsidRDefault="00013B60" w:rsidP="00AE5DE6">
            <w:pPr>
              <w:spacing w:before="60"/>
              <w:rPr>
                <w:rFonts w:ascii="Arial" w:hAnsi="Arial" w:cs="Arial"/>
                <w:sz w:val="16"/>
              </w:rPr>
            </w:pPr>
            <w:r w:rsidRPr="005C7EBB">
              <w:rPr>
                <w:rFonts w:ascii="Arial" w:hAnsi="Arial" w:cs="Arial"/>
                <w:sz w:val="16"/>
              </w:rPr>
              <w:t>TRUE</w:t>
            </w:r>
          </w:p>
        </w:tc>
        <w:tc>
          <w:tcPr>
            <w:tcW w:w="581" w:type="dxa"/>
            <w:shd w:val="pct15" w:color="auto" w:fill="auto"/>
          </w:tcPr>
          <w:p w:rsidR="00013B60" w:rsidRDefault="00013B60" w:rsidP="00AE5DE6">
            <w:pPr>
              <w:spacing w:before="60"/>
              <w:rPr>
                <w:rFonts w:ascii="Arial" w:hAnsi="Arial" w:cs="Arial"/>
                <w:sz w:val="16"/>
              </w:rPr>
            </w:pPr>
          </w:p>
        </w:tc>
      </w:tr>
      <w:tr w:rsidR="00753E4B" w:rsidTr="00AE5DE6">
        <w:tc>
          <w:tcPr>
            <w:tcW w:w="1717" w:type="dxa"/>
          </w:tcPr>
          <w:p w:rsidR="00753E4B" w:rsidRDefault="00753E4B" w:rsidP="00AE5DE6">
            <w:pPr>
              <w:spacing w:before="60"/>
              <w:rPr>
                <w:rFonts w:ascii="Arial" w:hAnsi="Arial" w:cs="Arial"/>
                <w:b/>
                <w:bCs/>
                <w:sz w:val="16"/>
              </w:rPr>
            </w:pPr>
            <w:r>
              <w:rPr>
                <w:rFonts w:ascii="Arial" w:hAnsi="Arial" w:cs="Arial"/>
                <w:b/>
                <w:bCs/>
                <w:sz w:val="16"/>
              </w:rPr>
              <w:t>Return Value</w:t>
            </w:r>
          </w:p>
        </w:tc>
        <w:tc>
          <w:tcPr>
            <w:tcW w:w="3220" w:type="dxa"/>
          </w:tcPr>
          <w:p w:rsidR="00753E4B" w:rsidRDefault="00753E4B" w:rsidP="00AE5DE6">
            <w:pPr>
              <w:spacing w:before="60"/>
              <w:rPr>
                <w:rFonts w:ascii="Arial" w:hAnsi="Arial" w:cs="Arial"/>
                <w:sz w:val="16"/>
              </w:rPr>
            </w:pPr>
            <w:r w:rsidRPr="00C95416">
              <w:rPr>
                <w:rFonts w:ascii="Arial" w:hAnsi="Arial" w:cs="Arial"/>
                <w:sz w:val="16"/>
              </w:rPr>
              <w:t>Enable_Uls_T_f32</w:t>
            </w:r>
          </w:p>
        </w:tc>
        <w:tc>
          <w:tcPr>
            <w:tcW w:w="1000" w:type="dxa"/>
          </w:tcPr>
          <w:p w:rsidR="00753E4B" w:rsidRDefault="00753E4B" w:rsidP="00AE5DE6">
            <w:pPr>
              <w:spacing w:before="60"/>
              <w:rPr>
                <w:rFonts w:ascii="Arial" w:hAnsi="Arial" w:cs="Arial"/>
                <w:sz w:val="16"/>
              </w:rPr>
            </w:pPr>
            <w:r>
              <w:rPr>
                <w:rFonts w:ascii="Arial" w:hAnsi="Arial" w:cs="Arial"/>
                <w:sz w:val="16"/>
              </w:rPr>
              <w:t>float32</w:t>
            </w:r>
          </w:p>
        </w:tc>
        <w:tc>
          <w:tcPr>
            <w:tcW w:w="646" w:type="dxa"/>
          </w:tcPr>
          <w:p w:rsidR="00753E4B" w:rsidRDefault="00753E4B" w:rsidP="00AE5DE6">
            <w:pPr>
              <w:spacing w:before="60"/>
              <w:rPr>
                <w:rFonts w:ascii="Arial" w:hAnsi="Arial" w:cs="Arial"/>
                <w:sz w:val="16"/>
              </w:rPr>
            </w:pPr>
            <w:r>
              <w:rPr>
                <w:rFonts w:ascii="Arial" w:hAnsi="Arial" w:cs="Arial"/>
                <w:sz w:val="16"/>
              </w:rPr>
              <w:t>0.0</w:t>
            </w:r>
          </w:p>
        </w:tc>
        <w:tc>
          <w:tcPr>
            <w:tcW w:w="1774" w:type="dxa"/>
          </w:tcPr>
          <w:p w:rsidR="00753E4B" w:rsidRDefault="00753E4B" w:rsidP="00AE5DE6">
            <w:pPr>
              <w:spacing w:before="60"/>
              <w:rPr>
                <w:rFonts w:ascii="Arial" w:hAnsi="Arial" w:cs="Arial"/>
                <w:sz w:val="16"/>
              </w:rPr>
            </w:pPr>
            <w:r>
              <w:rPr>
                <w:rFonts w:ascii="Arial" w:hAnsi="Arial" w:cs="Arial"/>
                <w:sz w:val="16"/>
              </w:rPr>
              <w:t>1.0</w:t>
            </w:r>
          </w:p>
        </w:tc>
        <w:tc>
          <w:tcPr>
            <w:tcW w:w="581" w:type="dxa"/>
          </w:tcPr>
          <w:p w:rsidR="00753E4B" w:rsidRDefault="007410DE" w:rsidP="00AE5DE6">
            <w:pPr>
              <w:spacing w:before="60"/>
              <w:rPr>
                <w:rFonts w:ascii="Arial" w:hAnsi="Arial" w:cs="Arial"/>
                <w:sz w:val="16"/>
              </w:rPr>
            </w:pPr>
            <w:r w:rsidRPr="007410DE">
              <w:rPr>
                <w:rFonts w:ascii="Arial" w:hAnsi="Arial" w:cs="Arial"/>
                <w:sz w:val="16"/>
              </w:rPr>
              <w:t>0.0000610</w:t>
            </w:r>
          </w:p>
        </w:tc>
      </w:tr>
    </w:tbl>
    <w:p w:rsidR="00214F81" w:rsidRDefault="00214F81" w:rsidP="00753E4B">
      <w:pPr>
        <w:pStyle w:val="Heading4"/>
      </w:pPr>
      <w:r>
        <w:t>Design Rationale</w:t>
      </w:r>
    </w:p>
    <w:p w:rsidR="00B50E64" w:rsidRDefault="00214F81">
      <w:pPr>
        <w:ind w:left="360"/>
      </w:pPr>
      <w:proofErr w:type="spellStart"/>
      <w:r>
        <w:t>DCTrendRecFlt</w:t>
      </w:r>
      <w:proofErr w:type="spellEnd"/>
      <w:r>
        <w:t xml:space="preserve">, </w:t>
      </w:r>
      <w:proofErr w:type="spellStart"/>
      <w:r>
        <w:t>FreqRecFlt,CorRecFlt</w:t>
      </w:r>
      <w:proofErr w:type="spellEnd"/>
      <w:r>
        <w:t xml:space="preserve"> of FDD sec 5.6.2 are not checked as these faults will not set </w:t>
      </w:r>
      <w:proofErr w:type="spellStart"/>
      <w:r>
        <w:t>with out</w:t>
      </w:r>
      <w:proofErr w:type="spellEnd"/>
      <w:r>
        <w:t xml:space="preserve"> Setting Non recovery </w:t>
      </w:r>
      <w:proofErr w:type="spellStart"/>
      <w:r>
        <w:t>flt</w:t>
      </w:r>
      <w:proofErr w:type="spellEnd"/>
      <w:r>
        <w:t xml:space="preserve"> and these non recovery </w:t>
      </w:r>
      <w:proofErr w:type="spellStart"/>
      <w:r>
        <w:t>flt</w:t>
      </w:r>
      <w:proofErr w:type="spellEnd"/>
      <w:r>
        <w:t xml:space="preserve"> are already </w:t>
      </w:r>
      <w:proofErr w:type="spellStart"/>
      <w:r>
        <w:t>checked.Samething</w:t>
      </w:r>
      <w:proofErr w:type="spellEnd"/>
      <w:r>
        <w:t xml:space="preserve"> Implies for </w:t>
      </w:r>
      <w:proofErr w:type="spellStart"/>
      <w:r>
        <w:t>MaxCompRecFlt</w:t>
      </w:r>
      <w:proofErr w:type="spellEnd"/>
      <w:r>
        <w:t xml:space="preserve">. </w:t>
      </w:r>
    </w:p>
    <w:p w:rsidR="00B50E64" w:rsidRDefault="00B50E64"/>
    <w:p w:rsidR="00753E4B" w:rsidRDefault="00753E4B" w:rsidP="00753E4B">
      <w:pPr>
        <w:pStyle w:val="Heading4"/>
      </w:pPr>
      <w:r>
        <w:t>Description</w:t>
      </w:r>
    </w:p>
    <w:p w:rsidR="00B50E64" w:rsidRDefault="00B50E64">
      <w:pPr>
        <w:ind w:left="864"/>
      </w:pPr>
    </w:p>
    <w:p w:rsidR="00753E4B" w:rsidRDefault="0011682C" w:rsidP="00753E4B">
      <w:pPr>
        <w:spacing w:after="0"/>
      </w:pPr>
      <w:r>
        <w:object w:dxaOrig="12747" w:dyaOrig="10194">
          <v:shape id="_x0000_i1031" type="#_x0000_t75" style="width:441.8pt;height:352.5pt" o:ole="">
            <v:imagedata r:id="rId20" o:title=""/>
          </v:shape>
          <o:OLEObject Type="Embed" ProgID="Visio.Drawing.11" ShapeID="_x0000_i1031" DrawAspect="Content" ObjectID="_1426334558" r:id="rId21"/>
        </w:object>
      </w:r>
    </w:p>
    <w:p w:rsidR="003C1FC6" w:rsidRDefault="00300F27" w:rsidP="003C1FC6">
      <w:pPr>
        <w:pStyle w:val="Heading3"/>
      </w:pPr>
      <w:r w:rsidRPr="009C6E40">
        <w:t>Algorithm Enable Calculation</w:t>
      </w:r>
    </w:p>
    <w:p w:rsidR="003C1FC6" w:rsidRDefault="003C1FC6" w:rsidP="003C1FC6">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09"/>
        <w:gridCol w:w="3078"/>
        <w:gridCol w:w="965"/>
        <w:gridCol w:w="723"/>
        <w:gridCol w:w="1590"/>
        <w:gridCol w:w="973"/>
      </w:tblGrid>
      <w:tr w:rsidR="003C1FC6" w:rsidTr="00AE5DE6">
        <w:tc>
          <w:tcPr>
            <w:tcW w:w="1717" w:type="dxa"/>
          </w:tcPr>
          <w:p w:rsidR="003C1FC6" w:rsidRDefault="003C1FC6" w:rsidP="00AE5DE6">
            <w:pPr>
              <w:spacing w:before="60"/>
              <w:rPr>
                <w:rFonts w:ascii="Arial" w:hAnsi="Arial" w:cs="Arial"/>
                <w:b/>
                <w:bCs/>
                <w:sz w:val="16"/>
              </w:rPr>
            </w:pPr>
            <w:r>
              <w:rPr>
                <w:rFonts w:ascii="Arial" w:hAnsi="Arial" w:cs="Arial"/>
                <w:b/>
                <w:bCs/>
                <w:sz w:val="16"/>
              </w:rPr>
              <w:t>Function Name</w:t>
            </w:r>
          </w:p>
        </w:tc>
        <w:tc>
          <w:tcPr>
            <w:tcW w:w="3220" w:type="dxa"/>
          </w:tcPr>
          <w:p w:rsidR="003C1FC6" w:rsidRDefault="003C1FC6" w:rsidP="00AE5DE6">
            <w:pPr>
              <w:spacing w:before="60"/>
              <w:rPr>
                <w:rFonts w:ascii="Arial" w:hAnsi="Arial" w:cs="Arial"/>
                <w:sz w:val="16"/>
              </w:rPr>
            </w:pPr>
            <w:proofErr w:type="spellStart"/>
            <w:r w:rsidRPr="00BB3716">
              <w:rPr>
                <w:rFonts w:ascii="Arial" w:hAnsi="Arial" w:cs="Arial"/>
                <w:sz w:val="16"/>
              </w:rPr>
              <w:t>EnableCalc</w:t>
            </w:r>
            <w:proofErr w:type="spellEnd"/>
          </w:p>
        </w:tc>
        <w:tc>
          <w:tcPr>
            <w:tcW w:w="1000" w:type="dxa"/>
            <w:shd w:val="pct30" w:color="FFFF00" w:fill="auto"/>
          </w:tcPr>
          <w:p w:rsidR="003C1FC6" w:rsidRDefault="003C1FC6" w:rsidP="00AE5DE6">
            <w:pPr>
              <w:spacing w:before="60"/>
              <w:jc w:val="center"/>
              <w:rPr>
                <w:rFonts w:ascii="Arial" w:hAnsi="Arial" w:cs="Arial"/>
                <w:sz w:val="16"/>
              </w:rPr>
            </w:pPr>
            <w:r>
              <w:rPr>
                <w:rFonts w:ascii="Arial" w:hAnsi="Arial" w:cs="Arial"/>
                <w:sz w:val="16"/>
              </w:rPr>
              <w:t>Type</w:t>
            </w:r>
          </w:p>
        </w:tc>
        <w:tc>
          <w:tcPr>
            <w:tcW w:w="646" w:type="dxa"/>
            <w:shd w:val="pct30" w:color="FFFF00" w:fill="auto"/>
          </w:tcPr>
          <w:p w:rsidR="003C1FC6" w:rsidRDefault="003C1FC6" w:rsidP="00AE5DE6">
            <w:pPr>
              <w:spacing w:before="60"/>
              <w:jc w:val="center"/>
              <w:rPr>
                <w:rFonts w:ascii="Arial" w:hAnsi="Arial" w:cs="Arial"/>
                <w:sz w:val="16"/>
              </w:rPr>
            </w:pPr>
            <w:r>
              <w:rPr>
                <w:rFonts w:ascii="Arial" w:hAnsi="Arial" w:cs="Arial"/>
                <w:sz w:val="16"/>
              </w:rPr>
              <w:t>Min</w:t>
            </w:r>
          </w:p>
        </w:tc>
        <w:tc>
          <w:tcPr>
            <w:tcW w:w="1774" w:type="dxa"/>
            <w:shd w:val="pct30" w:color="FFFF00" w:fill="auto"/>
          </w:tcPr>
          <w:p w:rsidR="003C1FC6" w:rsidRDefault="003C1FC6" w:rsidP="00AE5DE6">
            <w:pPr>
              <w:spacing w:before="60"/>
              <w:jc w:val="center"/>
              <w:rPr>
                <w:rFonts w:ascii="Arial" w:hAnsi="Arial" w:cs="Arial"/>
                <w:sz w:val="16"/>
              </w:rPr>
            </w:pPr>
            <w:r>
              <w:rPr>
                <w:rFonts w:ascii="Arial" w:hAnsi="Arial" w:cs="Arial"/>
                <w:sz w:val="16"/>
              </w:rPr>
              <w:t>Max</w:t>
            </w:r>
          </w:p>
        </w:tc>
        <w:tc>
          <w:tcPr>
            <w:tcW w:w="581" w:type="dxa"/>
            <w:tcBorders>
              <w:bottom w:val="single" w:sz="4" w:space="0" w:color="auto"/>
            </w:tcBorders>
            <w:shd w:val="pct30" w:color="FFFF00" w:fill="auto"/>
          </w:tcPr>
          <w:p w:rsidR="003C1FC6" w:rsidRDefault="003C1FC6"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C1FC6" w:rsidTr="00AE5DE6">
        <w:tc>
          <w:tcPr>
            <w:tcW w:w="1717" w:type="dxa"/>
          </w:tcPr>
          <w:p w:rsidR="003C1FC6" w:rsidRDefault="003C1FC6" w:rsidP="00AE5DE6">
            <w:pPr>
              <w:spacing w:before="60"/>
              <w:rPr>
                <w:rFonts w:ascii="Arial" w:hAnsi="Arial" w:cs="Arial"/>
                <w:b/>
                <w:bCs/>
                <w:sz w:val="16"/>
              </w:rPr>
            </w:pPr>
            <w:r>
              <w:rPr>
                <w:rFonts w:ascii="Arial" w:hAnsi="Arial" w:cs="Arial"/>
                <w:b/>
                <w:bCs/>
                <w:sz w:val="16"/>
              </w:rPr>
              <w:t xml:space="preserve">Arguments Passed </w:t>
            </w:r>
          </w:p>
        </w:tc>
        <w:tc>
          <w:tcPr>
            <w:tcW w:w="3220" w:type="dxa"/>
          </w:tcPr>
          <w:p w:rsidR="003C1FC6" w:rsidRDefault="003C1FC6" w:rsidP="00AE5DE6">
            <w:pPr>
              <w:spacing w:before="60"/>
              <w:rPr>
                <w:rFonts w:ascii="Arial" w:hAnsi="Arial" w:cs="Arial"/>
                <w:sz w:val="16"/>
              </w:rPr>
            </w:pPr>
            <w:r w:rsidRPr="00C95416">
              <w:rPr>
                <w:rFonts w:ascii="Arial" w:hAnsi="Arial" w:cs="Arial"/>
                <w:sz w:val="16"/>
              </w:rPr>
              <w:t>FreqEstAvg_Hz_T_f32</w:t>
            </w:r>
          </w:p>
        </w:tc>
        <w:tc>
          <w:tcPr>
            <w:tcW w:w="1000" w:type="dxa"/>
          </w:tcPr>
          <w:p w:rsidR="003C1FC6" w:rsidRDefault="003C1FC6" w:rsidP="00AE5DE6">
            <w:pPr>
              <w:spacing w:before="60"/>
              <w:rPr>
                <w:rFonts w:ascii="Arial" w:hAnsi="Arial" w:cs="Arial"/>
                <w:sz w:val="16"/>
              </w:rPr>
            </w:pPr>
            <w:r w:rsidRPr="00CA7D19">
              <w:rPr>
                <w:rFonts w:ascii="Arial" w:hAnsi="Arial" w:cs="Arial"/>
                <w:sz w:val="16"/>
              </w:rPr>
              <w:t>float32</w:t>
            </w:r>
          </w:p>
        </w:tc>
        <w:tc>
          <w:tcPr>
            <w:tcW w:w="646" w:type="dxa"/>
          </w:tcPr>
          <w:p w:rsidR="003C1FC6" w:rsidRDefault="003C1FC6" w:rsidP="00AE5DE6">
            <w:pPr>
              <w:spacing w:before="60"/>
              <w:rPr>
                <w:rFonts w:ascii="Arial" w:hAnsi="Arial" w:cs="Arial"/>
                <w:sz w:val="16"/>
              </w:rPr>
            </w:pPr>
            <w:r>
              <w:rPr>
                <w:rFonts w:ascii="Arial" w:hAnsi="Arial" w:cs="Arial"/>
                <w:sz w:val="16"/>
              </w:rPr>
              <w:t>0</w:t>
            </w:r>
          </w:p>
        </w:tc>
        <w:tc>
          <w:tcPr>
            <w:tcW w:w="1774" w:type="dxa"/>
          </w:tcPr>
          <w:p w:rsidR="003C1FC6" w:rsidRDefault="003C1FC6" w:rsidP="00AE5DE6">
            <w:pPr>
              <w:spacing w:before="60"/>
              <w:rPr>
                <w:rFonts w:ascii="Arial" w:hAnsi="Arial" w:cs="Arial"/>
                <w:sz w:val="16"/>
              </w:rPr>
            </w:pPr>
            <w:r>
              <w:rPr>
                <w:rFonts w:ascii="Arial" w:hAnsi="Arial" w:cs="Arial"/>
                <w:sz w:val="16"/>
              </w:rPr>
              <w:t>40</w:t>
            </w:r>
          </w:p>
        </w:tc>
        <w:tc>
          <w:tcPr>
            <w:tcW w:w="581" w:type="dxa"/>
            <w:shd w:val="pct15" w:color="auto" w:fill="auto"/>
          </w:tcPr>
          <w:p w:rsidR="003C1FC6" w:rsidRDefault="003C1FC6" w:rsidP="00AE5DE6">
            <w:pPr>
              <w:spacing w:before="60"/>
              <w:rPr>
                <w:rFonts w:ascii="Arial" w:hAnsi="Arial" w:cs="Arial"/>
                <w:sz w:val="16"/>
              </w:rPr>
            </w:pPr>
          </w:p>
        </w:tc>
      </w:tr>
      <w:tr w:rsidR="003C1FC6" w:rsidTr="00AE5DE6">
        <w:tc>
          <w:tcPr>
            <w:tcW w:w="1717" w:type="dxa"/>
          </w:tcPr>
          <w:p w:rsidR="003C1FC6" w:rsidRDefault="003C1FC6" w:rsidP="00AE5DE6">
            <w:pPr>
              <w:spacing w:before="60"/>
              <w:rPr>
                <w:rFonts w:ascii="Arial" w:hAnsi="Arial" w:cs="Arial"/>
                <w:b/>
                <w:bCs/>
                <w:sz w:val="16"/>
              </w:rPr>
            </w:pPr>
          </w:p>
        </w:tc>
        <w:tc>
          <w:tcPr>
            <w:tcW w:w="3220" w:type="dxa"/>
          </w:tcPr>
          <w:p w:rsidR="003C1FC6" w:rsidRDefault="003C1FC6" w:rsidP="00AE5DE6">
            <w:pPr>
              <w:spacing w:before="60"/>
              <w:rPr>
                <w:rFonts w:ascii="Arial" w:hAnsi="Arial" w:cs="Arial"/>
                <w:sz w:val="16"/>
              </w:rPr>
            </w:pPr>
            <w:r w:rsidRPr="00C95416">
              <w:rPr>
                <w:rFonts w:ascii="Arial" w:hAnsi="Arial" w:cs="Arial"/>
                <w:sz w:val="16"/>
              </w:rPr>
              <w:t>FiltWhlSpdR_RadpSec_T_f32</w:t>
            </w:r>
          </w:p>
        </w:tc>
        <w:tc>
          <w:tcPr>
            <w:tcW w:w="1000" w:type="dxa"/>
          </w:tcPr>
          <w:p w:rsidR="003C1FC6" w:rsidRDefault="003C1FC6" w:rsidP="00AE5DE6">
            <w:pPr>
              <w:spacing w:before="60"/>
              <w:rPr>
                <w:rFonts w:ascii="Arial" w:hAnsi="Arial" w:cs="Arial"/>
                <w:sz w:val="16"/>
              </w:rPr>
            </w:pPr>
            <w:r w:rsidRPr="00CA7D19">
              <w:rPr>
                <w:rFonts w:ascii="Arial" w:hAnsi="Arial" w:cs="Arial"/>
                <w:sz w:val="16"/>
              </w:rPr>
              <w:t>float32</w:t>
            </w:r>
          </w:p>
        </w:tc>
        <w:tc>
          <w:tcPr>
            <w:tcW w:w="646" w:type="dxa"/>
          </w:tcPr>
          <w:p w:rsidR="003C1FC6" w:rsidRDefault="003C1FC6" w:rsidP="00AE5DE6">
            <w:pPr>
              <w:spacing w:before="60"/>
              <w:rPr>
                <w:rFonts w:ascii="Arial" w:hAnsi="Arial" w:cs="Arial"/>
                <w:sz w:val="16"/>
              </w:rPr>
            </w:pPr>
            <w:r>
              <w:rPr>
                <w:rFonts w:ascii="Arial" w:hAnsi="Arial" w:cs="Arial"/>
                <w:sz w:val="16"/>
              </w:rPr>
              <w:t>-4</w:t>
            </w:r>
          </w:p>
        </w:tc>
        <w:tc>
          <w:tcPr>
            <w:tcW w:w="1774" w:type="dxa"/>
          </w:tcPr>
          <w:p w:rsidR="003C1FC6" w:rsidRDefault="003C1FC6" w:rsidP="00AE5DE6">
            <w:pPr>
              <w:spacing w:before="60"/>
              <w:rPr>
                <w:rFonts w:ascii="Arial" w:hAnsi="Arial" w:cs="Arial"/>
                <w:sz w:val="16"/>
              </w:rPr>
            </w:pPr>
            <w:r>
              <w:rPr>
                <w:rFonts w:ascii="Arial" w:hAnsi="Arial" w:cs="Arial"/>
                <w:sz w:val="16"/>
              </w:rPr>
              <w:t>4</w:t>
            </w:r>
          </w:p>
        </w:tc>
        <w:tc>
          <w:tcPr>
            <w:tcW w:w="581" w:type="dxa"/>
            <w:shd w:val="pct15" w:color="auto" w:fill="auto"/>
          </w:tcPr>
          <w:p w:rsidR="003C1FC6" w:rsidRDefault="003C1FC6" w:rsidP="00AE5DE6">
            <w:pPr>
              <w:spacing w:before="60"/>
              <w:rPr>
                <w:rFonts w:ascii="Arial" w:hAnsi="Arial" w:cs="Arial"/>
                <w:sz w:val="16"/>
              </w:rPr>
            </w:pPr>
          </w:p>
        </w:tc>
      </w:tr>
      <w:tr w:rsidR="003C1FC6" w:rsidTr="00AE5DE6">
        <w:tc>
          <w:tcPr>
            <w:tcW w:w="1717" w:type="dxa"/>
          </w:tcPr>
          <w:p w:rsidR="003C1FC6" w:rsidRDefault="003C1FC6" w:rsidP="00AE5DE6">
            <w:pPr>
              <w:spacing w:before="60"/>
              <w:rPr>
                <w:rFonts w:ascii="Arial" w:hAnsi="Arial" w:cs="Arial"/>
                <w:b/>
                <w:bCs/>
                <w:sz w:val="16"/>
              </w:rPr>
            </w:pPr>
          </w:p>
        </w:tc>
        <w:tc>
          <w:tcPr>
            <w:tcW w:w="3220" w:type="dxa"/>
          </w:tcPr>
          <w:p w:rsidR="003C1FC6" w:rsidRPr="000C2131" w:rsidRDefault="003C1FC6" w:rsidP="00AE5DE6">
            <w:pPr>
              <w:spacing w:before="60"/>
              <w:rPr>
                <w:rFonts w:ascii="Arial" w:hAnsi="Arial" w:cs="Arial"/>
                <w:sz w:val="16"/>
              </w:rPr>
            </w:pPr>
            <w:r w:rsidRPr="00C95416">
              <w:rPr>
                <w:rFonts w:ascii="Arial" w:hAnsi="Arial" w:cs="Arial"/>
                <w:sz w:val="16"/>
              </w:rPr>
              <w:t>FiltWhlSpdL_RadpSec_T_f32</w:t>
            </w:r>
          </w:p>
        </w:tc>
        <w:tc>
          <w:tcPr>
            <w:tcW w:w="1000" w:type="dxa"/>
          </w:tcPr>
          <w:p w:rsidR="003C1FC6" w:rsidRPr="00CA7D19" w:rsidRDefault="003C1FC6" w:rsidP="00AE5DE6">
            <w:pPr>
              <w:spacing w:before="60"/>
              <w:rPr>
                <w:rFonts w:ascii="Arial" w:hAnsi="Arial" w:cs="Arial"/>
                <w:sz w:val="16"/>
              </w:rPr>
            </w:pPr>
            <w:r w:rsidRPr="000C2131">
              <w:rPr>
                <w:rFonts w:ascii="Arial" w:hAnsi="Arial" w:cs="Arial"/>
                <w:sz w:val="16"/>
              </w:rPr>
              <w:t>float32</w:t>
            </w:r>
          </w:p>
        </w:tc>
        <w:tc>
          <w:tcPr>
            <w:tcW w:w="646" w:type="dxa"/>
          </w:tcPr>
          <w:p w:rsidR="003C1FC6" w:rsidRDefault="003C1FC6" w:rsidP="00AE5DE6">
            <w:pPr>
              <w:spacing w:before="60"/>
              <w:rPr>
                <w:rFonts w:ascii="Arial" w:hAnsi="Arial" w:cs="Arial"/>
                <w:sz w:val="16"/>
              </w:rPr>
            </w:pPr>
            <w:r>
              <w:rPr>
                <w:rFonts w:ascii="Arial" w:hAnsi="Arial" w:cs="Arial"/>
                <w:sz w:val="16"/>
              </w:rPr>
              <w:t>-4</w:t>
            </w:r>
          </w:p>
        </w:tc>
        <w:tc>
          <w:tcPr>
            <w:tcW w:w="1774" w:type="dxa"/>
          </w:tcPr>
          <w:p w:rsidR="003C1FC6" w:rsidRDefault="003C1FC6" w:rsidP="00AE5DE6">
            <w:pPr>
              <w:spacing w:before="60"/>
              <w:rPr>
                <w:rFonts w:ascii="Arial" w:hAnsi="Arial" w:cs="Arial"/>
                <w:sz w:val="16"/>
              </w:rPr>
            </w:pPr>
            <w:r>
              <w:rPr>
                <w:rFonts w:ascii="Arial" w:hAnsi="Arial" w:cs="Arial"/>
                <w:sz w:val="16"/>
              </w:rPr>
              <w:t>4</w:t>
            </w:r>
          </w:p>
        </w:tc>
        <w:tc>
          <w:tcPr>
            <w:tcW w:w="581" w:type="dxa"/>
            <w:shd w:val="pct15" w:color="auto" w:fill="auto"/>
          </w:tcPr>
          <w:p w:rsidR="003C1FC6" w:rsidRDefault="003C1FC6" w:rsidP="00AE5DE6">
            <w:pPr>
              <w:spacing w:before="60"/>
              <w:rPr>
                <w:rFonts w:ascii="Arial" w:hAnsi="Arial" w:cs="Arial"/>
                <w:sz w:val="16"/>
              </w:rPr>
            </w:pPr>
          </w:p>
        </w:tc>
      </w:tr>
      <w:tr w:rsidR="00013B60" w:rsidTr="00AE5DE6">
        <w:tc>
          <w:tcPr>
            <w:tcW w:w="1717" w:type="dxa"/>
          </w:tcPr>
          <w:p w:rsidR="00013B60" w:rsidRDefault="00013B60" w:rsidP="00AE5DE6">
            <w:pPr>
              <w:spacing w:before="60"/>
              <w:rPr>
                <w:rFonts w:ascii="Arial" w:hAnsi="Arial" w:cs="Arial"/>
                <w:b/>
                <w:bCs/>
                <w:sz w:val="16"/>
              </w:rPr>
            </w:pPr>
          </w:p>
        </w:tc>
        <w:tc>
          <w:tcPr>
            <w:tcW w:w="3220" w:type="dxa"/>
          </w:tcPr>
          <w:p w:rsidR="00013B60" w:rsidRPr="00C95416" w:rsidRDefault="00013B60" w:rsidP="00AE5DE6">
            <w:pPr>
              <w:spacing w:before="60"/>
              <w:rPr>
                <w:rFonts w:ascii="Arial" w:hAnsi="Arial" w:cs="Arial"/>
                <w:sz w:val="16"/>
              </w:rPr>
            </w:pPr>
            <w:r>
              <w:rPr>
                <w:rFonts w:ascii="Arial" w:hAnsi="Arial" w:cs="Arial"/>
                <w:sz w:val="16"/>
              </w:rPr>
              <w:t>VehSpd_Kph_T_f32</w:t>
            </w:r>
          </w:p>
        </w:tc>
        <w:tc>
          <w:tcPr>
            <w:tcW w:w="1000" w:type="dxa"/>
          </w:tcPr>
          <w:p w:rsidR="00013B60" w:rsidRPr="000C2131" w:rsidRDefault="00013B60" w:rsidP="00AE5DE6">
            <w:pPr>
              <w:spacing w:before="60"/>
              <w:rPr>
                <w:rFonts w:ascii="Arial" w:hAnsi="Arial" w:cs="Arial"/>
                <w:sz w:val="16"/>
              </w:rPr>
            </w:pPr>
            <w:r>
              <w:rPr>
                <w:rFonts w:ascii="Arial" w:hAnsi="Arial" w:cs="Arial"/>
                <w:sz w:val="16"/>
              </w:rPr>
              <w:t>float32</w:t>
            </w:r>
          </w:p>
        </w:tc>
        <w:tc>
          <w:tcPr>
            <w:tcW w:w="646" w:type="dxa"/>
          </w:tcPr>
          <w:p w:rsidR="00013B60" w:rsidRDefault="00013B60" w:rsidP="00AE5DE6">
            <w:pPr>
              <w:spacing w:before="60"/>
              <w:rPr>
                <w:rFonts w:ascii="Arial" w:hAnsi="Arial" w:cs="Arial"/>
                <w:sz w:val="16"/>
              </w:rPr>
            </w:pPr>
            <w:r>
              <w:rPr>
                <w:rFonts w:ascii="Arial" w:hAnsi="Arial" w:cs="Arial"/>
                <w:sz w:val="16"/>
              </w:rPr>
              <w:t>0</w:t>
            </w:r>
          </w:p>
        </w:tc>
        <w:tc>
          <w:tcPr>
            <w:tcW w:w="1774" w:type="dxa"/>
          </w:tcPr>
          <w:p w:rsidR="00013B60" w:rsidRDefault="00013B60" w:rsidP="00AE5DE6">
            <w:pPr>
              <w:spacing w:before="60"/>
              <w:rPr>
                <w:rFonts w:ascii="Arial" w:hAnsi="Arial" w:cs="Arial"/>
                <w:sz w:val="16"/>
              </w:rPr>
            </w:pPr>
            <w:r>
              <w:rPr>
                <w:rFonts w:ascii="Arial" w:hAnsi="Arial" w:cs="Arial"/>
                <w:sz w:val="16"/>
              </w:rPr>
              <w:t>512</w:t>
            </w:r>
          </w:p>
        </w:tc>
        <w:tc>
          <w:tcPr>
            <w:tcW w:w="581" w:type="dxa"/>
            <w:shd w:val="pct15" w:color="auto" w:fill="auto"/>
          </w:tcPr>
          <w:p w:rsidR="00013B60" w:rsidRDefault="00013B60" w:rsidP="00AE5DE6">
            <w:pPr>
              <w:spacing w:before="60"/>
              <w:rPr>
                <w:rFonts w:ascii="Arial" w:hAnsi="Arial" w:cs="Arial"/>
                <w:sz w:val="16"/>
              </w:rPr>
            </w:pPr>
          </w:p>
        </w:tc>
      </w:tr>
      <w:tr w:rsidR="00013B60" w:rsidTr="00AE5DE6">
        <w:tc>
          <w:tcPr>
            <w:tcW w:w="1717" w:type="dxa"/>
          </w:tcPr>
          <w:p w:rsidR="00013B60" w:rsidRDefault="00013B60" w:rsidP="00AE5DE6">
            <w:pPr>
              <w:spacing w:before="60"/>
              <w:rPr>
                <w:rFonts w:ascii="Arial" w:hAnsi="Arial" w:cs="Arial"/>
                <w:b/>
                <w:bCs/>
                <w:sz w:val="16"/>
              </w:rPr>
            </w:pPr>
          </w:p>
        </w:tc>
        <w:tc>
          <w:tcPr>
            <w:tcW w:w="3220" w:type="dxa"/>
          </w:tcPr>
          <w:p w:rsidR="00013B60" w:rsidRPr="00C95416" w:rsidRDefault="00013B60" w:rsidP="00AE5DE6">
            <w:pPr>
              <w:spacing w:before="60"/>
              <w:rPr>
                <w:rFonts w:ascii="Arial" w:hAnsi="Arial" w:cs="Arial"/>
                <w:sz w:val="16"/>
              </w:rPr>
            </w:pPr>
            <w:proofErr w:type="spellStart"/>
            <w:r>
              <w:rPr>
                <w:rFonts w:ascii="Arial" w:hAnsi="Arial" w:cs="Arial"/>
                <w:sz w:val="16"/>
              </w:rPr>
              <w:t>VehSpdValid_Cnt_T_lgc</w:t>
            </w:r>
            <w:proofErr w:type="spellEnd"/>
          </w:p>
        </w:tc>
        <w:tc>
          <w:tcPr>
            <w:tcW w:w="1000" w:type="dxa"/>
          </w:tcPr>
          <w:p w:rsidR="00013B60" w:rsidRPr="000C2131" w:rsidRDefault="00013B60" w:rsidP="00AE5DE6">
            <w:pPr>
              <w:spacing w:before="60"/>
              <w:rPr>
                <w:rFonts w:ascii="Arial" w:hAnsi="Arial" w:cs="Arial"/>
                <w:sz w:val="16"/>
              </w:rPr>
            </w:pPr>
            <w:proofErr w:type="spellStart"/>
            <w:r w:rsidRPr="005C7EBB">
              <w:rPr>
                <w:rFonts w:ascii="Arial" w:hAnsi="Arial" w:cs="Arial"/>
                <w:sz w:val="16"/>
              </w:rPr>
              <w:t>boolean</w:t>
            </w:r>
            <w:proofErr w:type="spellEnd"/>
          </w:p>
        </w:tc>
        <w:tc>
          <w:tcPr>
            <w:tcW w:w="646" w:type="dxa"/>
          </w:tcPr>
          <w:p w:rsidR="00013B60" w:rsidRDefault="00013B60" w:rsidP="00AE5DE6">
            <w:pPr>
              <w:spacing w:before="60"/>
              <w:rPr>
                <w:rFonts w:ascii="Arial" w:hAnsi="Arial" w:cs="Arial"/>
                <w:sz w:val="16"/>
              </w:rPr>
            </w:pPr>
            <w:r>
              <w:rPr>
                <w:rFonts w:ascii="Arial" w:hAnsi="Arial" w:cs="Arial"/>
                <w:sz w:val="16"/>
              </w:rPr>
              <w:t>FALSE</w:t>
            </w:r>
          </w:p>
        </w:tc>
        <w:tc>
          <w:tcPr>
            <w:tcW w:w="1774" w:type="dxa"/>
          </w:tcPr>
          <w:p w:rsidR="00013B60" w:rsidRDefault="00013B60" w:rsidP="00AE5DE6">
            <w:pPr>
              <w:spacing w:before="60"/>
              <w:rPr>
                <w:rFonts w:ascii="Arial" w:hAnsi="Arial" w:cs="Arial"/>
                <w:sz w:val="16"/>
              </w:rPr>
            </w:pPr>
            <w:r>
              <w:rPr>
                <w:rFonts w:ascii="Arial" w:hAnsi="Arial" w:cs="Arial"/>
                <w:sz w:val="16"/>
              </w:rPr>
              <w:t>TRUE</w:t>
            </w:r>
          </w:p>
        </w:tc>
        <w:tc>
          <w:tcPr>
            <w:tcW w:w="581" w:type="dxa"/>
            <w:shd w:val="pct15" w:color="auto" w:fill="auto"/>
          </w:tcPr>
          <w:p w:rsidR="00013B60" w:rsidRDefault="00013B60" w:rsidP="00AE5DE6">
            <w:pPr>
              <w:spacing w:before="60"/>
              <w:rPr>
                <w:rFonts w:ascii="Arial" w:hAnsi="Arial" w:cs="Arial"/>
                <w:sz w:val="16"/>
              </w:rPr>
            </w:pPr>
          </w:p>
        </w:tc>
      </w:tr>
      <w:tr w:rsidR="00013B60" w:rsidTr="00AE5DE6">
        <w:tc>
          <w:tcPr>
            <w:tcW w:w="1717" w:type="dxa"/>
          </w:tcPr>
          <w:p w:rsidR="00013B60" w:rsidRDefault="00013B60" w:rsidP="00AE5DE6">
            <w:pPr>
              <w:spacing w:before="60"/>
              <w:rPr>
                <w:rFonts w:ascii="Arial" w:hAnsi="Arial" w:cs="Arial"/>
                <w:b/>
                <w:bCs/>
                <w:sz w:val="16"/>
              </w:rPr>
            </w:pPr>
          </w:p>
        </w:tc>
        <w:tc>
          <w:tcPr>
            <w:tcW w:w="3220" w:type="dxa"/>
          </w:tcPr>
          <w:p w:rsidR="00013B60" w:rsidRPr="00C95416" w:rsidRDefault="00095871" w:rsidP="00AE5DE6">
            <w:pPr>
              <w:spacing w:before="60"/>
              <w:rPr>
                <w:rFonts w:ascii="Arial" w:hAnsi="Arial" w:cs="Arial"/>
                <w:sz w:val="16"/>
              </w:rPr>
            </w:pPr>
            <w:proofErr w:type="spellStart"/>
            <w:r w:rsidRPr="00095871">
              <w:rPr>
                <w:rFonts w:ascii="Arial" w:hAnsi="Arial" w:cs="Arial"/>
                <w:sz w:val="16"/>
              </w:rPr>
              <w:t>WIRDisable_Cnt_T_lgc</w:t>
            </w:r>
            <w:proofErr w:type="spellEnd"/>
          </w:p>
        </w:tc>
        <w:tc>
          <w:tcPr>
            <w:tcW w:w="1000" w:type="dxa"/>
          </w:tcPr>
          <w:p w:rsidR="00013B60" w:rsidRPr="000C2131" w:rsidRDefault="00013B60" w:rsidP="00AE5DE6">
            <w:pPr>
              <w:spacing w:before="60"/>
              <w:rPr>
                <w:rFonts w:ascii="Arial" w:hAnsi="Arial" w:cs="Arial"/>
                <w:sz w:val="16"/>
              </w:rPr>
            </w:pPr>
            <w:proofErr w:type="spellStart"/>
            <w:r w:rsidRPr="005C7EBB">
              <w:rPr>
                <w:rFonts w:ascii="Arial" w:hAnsi="Arial" w:cs="Arial"/>
                <w:sz w:val="16"/>
              </w:rPr>
              <w:t>boolean</w:t>
            </w:r>
            <w:proofErr w:type="spellEnd"/>
          </w:p>
        </w:tc>
        <w:tc>
          <w:tcPr>
            <w:tcW w:w="646" w:type="dxa"/>
          </w:tcPr>
          <w:p w:rsidR="00013B60" w:rsidRDefault="00013B60" w:rsidP="00AE5DE6">
            <w:pPr>
              <w:spacing w:before="60"/>
              <w:rPr>
                <w:rFonts w:ascii="Arial" w:hAnsi="Arial" w:cs="Arial"/>
                <w:sz w:val="16"/>
              </w:rPr>
            </w:pPr>
            <w:r w:rsidRPr="005C7EBB">
              <w:rPr>
                <w:rFonts w:ascii="Arial" w:hAnsi="Arial" w:cs="Arial"/>
                <w:sz w:val="16"/>
              </w:rPr>
              <w:t>FALSE</w:t>
            </w:r>
          </w:p>
        </w:tc>
        <w:tc>
          <w:tcPr>
            <w:tcW w:w="1774" w:type="dxa"/>
          </w:tcPr>
          <w:p w:rsidR="00013B60" w:rsidRDefault="00013B60" w:rsidP="00AE5DE6">
            <w:pPr>
              <w:spacing w:before="60"/>
              <w:rPr>
                <w:rFonts w:ascii="Arial" w:hAnsi="Arial" w:cs="Arial"/>
                <w:sz w:val="16"/>
              </w:rPr>
            </w:pPr>
            <w:r w:rsidRPr="005C7EBB">
              <w:rPr>
                <w:rFonts w:ascii="Arial" w:hAnsi="Arial" w:cs="Arial"/>
                <w:sz w:val="16"/>
              </w:rPr>
              <w:t>TRUE</w:t>
            </w:r>
          </w:p>
        </w:tc>
        <w:tc>
          <w:tcPr>
            <w:tcW w:w="581" w:type="dxa"/>
            <w:shd w:val="pct15" w:color="auto" w:fill="auto"/>
          </w:tcPr>
          <w:p w:rsidR="00013B60" w:rsidRDefault="00013B60" w:rsidP="00AE5DE6">
            <w:pPr>
              <w:spacing w:before="60"/>
              <w:rPr>
                <w:rFonts w:ascii="Arial" w:hAnsi="Arial" w:cs="Arial"/>
                <w:sz w:val="16"/>
              </w:rPr>
            </w:pPr>
          </w:p>
        </w:tc>
      </w:tr>
      <w:tr w:rsidR="00013B60" w:rsidTr="00AE5DE6">
        <w:tc>
          <w:tcPr>
            <w:tcW w:w="1717" w:type="dxa"/>
          </w:tcPr>
          <w:p w:rsidR="00013B60" w:rsidRDefault="00013B60" w:rsidP="00AE5DE6">
            <w:pPr>
              <w:spacing w:before="60"/>
              <w:rPr>
                <w:rFonts w:ascii="Arial" w:hAnsi="Arial" w:cs="Arial"/>
                <w:b/>
                <w:bCs/>
                <w:sz w:val="16"/>
              </w:rPr>
            </w:pPr>
          </w:p>
        </w:tc>
        <w:tc>
          <w:tcPr>
            <w:tcW w:w="3220" w:type="dxa"/>
          </w:tcPr>
          <w:p w:rsidR="00013B60" w:rsidRPr="00C95416" w:rsidRDefault="00013B60" w:rsidP="00AE5DE6">
            <w:pPr>
              <w:spacing w:before="60"/>
              <w:rPr>
                <w:rFonts w:ascii="Arial" w:hAnsi="Arial" w:cs="Arial"/>
                <w:sz w:val="16"/>
              </w:rPr>
            </w:pPr>
            <w:proofErr w:type="spellStart"/>
            <w:r>
              <w:rPr>
                <w:rFonts w:ascii="Arial" w:hAnsi="Arial" w:cs="Arial"/>
                <w:sz w:val="16"/>
              </w:rPr>
              <w:t>WIRMfgEnable_Cnt_T_lgc</w:t>
            </w:r>
            <w:proofErr w:type="spellEnd"/>
          </w:p>
        </w:tc>
        <w:tc>
          <w:tcPr>
            <w:tcW w:w="1000" w:type="dxa"/>
          </w:tcPr>
          <w:p w:rsidR="00013B60" w:rsidRPr="000C2131" w:rsidRDefault="00013B60" w:rsidP="00AE5DE6">
            <w:pPr>
              <w:spacing w:before="60"/>
              <w:rPr>
                <w:rFonts w:ascii="Arial" w:hAnsi="Arial" w:cs="Arial"/>
                <w:sz w:val="16"/>
              </w:rPr>
            </w:pPr>
            <w:proofErr w:type="spellStart"/>
            <w:r>
              <w:rPr>
                <w:rFonts w:ascii="Arial" w:hAnsi="Arial" w:cs="Arial"/>
                <w:sz w:val="16"/>
              </w:rPr>
              <w:t>boolean</w:t>
            </w:r>
            <w:proofErr w:type="spellEnd"/>
          </w:p>
        </w:tc>
        <w:tc>
          <w:tcPr>
            <w:tcW w:w="646" w:type="dxa"/>
          </w:tcPr>
          <w:p w:rsidR="00013B60" w:rsidRDefault="00013B60" w:rsidP="00AE5DE6">
            <w:pPr>
              <w:spacing w:before="60"/>
              <w:rPr>
                <w:rFonts w:ascii="Arial" w:hAnsi="Arial" w:cs="Arial"/>
                <w:sz w:val="16"/>
              </w:rPr>
            </w:pPr>
            <w:r w:rsidRPr="005C7EBB">
              <w:rPr>
                <w:rFonts w:ascii="Arial" w:hAnsi="Arial" w:cs="Arial"/>
                <w:sz w:val="16"/>
              </w:rPr>
              <w:t>FALSE</w:t>
            </w:r>
          </w:p>
        </w:tc>
        <w:tc>
          <w:tcPr>
            <w:tcW w:w="1774" w:type="dxa"/>
          </w:tcPr>
          <w:p w:rsidR="00013B60" w:rsidRDefault="00013B60" w:rsidP="00AE5DE6">
            <w:pPr>
              <w:spacing w:before="60"/>
              <w:rPr>
                <w:rFonts w:ascii="Arial" w:hAnsi="Arial" w:cs="Arial"/>
                <w:sz w:val="16"/>
              </w:rPr>
            </w:pPr>
            <w:r w:rsidRPr="005C7EBB">
              <w:rPr>
                <w:rFonts w:ascii="Arial" w:hAnsi="Arial" w:cs="Arial"/>
                <w:sz w:val="16"/>
              </w:rPr>
              <w:t>TRUE</w:t>
            </w:r>
          </w:p>
        </w:tc>
        <w:tc>
          <w:tcPr>
            <w:tcW w:w="581" w:type="dxa"/>
            <w:shd w:val="pct15" w:color="auto" w:fill="auto"/>
          </w:tcPr>
          <w:p w:rsidR="00013B60" w:rsidRDefault="00013B60" w:rsidP="00AE5DE6">
            <w:pPr>
              <w:spacing w:before="60"/>
              <w:rPr>
                <w:rFonts w:ascii="Arial" w:hAnsi="Arial" w:cs="Arial"/>
                <w:sz w:val="16"/>
              </w:rPr>
            </w:pPr>
          </w:p>
        </w:tc>
      </w:tr>
      <w:tr w:rsidR="003C1FC6" w:rsidTr="00AE5DE6">
        <w:tc>
          <w:tcPr>
            <w:tcW w:w="1717" w:type="dxa"/>
          </w:tcPr>
          <w:p w:rsidR="003C1FC6" w:rsidRDefault="003C1FC6" w:rsidP="00AE5DE6">
            <w:pPr>
              <w:spacing w:before="60"/>
              <w:rPr>
                <w:rFonts w:ascii="Arial" w:hAnsi="Arial" w:cs="Arial"/>
                <w:b/>
                <w:bCs/>
                <w:sz w:val="16"/>
              </w:rPr>
            </w:pPr>
            <w:r>
              <w:rPr>
                <w:rFonts w:ascii="Arial" w:hAnsi="Arial" w:cs="Arial"/>
                <w:b/>
                <w:bCs/>
                <w:sz w:val="16"/>
              </w:rPr>
              <w:t>Return Value</w:t>
            </w:r>
          </w:p>
        </w:tc>
        <w:tc>
          <w:tcPr>
            <w:tcW w:w="3220" w:type="dxa"/>
          </w:tcPr>
          <w:p w:rsidR="003C1FC6" w:rsidRDefault="003C1FC6" w:rsidP="00AE5DE6">
            <w:pPr>
              <w:spacing w:before="60"/>
              <w:rPr>
                <w:rFonts w:ascii="Arial" w:hAnsi="Arial" w:cs="Arial"/>
                <w:sz w:val="16"/>
              </w:rPr>
            </w:pPr>
            <w:r w:rsidRPr="00C95416">
              <w:rPr>
                <w:rFonts w:ascii="Arial" w:hAnsi="Arial" w:cs="Arial"/>
                <w:sz w:val="16"/>
              </w:rPr>
              <w:t>Enable_Uls_T_f32</w:t>
            </w:r>
          </w:p>
        </w:tc>
        <w:tc>
          <w:tcPr>
            <w:tcW w:w="1000" w:type="dxa"/>
          </w:tcPr>
          <w:p w:rsidR="003C1FC6" w:rsidRDefault="003C1FC6" w:rsidP="00AE5DE6">
            <w:pPr>
              <w:spacing w:before="60"/>
              <w:rPr>
                <w:rFonts w:ascii="Arial" w:hAnsi="Arial" w:cs="Arial"/>
                <w:sz w:val="16"/>
              </w:rPr>
            </w:pPr>
            <w:r>
              <w:rPr>
                <w:rFonts w:ascii="Arial" w:hAnsi="Arial" w:cs="Arial"/>
                <w:sz w:val="16"/>
              </w:rPr>
              <w:t>float32</w:t>
            </w:r>
          </w:p>
        </w:tc>
        <w:tc>
          <w:tcPr>
            <w:tcW w:w="646" w:type="dxa"/>
          </w:tcPr>
          <w:p w:rsidR="003C1FC6" w:rsidRDefault="003C1FC6" w:rsidP="00AE5DE6">
            <w:pPr>
              <w:spacing w:before="60"/>
              <w:rPr>
                <w:rFonts w:ascii="Arial" w:hAnsi="Arial" w:cs="Arial"/>
                <w:sz w:val="16"/>
              </w:rPr>
            </w:pPr>
            <w:r>
              <w:rPr>
                <w:rFonts w:ascii="Arial" w:hAnsi="Arial" w:cs="Arial"/>
                <w:sz w:val="16"/>
              </w:rPr>
              <w:t>0.0</w:t>
            </w:r>
          </w:p>
        </w:tc>
        <w:tc>
          <w:tcPr>
            <w:tcW w:w="1774" w:type="dxa"/>
          </w:tcPr>
          <w:p w:rsidR="003C1FC6" w:rsidRDefault="003C1FC6" w:rsidP="00AE5DE6">
            <w:pPr>
              <w:spacing w:before="60"/>
              <w:rPr>
                <w:rFonts w:ascii="Arial" w:hAnsi="Arial" w:cs="Arial"/>
                <w:sz w:val="16"/>
              </w:rPr>
            </w:pPr>
            <w:r>
              <w:rPr>
                <w:rFonts w:ascii="Arial" w:hAnsi="Arial" w:cs="Arial"/>
                <w:sz w:val="16"/>
              </w:rPr>
              <w:t>1.0</w:t>
            </w:r>
          </w:p>
        </w:tc>
        <w:tc>
          <w:tcPr>
            <w:tcW w:w="581" w:type="dxa"/>
          </w:tcPr>
          <w:p w:rsidR="003C1FC6" w:rsidRDefault="007410DE" w:rsidP="00AE5DE6">
            <w:pPr>
              <w:spacing w:before="60"/>
              <w:rPr>
                <w:rFonts w:ascii="Arial" w:hAnsi="Arial" w:cs="Arial"/>
                <w:sz w:val="16"/>
              </w:rPr>
            </w:pPr>
            <w:r w:rsidRPr="007410DE">
              <w:rPr>
                <w:rFonts w:ascii="Arial" w:hAnsi="Arial" w:cs="Arial"/>
                <w:sz w:val="16"/>
              </w:rPr>
              <w:t>0.0000610</w:t>
            </w:r>
          </w:p>
        </w:tc>
      </w:tr>
    </w:tbl>
    <w:p w:rsidR="003C1FC6" w:rsidRDefault="003C1FC6" w:rsidP="003C1FC6">
      <w:pPr>
        <w:pStyle w:val="Heading4"/>
      </w:pPr>
      <w:r>
        <w:lastRenderedPageBreak/>
        <w:t>Description</w:t>
      </w:r>
    </w:p>
    <w:p w:rsidR="003C1FC6" w:rsidRDefault="0011682C" w:rsidP="003C1FC6">
      <w:pPr>
        <w:spacing w:after="0"/>
        <w:rPr>
          <w:rFonts w:ascii="Arial" w:hAnsi="Arial"/>
          <w:b/>
          <w:kern w:val="28"/>
          <w:sz w:val="28"/>
        </w:rPr>
      </w:pPr>
      <w:r>
        <w:object w:dxaOrig="11026" w:dyaOrig="20318">
          <v:shape id="_x0000_i1032" type="#_x0000_t75" style="width:309.3pt;height:565.65pt" o:ole="">
            <v:imagedata r:id="rId22" o:title=""/>
          </v:shape>
          <o:OLEObject Type="Embed" ProgID="Visio.Drawing.11" ShapeID="_x0000_i1032" DrawAspect="Content" ObjectID="_1426334559" r:id="rId23"/>
        </w:object>
      </w:r>
    </w:p>
    <w:p w:rsidR="00FC7D63" w:rsidRDefault="00FC7D63" w:rsidP="00FC7D63">
      <w:pPr>
        <w:spacing w:after="0"/>
        <w:rPr>
          <w:rFonts w:ascii="Arial" w:hAnsi="Arial"/>
          <w:b/>
          <w:kern w:val="28"/>
          <w:sz w:val="28"/>
        </w:rPr>
      </w:pPr>
    </w:p>
    <w:p w:rsidR="003C1FC6" w:rsidRDefault="00300F27" w:rsidP="003C1FC6">
      <w:pPr>
        <w:pStyle w:val="Heading3"/>
      </w:pPr>
      <w:r>
        <w:t>Calculated Disturbance Magnitude</w:t>
      </w:r>
    </w:p>
    <w:p w:rsidR="003C1FC6" w:rsidRDefault="003C1FC6" w:rsidP="003C1FC6">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4"/>
        <w:gridCol w:w="3173"/>
        <w:gridCol w:w="990"/>
        <w:gridCol w:w="640"/>
        <w:gridCol w:w="1735"/>
        <w:gridCol w:w="706"/>
      </w:tblGrid>
      <w:tr w:rsidR="003C1FC6" w:rsidTr="00AE5DE6">
        <w:tc>
          <w:tcPr>
            <w:tcW w:w="1717" w:type="dxa"/>
          </w:tcPr>
          <w:p w:rsidR="003C1FC6" w:rsidRDefault="003C1FC6" w:rsidP="00AE5DE6">
            <w:pPr>
              <w:spacing w:before="60"/>
              <w:rPr>
                <w:rFonts w:ascii="Arial" w:hAnsi="Arial" w:cs="Arial"/>
                <w:b/>
                <w:bCs/>
                <w:sz w:val="16"/>
              </w:rPr>
            </w:pPr>
            <w:r>
              <w:rPr>
                <w:rFonts w:ascii="Arial" w:hAnsi="Arial" w:cs="Arial"/>
                <w:b/>
                <w:bCs/>
                <w:sz w:val="16"/>
              </w:rPr>
              <w:t>Function Name</w:t>
            </w:r>
          </w:p>
        </w:tc>
        <w:tc>
          <w:tcPr>
            <w:tcW w:w="3220" w:type="dxa"/>
          </w:tcPr>
          <w:p w:rsidR="003C1FC6" w:rsidRDefault="003C1FC6" w:rsidP="00AE5DE6">
            <w:pPr>
              <w:spacing w:before="60"/>
              <w:rPr>
                <w:rFonts w:ascii="Arial" w:hAnsi="Arial" w:cs="Arial"/>
                <w:sz w:val="16"/>
              </w:rPr>
            </w:pPr>
            <w:proofErr w:type="spellStart"/>
            <w:r w:rsidRPr="0007224A">
              <w:rPr>
                <w:rFonts w:ascii="Arial" w:hAnsi="Arial" w:cs="Arial"/>
                <w:sz w:val="16"/>
              </w:rPr>
              <w:t>CalcDistMag</w:t>
            </w:r>
            <w:proofErr w:type="spellEnd"/>
          </w:p>
        </w:tc>
        <w:tc>
          <w:tcPr>
            <w:tcW w:w="1000" w:type="dxa"/>
            <w:shd w:val="pct30" w:color="FFFF00" w:fill="auto"/>
          </w:tcPr>
          <w:p w:rsidR="003C1FC6" w:rsidRDefault="003C1FC6" w:rsidP="00AE5DE6">
            <w:pPr>
              <w:spacing w:before="60"/>
              <w:jc w:val="center"/>
              <w:rPr>
                <w:rFonts w:ascii="Arial" w:hAnsi="Arial" w:cs="Arial"/>
                <w:sz w:val="16"/>
              </w:rPr>
            </w:pPr>
            <w:r>
              <w:rPr>
                <w:rFonts w:ascii="Arial" w:hAnsi="Arial" w:cs="Arial"/>
                <w:sz w:val="16"/>
              </w:rPr>
              <w:t>Type</w:t>
            </w:r>
          </w:p>
        </w:tc>
        <w:tc>
          <w:tcPr>
            <w:tcW w:w="646" w:type="dxa"/>
            <w:shd w:val="pct30" w:color="FFFF00" w:fill="auto"/>
          </w:tcPr>
          <w:p w:rsidR="003C1FC6" w:rsidRDefault="003C1FC6" w:rsidP="00AE5DE6">
            <w:pPr>
              <w:spacing w:before="60"/>
              <w:jc w:val="center"/>
              <w:rPr>
                <w:rFonts w:ascii="Arial" w:hAnsi="Arial" w:cs="Arial"/>
                <w:sz w:val="16"/>
              </w:rPr>
            </w:pPr>
            <w:r>
              <w:rPr>
                <w:rFonts w:ascii="Arial" w:hAnsi="Arial" w:cs="Arial"/>
                <w:sz w:val="16"/>
              </w:rPr>
              <w:t>Min</w:t>
            </w:r>
          </w:p>
        </w:tc>
        <w:tc>
          <w:tcPr>
            <w:tcW w:w="1774" w:type="dxa"/>
            <w:shd w:val="pct30" w:color="FFFF00" w:fill="auto"/>
          </w:tcPr>
          <w:p w:rsidR="003C1FC6" w:rsidRDefault="003C1FC6" w:rsidP="00AE5DE6">
            <w:pPr>
              <w:spacing w:before="60"/>
              <w:jc w:val="center"/>
              <w:rPr>
                <w:rFonts w:ascii="Arial" w:hAnsi="Arial" w:cs="Arial"/>
                <w:sz w:val="16"/>
              </w:rPr>
            </w:pPr>
            <w:r>
              <w:rPr>
                <w:rFonts w:ascii="Arial" w:hAnsi="Arial" w:cs="Arial"/>
                <w:sz w:val="16"/>
              </w:rPr>
              <w:t>Max</w:t>
            </w:r>
          </w:p>
        </w:tc>
        <w:tc>
          <w:tcPr>
            <w:tcW w:w="581" w:type="dxa"/>
            <w:tcBorders>
              <w:bottom w:val="single" w:sz="4" w:space="0" w:color="auto"/>
            </w:tcBorders>
            <w:shd w:val="pct30" w:color="FFFF00" w:fill="auto"/>
          </w:tcPr>
          <w:p w:rsidR="003C1FC6" w:rsidRDefault="003C1FC6"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C1FC6" w:rsidTr="00AE5DE6">
        <w:tc>
          <w:tcPr>
            <w:tcW w:w="1717" w:type="dxa"/>
          </w:tcPr>
          <w:p w:rsidR="003C1FC6" w:rsidRDefault="003C1FC6" w:rsidP="00AE5DE6">
            <w:pPr>
              <w:spacing w:before="60"/>
              <w:rPr>
                <w:rFonts w:ascii="Arial" w:hAnsi="Arial" w:cs="Arial"/>
                <w:b/>
                <w:bCs/>
                <w:sz w:val="16"/>
              </w:rPr>
            </w:pPr>
            <w:r>
              <w:rPr>
                <w:rFonts w:ascii="Arial" w:hAnsi="Arial" w:cs="Arial"/>
                <w:b/>
                <w:bCs/>
                <w:sz w:val="16"/>
              </w:rPr>
              <w:t xml:space="preserve">Arguments Passed </w:t>
            </w:r>
          </w:p>
        </w:tc>
        <w:tc>
          <w:tcPr>
            <w:tcW w:w="3220" w:type="dxa"/>
          </w:tcPr>
          <w:p w:rsidR="003C1FC6" w:rsidRDefault="003C1FC6" w:rsidP="00AE5DE6">
            <w:pPr>
              <w:spacing w:before="60"/>
              <w:rPr>
                <w:rFonts w:ascii="Arial" w:hAnsi="Arial" w:cs="Arial"/>
                <w:sz w:val="16"/>
              </w:rPr>
            </w:pPr>
            <w:r w:rsidRPr="0007224A">
              <w:rPr>
                <w:rFonts w:ascii="Arial" w:hAnsi="Arial" w:cs="Arial"/>
                <w:sz w:val="16"/>
              </w:rPr>
              <w:t>CurrMag_Uls_T_f32</w:t>
            </w:r>
          </w:p>
        </w:tc>
        <w:tc>
          <w:tcPr>
            <w:tcW w:w="1000" w:type="dxa"/>
          </w:tcPr>
          <w:p w:rsidR="003C1FC6" w:rsidRDefault="003C1FC6" w:rsidP="00AE5DE6">
            <w:pPr>
              <w:spacing w:before="60"/>
              <w:rPr>
                <w:rFonts w:ascii="Arial" w:hAnsi="Arial" w:cs="Arial"/>
                <w:sz w:val="16"/>
              </w:rPr>
            </w:pPr>
            <w:r w:rsidRPr="00CA7D19">
              <w:rPr>
                <w:rFonts w:ascii="Arial" w:hAnsi="Arial" w:cs="Arial"/>
                <w:sz w:val="16"/>
              </w:rPr>
              <w:t>float32</w:t>
            </w:r>
          </w:p>
        </w:tc>
        <w:tc>
          <w:tcPr>
            <w:tcW w:w="646" w:type="dxa"/>
          </w:tcPr>
          <w:p w:rsidR="003C1FC6" w:rsidRDefault="003C1FC6" w:rsidP="00AE5DE6">
            <w:pPr>
              <w:spacing w:before="60"/>
              <w:rPr>
                <w:rFonts w:ascii="Arial" w:hAnsi="Arial" w:cs="Arial"/>
                <w:sz w:val="16"/>
              </w:rPr>
            </w:pPr>
            <w:r>
              <w:rPr>
                <w:rFonts w:ascii="Arial" w:hAnsi="Arial" w:cs="Arial"/>
                <w:sz w:val="16"/>
              </w:rPr>
              <w:t>0</w:t>
            </w:r>
          </w:p>
        </w:tc>
        <w:tc>
          <w:tcPr>
            <w:tcW w:w="1774" w:type="dxa"/>
          </w:tcPr>
          <w:p w:rsidR="003C1FC6" w:rsidRDefault="003C1FC6" w:rsidP="00AE5DE6">
            <w:pPr>
              <w:spacing w:before="60"/>
              <w:rPr>
                <w:rFonts w:ascii="Arial" w:hAnsi="Arial" w:cs="Arial"/>
                <w:sz w:val="16"/>
              </w:rPr>
            </w:pPr>
            <w:r>
              <w:rPr>
                <w:rFonts w:ascii="Arial" w:hAnsi="Arial" w:cs="Arial"/>
                <w:sz w:val="16"/>
              </w:rPr>
              <w:t>4*π/2</w:t>
            </w:r>
          </w:p>
        </w:tc>
        <w:tc>
          <w:tcPr>
            <w:tcW w:w="581" w:type="dxa"/>
            <w:shd w:val="pct15" w:color="auto" w:fill="auto"/>
          </w:tcPr>
          <w:p w:rsidR="003C1FC6" w:rsidRDefault="003C1FC6" w:rsidP="00AE5DE6">
            <w:pPr>
              <w:spacing w:before="60"/>
              <w:rPr>
                <w:rFonts w:ascii="Arial" w:hAnsi="Arial" w:cs="Arial"/>
                <w:sz w:val="16"/>
              </w:rPr>
            </w:pPr>
          </w:p>
        </w:tc>
      </w:tr>
      <w:tr w:rsidR="003C1FC6" w:rsidTr="00AE5DE6">
        <w:tc>
          <w:tcPr>
            <w:tcW w:w="1717" w:type="dxa"/>
          </w:tcPr>
          <w:p w:rsidR="003C1FC6" w:rsidRDefault="003C1FC6" w:rsidP="00AE5DE6">
            <w:pPr>
              <w:spacing w:before="60"/>
              <w:rPr>
                <w:rFonts w:ascii="Arial" w:hAnsi="Arial" w:cs="Arial"/>
                <w:b/>
                <w:bCs/>
                <w:sz w:val="16"/>
              </w:rPr>
            </w:pPr>
          </w:p>
        </w:tc>
        <w:tc>
          <w:tcPr>
            <w:tcW w:w="3220" w:type="dxa"/>
          </w:tcPr>
          <w:p w:rsidR="003C1FC6" w:rsidRDefault="003C1FC6" w:rsidP="00AE5DE6">
            <w:pPr>
              <w:spacing w:before="60"/>
              <w:rPr>
                <w:rFonts w:ascii="Arial" w:hAnsi="Arial" w:cs="Arial"/>
                <w:sz w:val="16"/>
              </w:rPr>
            </w:pPr>
            <w:r w:rsidRPr="0007224A">
              <w:rPr>
                <w:rFonts w:ascii="Arial" w:hAnsi="Arial" w:cs="Arial"/>
                <w:sz w:val="16"/>
              </w:rPr>
              <w:t>Peak_Uls_T_f32</w:t>
            </w:r>
          </w:p>
        </w:tc>
        <w:tc>
          <w:tcPr>
            <w:tcW w:w="1000" w:type="dxa"/>
          </w:tcPr>
          <w:p w:rsidR="003C1FC6" w:rsidRDefault="003C1FC6" w:rsidP="00AE5DE6">
            <w:pPr>
              <w:spacing w:before="60"/>
              <w:rPr>
                <w:rFonts w:ascii="Arial" w:hAnsi="Arial" w:cs="Arial"/>
                <w:sz w:val="16"/>
              </w:rPr>
            </w:pPr>
            <w:r w:rsidRPr="00CA7D19">
              <w:rPr>
                <w:rFonts w:ascii="Arial" w:hAnsi="Arial" w:cs="Arial"/>
                <w:sz w:val="16"/>
              </w:rPr>
              <w:t>float32</w:t>
            </w:r>
          </w:p>
        </w:tc>
        <w:tc>
          <w:tcPr>
            <w:tcW w:w="646" w:type="dxa"/>
          </w:tcPr>
          <w:p w:rsidR="003C1FC6" w:rsidRDefault="003C1FC6" w:rsidP="00AE5DE6">
            <w:pPr>
              <w:spacing w:before="60"/>
              <w:rPr>
                <w:rFonts w:ascii="Arial" w:hAnsi="Arial" w:cs="Arial"/>
                <w:sz w:val="16"/>
              </w:rPr>
            </w:pPr>
            <w:r>
              <w:rPr>
                <w:rFonts w:ascii="Arial" w:hAnsi="Arial" w:cs="Arial"/>
                <w:sz w:val="16"/>
              </w:rPr>
              <w:t>0</w:t>
            </w:r>
          </w:p>
        </w:tc>
        <w:tc>
          <w:tcPr>
            <w:tcW w:w="1774" w:type="dxa"/>
          </w:tcPr>
          <w:p w:rsidR="003C1FC6" w:rsidRDefault="003C1FC6" w:rsidP="00AE5DE6">
            <w:pPr>
              <w:spacing w:before="60"/>
              <w:rPr>
                <w:rFonts w:ascii="Arial" w:hAnsi="Arial" w:cs="Arial"/>
                <w:sz w:val="16"/>
              </w:rPr>
            </w:pPr>
            <w:r>
              <w:rPr>
                <w:rFonts w:ascii="Arial" w:hAnsi="Arial" w:cs="Arial"/>
                <w:sz w:val="16"/>
              </w:rPr>
              <w:t>4*π/2</w:t>
            </w:r>
          </w:p>
        </w:tc>
        <w:tc>
          <w:tcPr>
            <w:tcW w:w="581" w:type="dxa"/>
            <w:shd w:val="pct15" w:color="auto" w:fill="auto"/>
          </w:tcPr>
          <w:p w:rsidR="003C1FC6" w:rsidRDefault="003C1FC6" w:rsidP="00AE5DE6">
            <w:pPr>
              <w:spacing w:before="60"/>
              <w:rPr>
                <w:rFonts w:ascii="Arial" w:hAnsi="Arial" w:cs="Arial"/>
                <w:sz w:val="16"/>
              </w:rPr>
            </w:pPr>
          </w:p>
        </w:tc>
      </w:tr>
      <w:tr w:rsidR="003C1FC6" w:rsidTr="00AE5DE6">
        <w:tc>
          <w:tcPr>
            <w:tcW w:w="1717" w:type="dxa"/>
          </w:tcPr>
          <w:p w:rsidR="003C1FC6" w:rsidRDefault="003C1FC6" w:rsidP="00AE5DE6">
            <w:pPr>
              <w:spacing w:before="60"/>
              <w:rPr>
                <w:rFonts w:ascii="Arial" w:hAnsi="Arial" w:cs="Arial"/>
                <w:b/>
                <w:bCs/>
                <w:sz w:val="16"/>
              </w:rPr>
            </w:pPr>
          </w:p>
        </w:tc>
        <w:tc>
          <w:tcPr>
            <w:tcW w:w="3220" w:type="dxa"/>
          </w:tcPr>
          <w:p w:rsidR="003C1FC6" w:rsidRPr="000C2131" w:rsidRDefault="003C1FC6" w:rsidP="00AE5DE6">
            <w:pPr>
              <w:spacing w:before="60"/>
              <w:rPr>
                <w:rFonts w:ascii="Arial" w:hAnsi="Arial" w:cs="Arial"/>
                <w:sz w:val="16"/>
              </w:rPr>
            </w:pPr>
            <w:r w:rsidRPr="0007224A">
              <w:rPr>
                <w:rFonts w:ascii="Arial" w:hAnsi="Arial" w:cs="Arial"/>
                <w:sz w:val="16"/>
              </w:rPr>
              <w:t>FreqEstAvg_Hz_T_f32</w:t>
            </w:r>
          </w:p>
        </w:tc>
        <w:tc>
          <w:tcPr>
            <w:tcW w:w="1000" w:type="dxa"/>
          </w:tcPr>
          <w:p w:rsidR="003C1FC6" w:rsidRPr="00CA7D19" w:rsidRDefault="003C1FC6" w:rsidP="00AE5DE6">
            <w:pPr>
              <w:spacing w:before="60"/>
              <w:rPr>
                <w:rFonts w:ascii="Arial" w:hAnsi="Arial" w:cs="Arial"/>
                <w:sz w:val="16"/>
              </w:rPr>
            </w:pPr>
            <w:r w:rsidRPr="000C2131">
              <w:rPr>
                <w:rFonts w:ascii="Arial" w:hAnsi="Arial" w:cs="Arial"/>
                <w:sz w:val="16"/>
              </w:rPr>
              <w:t>float32</w:t>
            </w:r>
          </w:p>
        </w:tc>
        <w:tc>
          <w:tcPr>
            <w:tcW w:w="646" w:type="dxa"/>
          </w:tcPr>
          <w:p w:rsidR="003C1FC6" w:rsidRDefault="003C1FC6" w:rsidP="00AE5DE6">
            <w:pPr>
              <w:spacing w:before="60"/>
              <w:rPr>
                <w:rFonts w:ascii="Arial" w:hAnsi="Arial" w:cs="Arial"/>
                <w:sz w:val="16"/>
              </w:rPr>
            </w:pPr>
            <w:r>
              <w:rPr>
                <w:rFonts w:ascii="Arial" w:hAnsi="Arial" w:cs="Arial"/>
                <w:sz w:val="16"/>
              </w:rPr>
              <w:t>0</w:t>
            </w:r>
          </w:p>
        </w:tc>
        <w:tc>
          <w:tcPr>
            <w:tcW w:w="1774" w:type="dxa"/>
          </w:tcPr>
          <w:p w:rsidR="003C1FC6" w:rsidRDefault="003C1FC6" w:rsidP="00AE5DE6">
            <w:pPr>
              <w:spacing w:before="60"/>
              <w:rPr>
                <w:rFonts w:ascii="Arial" w:hAnsi="Arial" w:cs="Arial"/>
                <w:sz w:val="16"/>
              </w:rPr>
            </w:pPr>
            <w:r>
              <w:rPr>
                <w:rFonts w:ascii="Arial" w:hAnsi="Arial" w:cs="Arial"/>
                <w:sz w:val="16"/>
              </w:rPr>
              <w:t>40</w:t>
            </w:r>
          </w:p>
        </w:tc>
        <w:tc>
          <w:tcPr>
            <w:tcW w:w="581" w:type="dxa"/>
            <w:shd w:val="pct15" w:color="auto" w:fill="auto"/>
          </w:tcPr>
          <w:p w:rsidR="003C1FC6" w:rsidRDefault="003C1FC6" w:rsidP="00AE5DE6">
            <w:pPr>
              <w:spacing w:before="60"/>
              <w:rPr>
                <w:rFonts w:ascii="Arial" w:hAnsi="Arial" w:cs="Arial"/>
                <w:sz w:val="16"/>
              </w:rPr>
            </w:pPr>
          </w:p>
        </w:tc>
      </w:tr>
      <w:tr w:rsidR="003C1FC6" w:rsidTr="00AE5DE6">
        <w:tc>
          <w:tcPr>
            <w:tcW w:w="1717" w:type="dxa"/>
          </w:tcPr>
          <w:p w:rsidR="003C1FC6" w:rsidRDefault="003C1FC6" w:rsidP="00AE5DE6">
            <w:pPr>
              <w:spacing w:before="60"/>
              <w:rPr>
                <w:rFonts w:ascii="Arial" w:hAnsi="Arial" w:cs="Arial"/>
                <w:b/>
                <w:bCs/>
                <w:sz w:val="16"/>
              </w:rPr>
            </w:pPr>
            <w:r>
              <w:rPr>
                <w:rFonts w:ascii="Arial" w:hAnsi="Arial" w:cs="Arial"/>
                <w:b/>
                <w:bCs/>
                <w:sz w:val="16"/>
              </w:rPr>
              <w:t>Return Value</w:t>
            </w:r>
          </w:p>
        </w:tc>
        <w:tc>
          <w:tcPr>
            <w:tcW w:w="3220" w:type="dxa"/>
          </w:tcPr>
          <w:p w:rsidR="003C1FC6" w:rsidRDefault="003C1FC6" w:rsidP="00AE5DE6">
            <w:pPr>
              <w:spacing w:before="60"/>
              <w:rPr>
                <w:rFonts w:ascii="Arial" w:hAnsi="Arial" w:cs="Arial"/>
                <w:sz w:val="16"/>
              </w:rPr>
            </w:pPr>
            <w:r w:rsidRPr="0007224A">
              <w:rPr>
                <w:rFonts w:ascii="Arial" w:hAnsi="Arial" w:cs="Arial"/>
                <w:sz w:val="16"/>
              </w:rPr>
              <w:t>Peak_Uls_T_f32</w:t>
            </w:r>
          </w:p>
        </w:tc>
        <w:tc>
          <w:tcPr>
            <w:tcW w:w="1000" w:type="dxa"/>
          </w:tcPr>
          <w:p w:rsidR="003C1FC6" w:rsidRDefault="003C1FC6" w:rsidP="00AE5DE6">
            <w:pPr>
              <w:spacing w:before="60"/>
              <w:rPr>
                <w:rFonts w:ascii="Arial" w:hAnsi="Arial" w:cs="Arial"/>
                <w:sz w:val="16"/>
              </w:rPr>
            </w:pPr>
            <w:r>
              <w:rPr>
                <w:rFonts w:ascii="Arial" w:hAnsi="Arial" w:cs="Arial"/>
                <w:sz w:val="16"/>
              </w:rPr>
              <w:t>float32</w:t>
            </w:r>
          </w:p>
        </w:tc>
        <w:tc>
          <w:tcPr>
            <w:tcW w:w="646" w:type="dxa"/>
          </w:tcPr>
          <w:p w:rsidR="003C1FC6" w:rsidRDefault="003C1FC6" w:rsidP="00AE5DE6">
            <w:pPr>
              <w:spacing w:before="60"/>
              <w:rPr>
                <w:rFonts w:ascii="Arial" w:hAnsi="Arial" w:cs="Arial"/>
                <w:sz w:val="16"/>
              </w:rPr>
            </w:pPr>
            <w:r>
              <w:rPr>
                <w:rFonts w:ascii="Arial" w:hAnsi="Arial" w:cs="Arial"/>
                <w:sz w:val="16"/>
              </w:rPr>
              <w:t>0</w:t>
            </w:r>
          </w:p>
        </w:tc>
        <w:tc>
          <w:tcPr>
            <w:tcW w:w="1774" w:type="dxa"/>
          </w:tcPr>
          <w:p w:rsidR="003C1FC6" w:rsidRDefault="003C1FC6" w:rsidP="00AE5DE6">
            <w:pPr>
              <w:spacing w:before="60"/>
              <w:rPr>
                <w:rFonts w:ascii="Arial" w:hAnsi="Arial" w:cs="Arial"/>
                <w:sz w:val="16"/>
              </w:rPr>
            </w:pPr>
            <w:r>
              <w:rPr>
                <w:rFonts w:ascii="Arial" w:hAnsi="Arial" w:cs="Arial"/>
                <w:sz w:val="16"/>
              </w:rPr>
              <w:t>4*π/2</w:t>
            </w:r>
          </w:p>
        </w:tc>
        <w:tc>
          <w:tcPr>
            <w:tcW w:w="581" w:type="dxa"/>
          </w:tcPr>
          <w:p w:rsidR="003C1FC6" w:rsidRDefault="007410DE" w:rsidP="00AE5DE6">
            <w:pPr>
              <w:spacing w:before="60"/>
              <w:rPr>
                <w:rFonts w:ascii="Arial" w:hAnsi="Arial" w:cs="Arial"/>
                <w:sz w:val="16"/>
              </w:rPr>
            </w:pPr>
            <w:r w:rsidRPr="007410DE">
              <w:rPr>
                <w:rFonts w:ascii="Arial" w:hAnsi="Arial" w:cs="Arial"/>
                <w:sz w:val="16"/>
              </w:rPr>
              <w:t>0.0084</w:t>
            </w:r>
          </w:p>
        </w:tc>
      </w:tr>
    </w:tbl>
    <w:p w:rsidR="003C1FC6" w:rsidRDefault="003C1FC6" w:rsidP="003C1FC6">
      <w:pPr>
        <w:pStyle w:val="Heading4"/>
      </w:pPr>
      <w:r>
        <w:t>Description</w:t>
      </w:r>
    </w:p>
    <w:p w:rsidR="003C1FC6" w:rsidRDefault="003C1FC6" w:rsidP="003C1FC6">
      <w:pPr>
        <w:spacing w:after="0"/>
      </w:pPr>
      <w:r>
        <w:object w:dxaOrig="9349" w:dyaOrig="5903">
          <v:shape id="_x0000_i1033" type="#_x0000_t75" style="width:435.45pt;height:272.45pt" o:ole="">
            <v:imagedata r:id="rId24" o:title=""/>
          </v:shape>
          <o:OLEObject Type="Embed" ProgID="Visio.Drawing.11" ShapeID="_x0000_i1033" DrawAspect="Content" ObjectID="_1426334560" r:id="rId25"/>
        </w:object>
      </w:r>
    </w:p>
    <w:p w:rsidR="003C1FC6" w:rsidRDefault="00300F27" w:rsidP="003C1FC6">
      <w:pPr>
        <w:pStyle w:val="Heading3"/>
      </w:pPr>
      <w:r w:rsidRPr="009C6E40">
        <w:t xml:space="preserve">Apply </w:t>
      </w:r>
      <w:proofErr w:type="spellStart"/>
      <w:r w:rsidRPr="009C6E40">
        <w:t>AutoScale</w:t>
      </w:r>
      <w:proofErr w:type="spellEnd"/>
    </w:p>
    <w:p w:rsidR="003C1FC6" w:rsidRDefault="003C1FC6" w:rsidP="003C1FC6">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78"/>
        <w:gridCol w:w="3149"/>
        <w:gridCol w:w="982"/>
        <w:gridCol w:w="636"/>
        <w:gridCol w:w="1698"/>
        <w:gridCol w:w="795"/>
      </w:tblGrid>
      <w:tr w:rsidR="003C1FC6" w:rsidTr="00AE5DE6">
        <w:tc>
          <w:tcPr>
            <w:tcW w:w="1717" w:type="dxa"/>
          </w:tcPr>
          <w:p w:rsidR="003C1FC6" w:rsidRDefault="003C1FC6" w:rsidP="00AE5DE6">
            <w:pPr>
              <w:spacing w:before="60"/>
              <w:rPr>
                <w:rFonts w:ascii="Arial" w:hAnsi="Arial" w:cs="Arial"/>
                <w:b/>
                <w:bCs/>
                <w:sz w:val="16"/>
              </w:rPr>
            </w:pPr>
            <w:r>
              <w:rPr>
                <w:rFonts w:ascii="Arial" w:hAnsi="Arial" w:cs="Arial"/>
                <w:b/>
                <w:bCs/>
                <w:sz w:val="16"/>
              </w:rPr>
              <w:t>Function Name</w:t>
            </w:r>
          </w:p>
        </w:tc>
        <w:tc>
          <w:tcPr>
            <w:tcW w:w="3220" w:type="dxa"/>
          </w:tcPr>
          <w:p w:rsidR="003C1FC6" w:rsidRPr="009C6E40" w:rsidRDefault="003C1FC6" w:rsidP="00AE5DE6">
            <w:pPr>
              <w:spacing w:before="60"/>
              <w:rPr>
                <w:rFonts w:ascii="Arial" w:hAnsi="Arial" w:cs="Arial"/>
                <w:sz w:val="16"/>
              </w:rPr>
            </w:pPr>
            <w:proofErr w:type="spellStart"/>
            <w:r w:rsidRPr="009C6E40">
              <w:rPr>
                <w:rFonts w:ascii="Arial" w:hAnsi="Arial" w:cs="Arial"/>
                <w:sz w:val="16"/>
              </w:rPr>
              <w:t>ApplyAutoScale</w:t>
            </w:r>
            <w:proofErr w:type="spellEnd"/>
          </w:p>
        </w:tc>
        <w:tc>
          <w:tcPr>
            <w:tcW w:w="1000" w:type="dxa"/>
            <w:shd w:val="pct30" w:color="FFFF00" w:fill="auto"/>
          </w:tcPr>
          <w:p w:rsidR="003C1FC6" w:rsidRPr="009C6E40" w:rsidRDefault="003C1FC6" w:rsidP="00AE5DE6">
            <w:pPr>
              <w:spacing w:before="60"/>
              <w:jc w:val="center"/>
              <w:rPr>
                <w:rFonts w:ascii="Arial" w:hAnsi="Arial" w:cs="Arial"/>
                <w:sz w:val="16"/>
              </w:rPr>
            </w:pPr>
            <w:r w:rsidRPr="009C6E40">
              <w:rPr>
                <w:rFonts w:ascii="Arial" w:hAnsi="Arial" w:cs="Arial"/>
                <w:sz w:val="16"/>
              </w:rPr>
              <w:t>Type</w:t>
            </w:r>
          </w:p>
        </w:tc>
        <w:tc>
          <w:tcPr>
            <w:tcW w:w="646" w:type="dxa"/>
            <w:shd w:val="pct30" w:color="FFFF00" w:fill="auto"/>
          </w:tcPr>
          <w:p w:rsidR="003C1FC6" w:rsidRPr="009C6E40" w:rsidRDefault="003C1FC6" w:rsidP="00AE5DE6">
            <w:pPr>
              <w:spacing w:before="60"/>
              <w:jc w:val="center"/>
              <w:rPr>
                <w:rFonts w:ascii="Arial" w:hAnsi="Arial" w:cs="Arial"/>
                <w:sz w:val="16"/>
              </w:rPr>
            </w:pPr>
            <w:r w:rsidRPr="009C6E40">
              <w:rPr>
                <w:rFonts w:ascii="Arial" w:hAnsi="Arial" w:cs="Arial"/>
                <w:sz w:val="16"/>
              </w:rPr>
              <w:t>Min</w:t>
            </w:r>
          </w:p>
        </w:tc>
        <w:tc>
          <w:tcPr>
            <w:tcW w:w="1774" w:type="dxa"/>
            <w:shd w:val="pct30" w:color="FFFF00" w:fill="auto"/>
          </w:tcPr>
          <w:p w:rsidR="003C1FC6" w:rsidRPr="009C6E40" w:rsidRDefault="003C1FC6" w:rsidP="00AE5DE6">
            <w:pPr>
              <w:spacing w:before="60"/>
              <w:jc w:val="center"/>
              <w:rPr>
                <w:rFonts w:ascii="Arial" w:hAnsi="Arial" w:cs="Arial"/>
                <w:sz w:val="16"/>
              </w:rPr>
            </w:pPr>
            <w:r w:rsidRPr="009C6E40">
              <w:rPr>
                <w:rFonts w:ascii="Arial" w:hAnsi="Arial" w:cs="Arial"/>
                <w:sz w:val="16"/>
              </w:rPr>
              <w:t>Max</w:t>
            </w:r>
          </w:p>
        </w:tc>
        <w:tc>
          <w:tcPr>
            <w:tcW w:w="581" w:type="dxa"/>
            <w:tcBorders>
              <w:bottom w:val="single" w:sz="4" w:space="0" w:color="auto"/>
            </w:tcBorders>
            <w:shd w:val="pct30" w:color="FFFF00" w:fill="auto"/>
          </w:tcPr>
          <w:p w:rsidR="003C1FC6" w:rsidRDefault="003C1FC6"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C1FC6" w:rsidTr="003F1730">
        <w:tc>
          <w:tcPr>
            <w:tcW w:w="1717" w:type="dxa"/>
          </w:tcPr>
          <w:p w:rsidR="003C1FC6" w:rsidRDefault="003C1FC6" w:rsidP="00AE5DE6">
            <w:pPr>
              <w:spacing w:before="60"/>
              <w:rPr>
                <w:rFonts w:ascii="Arial" w:hAnsi="Arial" w:cs="Arial"/>
                <w:b/>
                <w:bCs/>
                <w:sz w:val="16"/>
              </w:rPr>
            </w:pPr>
            <w:r>
              <w:rPr>
                <w:rFonts w:ascii="Arial" w:hAnsi="Arial" w:cs="Arial"/>
                <w:b/>
                <w:bCs/>
                <w:sz w:val="16"/>
              </w:rPr>
              <w:t xml:space="preserve">Arguments Passed </w:t>
            </w:r>
          </w:p>
        </w:tc>
        <w:tc>
          <w:tcPr>
            <w:tcW w:w="3220" w:type="dxa"/>
          </w:tcPr>
          <w:p w:rsidR="003C1FC6" w:rsidRPr="009C6E40" w:rsidRDefault="003C1FC6" w:rsidP="00AE5DE6">
            <w:pPr>
              <w:spacing w:before="60"/>
              <w:rPr>
                <w:rFonts w:ascii="Arial" w:hAnsi="Arial" w:cs="Arial"/>
                <w:sz w:val="16"/>
              </w:rPr>
            </w:pPr>
            <w:r w:rsidRPr="009C6E40">
              <w:rPr>
                <w:rFonts w:ascii="Arial" w:hAnsi="Arial" w:cs="Arial"/>
                <w:sz w:val="16"/>
              </w:rPr>
              <w:t>FiltWhlSpdR_Ptr_T_f32</w:t>
            </w:r>
          </w:p>
        </w:tc>
        <w:tc>
          <w:tcPr>
            <w:tcW w:w="1000" w:type="dxa"/>
          </w:tcPr>
          <w:p w:rsidR="003C1FC6" w:rsidRPr="009C6E40" w:rsidRDefault="003C1FC6" w:rsidP="00AE5DE6">
            <w:pPr>
              <w:spacing w:before="60"/>
              <w:rPr>
                <w:rFonts w:ascii="Arial" w:hAnsi="Arial" w:cs="Arial"/>
                <w:sz w:val="16"/>
              </w:rPr>
            </w:pPr>
            <w:r w:rsidRPr="009C6E40">
              <w:rPr>
                <w:rFonts w:ascii="Arial" w:hAnsi="Arial" w:cs="Arial"/>
                <w:sz w:val="16"/>
              </w:rPr>
              <w:t>pointer to float32</w:t>
            </w:r>
          </w:p>
        </w:tc>
        <w:tc>
          <w:tcPr>
            <w:tcW w:w="646" w:type="dxa"/>
          </w:tcPr>
          <w:p w:rsidR="003C1FC6" w:rsidRPr="009C6E40" w:rsidRDefault="003C1FC6" w:rsidP="00AE5DE6">
            <w:pPr>
              <w:spacing w:before="60"/>
              <w:rPr>
                <w:rFonts w:ascii="Arial" w:hAnsi="Arial" w:cs="Arial"/>
                <w:sz w:val="16"/>
              </w:rPr>
            </w:pPr>
            <w:r w:rsidRPr="009C6E40">
              <w:rPr>
                <w:rFonts w:ascii="Arial" w:hAnsi="Arial" w:cs="Arial"/>
                <w:sz w:val="16"/>
              </w:rPr>
              <w:t>-4</w:t>
            </w:r>
          </w:p>
        </w:tc>
        <w:tc>
          <w:tcPr>
            <w:tcW w:w="1774" w:type="dxa"/>
          </w:tcPr>
          <w:p w:rsidR="003C1FC6" w:rsidRPr="009C6E40" w:rsidRDefault="003C1FC6" w:rsidP="00AE5DE6">
            <w:pPr>
              <w:spacing w:before="60"/>
              <w:rPr>
                <w:rFonts w:ascii="Arial" w:hAnsi="Arial" w:cs="Arial"/>
                <w:sz w:val="16"/>
              </w:rPr>
            </w:pPr>
            <w:r w:rsidRPr="009C6E40">
              <w:rPr>
                <w:rFonts w:ascii="Arial" w:hAnsi="Arial" w:cs="Arial"/>
                <w:sz w:val="16"/>
              </w:rPr>
              <w:t>4</w:t>
            </w:r>
          </w:p>
        </w:tc>
        <w:tc>
          <w:tcPr>
            <w:tcW w:w="581" w:type="dxa"/>
            <w:shd w:val="clear" w:color="auto" w:fill="FFFFFF" w:themeFill="background1"/>
          </w:tcPr>
          <w:p w:rsidR="003C1FC6" w:rsidRDefault="003F1730" w:rsidP="00AE5DE6">
            <w:pPr>
              <w:spacing w:before="60"/>
              <w:rPr>
                <w:rFonts w:ascii="Arial" w:hAnsi="Arial" w:cs="Arial"/>
                <w:sz w:val="16"/>
              </w:rPr>
            </w:pPr>
            <w:r w:rsidRPr="003F1730">
              <w:rPr>
                <w:rFonts w:ascii="Arial" w:hAnsi="Arial" w:cs="Arial"/>
                <w:sz w:val="16"/>
              </w:rPr>
              <w:t>0.00196</w:t>
            </w:r>
          </w:p>
        </w:tc>
      </w:tr>
      <w:tr w:rsidR="003C1FC6" w:rsidTr="003F1730">
        <w:tc>
          <w:tcPr>
            <w:tcW w:w="1717" w:type="dxa"/>
          </w:tcPr>
          <w:p w:rsidR="003C1FC6" w:rsidRDefault="003C1FC6" w:rsidP="00AE5DE6">
            <w:pPr>
              <w:spacing w:before="60"/>
              <w:rPr>
                <w:rFonts w:ascii="Arial" w:hAnsi="Arial" w:cs="Arial"/>
                <w:b/>
                <w:bCs/>
                <w:sz w:val="16"/>
              </w:rPr>
            </w:pPr>
          </w:p>
        </w:tc>
        <w:tc>
          <w:tcPr>
            <w:tcW w:w="3220" w:type="dxa"/>
          </w:tcPr>
          <w:p w:rsidR="003C1FC6" w:rsidRPr="009C6E40" w:rsidRDefault="003C1FC6" w:rsidP="00AE5DE6">
            <w:pPr>
              <w:spacing w:before="60"/>
              <w:rPr>
                <w:rFonts w:ascii="Arial" w:hAnsi="Arial" w:cs="Arial"/>
                <w:sz w:val="16"/>
              </w:rPr>
            </w:pPr>
            <w:r w:rsidRPr="009C6E40">
              <w:rPr>
                <w:rFonts w:ascii="Arial" w:hAnsi="Arial" w:cs="Arial"/>
                <w:sz w:val="16"/>
              </w:rPr>
              <w:t>FiltWhlSpdL_Ptr_T_f32</w:t>
            </w:r>
          </w:p>
        </w:tc>
        <w:tc>
          <w:tcPr>
            <w:tcW w:w="1000" w:type="dxa"/>
          </w:tcPr>
          <w:p w:rsidR="003C1FC6" w:rsidRPr="009C6E40" w:rsidRDefault="003C1FC6" w:rsidP="00AE5DE6">
            <w:pPr>
              <w:spacing w:before="60"/>
              <w:rPr>
                <w:rFonts w:ascii="Arial" w:hAnsi="Arial" w:cs="Arial"/>
                <w:sz w:val="16"/>
              </w:rPr>
            </w:pPr>
            <w:r w:rsidRPr="009C6E40">
              <w:rPr>
                <w:rFonts w:ascii="Arial" w:hAnsi="Arial" w:cs="Arial"/>
                <w:sz w:val="16"/>
              </w:rPr>
              <w:t>pointer to float32</w:t>
            </w:r>
          </w:p>
        </w:tc>
        <w:tc>
          <w:tcPr>
            <w:tcW w:w="646" w:type="dxa"/>
          </w:tcPr>
          <w:p w:rsidR="003C1FC6" w:rsidRPr="009C6E40" w:rsidRDefault="003C1FC6" w:rsidP="00AE5DE6">
            <w:pPr>
              <w:spacing w:before="60"/>
              <w:rPr>
                <w:rFonts w:ascii="Arial" w:hAnsi="Arial" w:cs="Arial"/>
                <w:sz w:val="16"/>
              </w:rPr>
            </w:pPr>
            <w:r w:rsidRPr="009C6E40">
              <w:rPr>
                <w:rFonts w:ascii="Arial" w:hAnsi="Arial" w:cs="Arial"/>
                <w:sz w:val="16"/>
              </w:rPr>
              <w:t>-4</w:t>
            </w:r>
          </w:p>
        </w:tc>
        <w:tc>
          <w:tcPr>
            <w:tcW w:w="1774" w:type="dxa"/>
          </w:tcPr>
          <w:p w:rsidR="003C1FC6" w:rsidRPr="009C6E40" w:rsidRDefault="003C1FC6" w:rsidP="00AE5DE6">
            <w:pPr>
              <w:spacing w:before="60"/>
              <w:rPr>
                <w:rFonts w:ascii="Arial" w:hAnsi="Arial" w:cs="Arial"/>
                <w:sz w:val="16"/>
              </w:rPr>
            </w:pPr>
            <w:r w:rsidRPr="009C6E40">
              <w:rPr>
                <w:rFonts w:ascii="Arial" w:hAnsi="Arial" w:cs="Arial"/>
                <w:sz w:val="16"/>
              </w:rPr>
              <w:t>4</w:t>
            </w:r>
          </w:p>
        </w:tc>
        <w:tc>
          <w:tcPr>
            <w:tcW w:w="581" w:type="dxa"/>
            <w:shd w:val="clear" w:color="auto" w:fill="FFFFFF" w:themeFill="background1"/>
          </w:tcPr>
          <w:p w:rsidR="003C1FC6" w:rsidRDefault="003F1730" w:rsidP="00AE5DE6">
            <w:pPr>
              <w:spacing w:before="60"/>
              <w:rPr>
                <w:rFonts w:ascii="Arial" w:hAnsi="Arial" w:cs="Arial"/>
                <w:sz w:val="16"/>
              </w:rPr>
            </w:pPr>
            <w:r w:rsidRPr="003F1730">
              <w:rPr>
                <w:rFonts w:ascii="Arial" w:hAnsi="Arial" w:cs="Arial"/>
                <w:sz w:val="16"/>
              </w:rPr>
              <w:t>0.00196</w:t>
            </w:r>
          </w:p>
        </w:tc>
      </w:tr>
      <w:tr w:rsidR="003C1FC6" w:rsidTr="00AE5DE6">
        <w:tc>
          <w:tcPr>
            <w:tcW w:w="1717" w:type="dxa"/>
          </w:tcPr>
          <w:p w:rsidR="003C1FC6" w:rsidRDefault="003C1FC6" w:rsidP="00AE5DE6">
            <w:pPr>
              <w:spacing w:before="60"/>
              <w:rPr>
                <w:rFonts w:ascii="Arial" w:hAnsi="Arial" w:cs="Arial"/>
                <w:b/>
                <w:bCs/>
                <w:sz w:val="16"/>
              </w:rPr>
            </w:pPr>
          </w:p>
        </w:tc>
        <w:tc>
          <w:tcPr>
            <w:tcW w:w="3220" w:type="dxa"/>
          </w:tcPr>
          <w:p w:rsidR="003C1FC6" w:rsidRPr="009C6E40" w:rsidRDefault="003C1FC6" w:rsidP="00AE5DE6">
            <w:pPr>
              <w:spacing w:before="60"/>
              <w:rPr>
                <w:rFonts w:ascii="Arial" w:hAnsi="Arial" w:cs="Arial"/>
                <w:sz w:val="16"/>
              </w:rPr>
            </w:pPr>
            <w:r w:rsidRPr="009C6E40">
              <w:rPr>
                <w:rFonts w:ascii="Arial" w:hAnsi="Arial" w:cs="Arial"/>
                <w:sz w:val="16"/>
              </w:rPr>
              <w:t>EnabledComp_Uls_T_f32</w:t>
            </w:r>
          </w:p>
        </w:tc>
        <w:tc>
          <w:tcPr>
            <w:tcW w:w="1000" w:type="dxa"/>
          </w:tcPr>
          <w:p w:rsidR="003C1FC6" w:rsidRPr="009C6E40" w:rsidRDefault="003C1FC6" w:rsidP="00AE5DE6">
            <w:pPr>
              <w:spacing w:before="60"/>
              <w:rPr>
                <w:rFonts w:ascii="Arial" w:hAnsi="Arial" w:cs="Arial"/>
                <w:sz w:val="16"/>
              </w:rPr>
            </w:pPr>
            <w:r w:rsidRPr="009C6E40">
              <w:rPr>
                <w:rFonts w:ascii="Arial" w:hAnsi="Arial" w:cs="Arial"/>
                <w:sz w:val="16"/>
              </w:rPr>
              <w:t>float32</w:t>
            </w:r>
          </w:p>
        </w:tc>
        <w:tc>
          <w:tcPr>
            <w:tcW w:w="646" w:type="dxa"/>
          </w:tcPr>
          <w:p w:rsidR="003C1FC6" w:rsidRPr="009C6E40" w:rsidRDefault="003C1FC6" w:rsidP="00AE5DE6">
            <w:pPr>
              <w:spacing w:before="60"/>
              <w:rPr>
                <w:rFonts w:ascii="Arial" w:hAnsi="Arial" w:cs="Arial"/>
                <w:sz w:val="16"/>
              </w:rPr>
            </w:pPr>
            <w:r w:rsidRPr="009C6E40">
              <w:rPr>
                <w:rFonts w:ascii="Arial" w:hAnsi="Arial" w:cs="Arial"/>
                <w:sz w:val="16"/>
              </w:rPr>
              <w:t>0</w:t>
            </w:r>
          </w:p>
        </w:tc>
        <w:tc>
          <w:tcPr>
            <w:tcW w:w="1774" w:type="dxa"/>
          </w:tcPr>
          <w:p w:rsidR="003C1FC6" w:rsidRPr="009C6E40" w:rsidRDefault="003C1FC6" w:rsidP="00AE5DE6">
            <w:pPr>
              <w:spacing w:before="60"/>
              <w:rPr>
                <w:rFonts w:ascii="Arial" w:hAnsi="Arial" w:cs="Arial"/>
                <w:sz w:val="16"/>
              </w:rPr>
            </w:pPr>
            <w:r w:rsidRPr="009C6E40">
              <w:rPr>
                <w:rFonts w:ascii="Arial" w:hAnsi="Arial" w:cs="Arial"/>
                <w:sz w:val="16"/>
              </w:rPr>
              <w:t>1.0</w:t>
            </w:r>
          </w:p>
        </w:tc>
        <w:tc>
          <w:tcPr>
            <w:tcW w:w="581" w:type="dxa"/>
            <w:shd w:val="pct15" w:color="auto" w:fill="auto"/>
          </w:tcPr>
          <w:p w:rsidR="003C1FC6" w:rsidRDefault="003C1FC6" w:rsidP="00AE5DE6">
            <w:pPr>
              <w:spacing w:before="60"/>
              <w:rPr>
                <w:rFonts w:ascii="Arial" w:hAnsi="Arial" w:cs="Arial"/>
                <w:sz w:val="16"/>
              </w:rPr>
            </w:pPr>
          </w:p>
        </w:tc>
      </w:tr>
      <w:tr w:rsidR="003C1FC6" w:rsidTr="00AE5DE6">
        <w:tc>
          <w:tcPr>
            <w:tcW w:w="1717" w:type="dxa"/>
          </w:tcPr>
          <w:p w:rsidR="003C1FC6" w:rsidRDefault="003C1FC6" w:rsidP="00AE5DE6">
            <w:pPr>
              <w:spacing w:before="60"/>
              <w:rPr>
                <w:rFonts w:ascii="Arial" w:hAnsi="Arial" w:cs="Arial"/>
                <w:b/>
                <w:bCs/>
                <w:sz w:val="16"/>
              </w:rPr>
            </w:pPr>
            <w:r>
              <w:rPr>
                <w:rFonts w:ascii="Arial" w:hAnsi="Arial" w:cs="Arial"/>
                <w:b/>
                <w:bCs/>
                <w:sz w:val="16"/>
              </w:rPr>
              <w:t>Return Value</w:t>
            </w:r>
          </w:p>
        </w:tc>
        <w:tc>
          <w:tcPr>
            <w:tcW w:w="3220" w:type="dxa"/>
          </w:tcPr>
          <w:p w:rsidR="003C1FC6" w:rsidRPr="009C6E40" w:rsidRDefault="003C1FC6" w:rsidP="00AE5DE6">
            <w:pPr>
              <w:spacing w:before="60"/>
              <w:rPr>
                <w:rFonts w:ascii="Arial" w:hAnsi="Arial" w:cs="Arial"/>
                <w:sz w:val="16"/>
              </w:rPr>
            </w:pPr>
            <w:r w:rsidRPr="009C6E40">
              <w:rPr>
                <w:rFonts w:ascii="Arial" w:hAnsi="Arial" w:cs="Arial"/>
                <w:sz w:val="16"/>
              </w:rPr>
              <w:t>N/A</w:t>
            </w:r>
          </w:p>
        </w:tc>
        <w:tc>
          <w:tcPr>
            <w:tcW w:w="1000" w:type="dxa"/>
          </w:tcPr>
          <w:p w:rsidR="003C1FC6" w:rsidRPr="009C6E40" w:rsidRDefault="003C1FC6" w:rsidP="00AE5DE6">
            <w:pPr>
              <w:spacing w:before="60"/>
              <w:rPr>
                <w:rFonts w:ascii="Arial" w:hAnsi="Arial" w:cs="Arial"/>
                <w:sz w:val="16"/>
              </w:rPr>
            </w:pPr>
          </w:p>
        </w:tc>
        <w:tc>
          <w:tcPr>
            <w:tcW w:w="646" w:type="dxa"/>
          </w:tcPr>
          <w:p w:rsidR="003C1FC6" w:rsidRPr="009C6E40" w:rsidRDefault="003C1FC6" w:rsidP="00AE5DE6">
            <w:pPr>
              <w:spacing w:before="60"/>
              <w:rPr>
                <w:rFonts w:ascii="Arial" w:hAnsi="Arial" w:cs="Arial"/>
                <w:sz w:val="16"/>
              </w:rPr>
            </w:pPr>
          </w:p>
        </w:tc>
        <w:tc>
          <w:tcPr>
            <w:tcW w:w="1774" w:type="dxa"/>
          </w:tcPr>
          <w:p w:rsidR="003C1FC6" w:rsidRPr="009C6E40" w:rsidRDefault="003C1FC6" w:rsidP="00AE5DE6">
            <w:pPr>
              <w:spacing w:before="60"/>
              <w:rPr>
                <w:rFonts w:ascii="Arial" w:hAnsi="Arial" w:cs="Arial"/>
                <w:sz w:val="16"/>
              </w:rPr>
            </w:pPr>
          </w:p>
        </w:tc>
        <w:tc>
          <w:tcPr>
            <w:tcW w:w="581" w:type="dxa"/>
          </w:tcPr>
          <w:p w:rsidR="003C1FC6" w:rsidRDefault="003C1FC6" w:rsidP="00AE5DE6">
            <w:pPr>
              <w:spacing w:before="60"/>
              <w:rPr>
                <w:rFonts w:ascii="Arial" w:hAnsi="Arial" w:cs="Arial"/>
                <w:sz w:val="16"/>
              </w:rPr>
            </w:pPr>
          </w:p>
        </w:tc>
      </w:tr>
    </w:tbl>
    <w:p w:rsidR="003C1FC6" w:rsidRDefault="003C1FC6" w:rsidP="003C1FC6">
      <w:pPr>
        <w:pStyle w:val="Heading4"/>
      </w:pPr>
      <w:r>
        <w:t>Description</w:t>
      </w:r>
    </w:p>
    <w:p w:rsidR="003C1FC6" w:rsidRDefault="00444A97" w:rsidP="003C1FC6">
      <w:pPr>
        <w:spacing w:after="0"/>
      </w:pPr>
      <w:r>
        <w:object w:dxaOrig="7364" w:dyaOrig="5876">
          <v:shape id="_x0000_i1034" type="#_x0000_t75" style="width:342.15pt;height:273pt" o:ole="">
            <v:imagedata r:id="rId26" o:title=""/>
          </v:shape>
          <o:OLEObject Type="Embed" ProgID="Visio.Drawing.11" ShapeID="_x0000_i1034" DrawAspect="Content" ObjectID="_1426334561" r:id="rId27"/>
        </w:object>
      </w:r>
    </w:p>
    <w:p w:rsidR="003C1FC6" w:rsidRDefault="00300F27" w:rsidP="003C1FC6">
      <w:pPr>
        <w:pStyle w:val="Heading3"/>
      </w:pPr>
      <w:r w:rsidRPr="009C6E40">
        <w:t>Least Mean Squared Filter</w:t>
      </w:r>
    </w:p>
    <w:p w:rsidR="003C1FC6" w:rsidRDefault="003C1FC6" w:rsidP="003C1FC6">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1"/>
        <w:gridCol w:w="3071"/>
        <w:gridCol w:w="961"/>
        <w:gridCol w:w="804"/>
        <w:gridCol w:w="1587"/>
        <w:gridCol w:w="884"/>
      </w:tblGrid>
      <w:tr w:rsidR="003C1FC6" w:rsidTr="003C1FC6">
        <w:tc>
          <w:tcPr>
            <w:tcW w:w="1696" w:type="dxa"/>
          </w:tcPr>
          <w:p w:rsidR="003C1FC6" w:rsidRDefault="003C1FC6" w:rsidP="00AE5DE6">
            <w:pPr>
              <w:spacing w:before="60"/>
              <w:rPr>
                <w:rFonts w:ascii="Arial" w:hAnsi="Arial" w:cs="Arial"/>
                <w:b/>
                <w:bCs/>
                <w:sz w:val="16"/>
              </w:rPr>
            </w:pPr>
            <w:r>
              <w:rPr>
                <w:rFonts w:ascii="Arial" w:hAnsi="Arial" w:cs="Arial"/>
                <w:b/>
                <w:bCs/>
                <w:sz w:val="16"/>
              </w:rPr>
              <w:t>Function Name</w:t>
            </w:r>
          </w:p>
        </w:tc>
        <w:tc>
          <w:tcPr>
            <w:tcW w:w="3182" w:type="dxa"/>
          </w:tcPr>
          <w:p w:rsidR="003C1FC6" w:rsidRDefault="003C1FC6" w:rsidP="00AE5DE6">
            <w:pPr>
              <w:spacing w:before="60"/>
              <w:rPr>
                <w:rFonts w:ascii="Arial" w:hAnsi="Arial" w:cs="Arial"/>
                <w:sz w:val="16"/>
              </w:rPr>
            </w:pPr>
            <w:r w:rsidRPr="005C71A2">
              <w:rPr>
                <w:rFonts w:ascii="Arial" w:hAnsi="Arial" w:cs="Arial"/>
                <w:sz w:val="16"/>
              </w:rPr>
              <w:t>LMSFilt_f32</w:t>
            </w:r>
          </w:p>
        </w:tc>
        <w:tc>
          <w:tcPr>
            <w:tcW w:w="990" w:type="dxa"/>
            <w:shd w:val="pct30" w:color="FFFF00" w:fill="auto"/>
          </w:tcPr>
          <w:p w:rsidR="003C1FC6" w:rsidRDefault="003C1FC6" w:rsidP="00AE5DE6">
            <w:pPr>
              <w:spacing w:before="60"/>
              <w:jc w:val="center"/>
              <w:rPr>
                <w:rFonts w:ascii="Arial" w:hAnsi="Arial" w:cs="Arial"/>
                <w:sz w:val="16"/>
              </w:rPr>
            </w:pPr>
            <w:r>
              <w:rPr>
                <w:rFonts w:ascii="Arial" w:hAnsi="Arial" w:cs="Arial"/>
                <w:sz w:val="16"/>
              </w:rPr>
              <w:t>Type</w:t>
            </w:r>
          </w:p>
        </w:tc>
        <w:tc>
          <w:tcPr>
            <w:tcW w:w="810" w:type="dxa"/>
            <w:shd w:val="pct30" w:color="FFFF00" w:fill="auto"/>
          </w:tcPr>
          <w:p w:rsidR="003C1FC6" w:rsidRDefault="003C1FC6" w:rsidP="00AE5DE6">
            <w:pPr>
              <w:spacing w:before="60"/>
              <w:jc w:val="center"/>
              <w:rPr>
                <w:rFonts w:ascii="Arial" w:hAnsi="Arial" w:cs="Arial"/>
                <w:sz w:val="16"/>
              </w:rPr>
            </w:pPr>
            <w:r>
              <w:rPr>
                <w:rFonts w:ascii="Arial" w:hAnsi="Arial" w:cs="Arial"/>
                <w:sz w:val="16"/>
              </w:rPr>
              <w:t>Min</w:t>
            </w:r>
          </w:p>
        </w:tc>
        <w:tc>
          <w:tcPr>
            <w:tcW w:w="1680" w:type="dxa"/>
            <w:shd w:val="pct30" w:color="FFFF00" w:fill="auto"/>
          </w:tcPr>
          <w:p w:rsidR="003C1FC6" w:rsidRDefault="003C1FC6" w:rsidP="00AE5DE6">
            <w:pPr>
              <w:spacing w:before="60"/>
              <w:jc w:val="center"/>
              <w:rPr>
                <w:rFonts w:ascii="Arial" w:hAnsi="Arial" w:cs="Arial"/>
                <w:sz w:val="16"/>
              </w:rPr>
            </w:pPr>
            <w:r>
              <w:rPr>
                <w:rFonts w:ascii="Arial" w:hAnsi="Arial" w:cs="Arial"/>
                <w:sz w:val="16"/>
              </w:rPr>
              <w:t>Max</w:t>
            </w:r>
          </w:p>
        </w:tc>
        <w:tc>
          <w:tcPr>
            <w:tcW w:w="580" w:type="dxa"/>
            <w:tcBorders>
              <w:bottom w:val="single" w:sz="4" w:space="0" w:color="auto"/>
            </w:tcBorders>
            <w:shd w:val="pct30" w:color="FFFF00" w:fill="auto"/>
          </w:tcPr>
          <w:p w:rsidR="003C1FC6" w:rsidRDefault="003C1FC6"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C1FC6" w:rsidTr="003C1FC6">
        <w:tc>
          <w:tcPr>
            <w:tcW w:w="1696" w:type="dxa"/>
          </w:tcPr>
          <w:p w:rsidR="003C1FC6" w:rsidRDefault="003C1FC6" w:rsidP="00AE5DE6">
            <w:pPr>
              <w:spacing w:before="60"/>
              <w:rPr>
                <w:rFonts w:ascii="Arial" w:hAnsi="Arial" w:cs="Arial"/>
                <w:b/>
                <w:bCs/>
                <w:sz w:val="16"/>
              </w:rPr>
            </w:pPr>
            <w:r>
              <w:rPr>
                <w:rFonts w:ascii="Arial" w:hAnsi="Arial" w:cs="Arial"/>
                <w:b/>
                <w:bCs/>
                <w:sz w:val="16"/>
              </w:rPr>
              <w:t xml:space="preserve">Arguments Passed </w:t>
            </w:r>
          </w:p>
        </w:tc>
        <w:tc>
          <w:tcPr>
            <w:tcW w:w="3182" w:type="dxa"/>
          </w:tcPr>
          <w:p w:rsidR="003C1FC6" w:rsidRDefault="003C1FC6" w:rsidP="00AE5DE6">
            <w:pPr>
              <w:spacing w:before="60"/>
              <w:rPr>
                <w:rFonts w:ascii="Arial" w:hAnsi="Arial" w:cs="Arial"/>
                <w:sz w:val="16"/>
              </w:rPr>
            </w:pPr>
            <w:r w:rsidRPr="005C71A2">
              <w:rPr>
                <w:rFonts w:ascii="Arial" w:hAnsi="Arial" w:cs="Arial"/>
                <w:sz w:val="16"/>
              </w:rPr>
              <w:t>Enable_Uls_T_f32</w:t>
            </w:r>
          </w:p>
        </w:tc>
        <w:tc>
          <w:tcPr>
            <w:tcW w:w="990" w:type="dxa"/>
          </w:tcPr>
          <w:p w:rsidR="003C1FC6" w:rsidRDefault="003C1FC6" w:rsidP="00AE5DE6">
            <w:pPr>
              <w:spacing w:before="60"/>
              <w:rPr>
                <w:rFonts w:ascii="Arial" w:hAnsi="Arial" w:cs="Arial"/>
                <w:sz w:val="16"/>
              </w:rPr>
            </w:pPr>
            <w:r w:rsidRPr="00CA7D19">
              <w:rPr>
                <w:rFonts w:ascii="Arial" w:hAnsi="Arial" w:cs="Arial"/>
                <w:sz w:val="16"/>
              </w:rPr>
              <w:t>float32</w:t>
            </w:r>
          </w:p>
        </w:tc>
        <w:tc>
          <w:tcPr>
            <w:tcW w:w="810" w:type="dxa"/>
          </w:tcPr>
          <w:p w:rsidR="003C1FC6" w:rsidRDefault="003C1FC6" w:rsidP="00AE5DE6">
            <w:pPr>
              <w:spacing w:before="60"/>
              <w:rPr>
                <w:rFonts w:ascii="Arial" w:hAnsi="Arial" w:cs="Arial"/>
                <w:sz w:val="16"/>
              </w:rPr>
            </w:pPr>
            <w:r>
              <w:rPr>
                <w:rFonts w:ascii="Arial" w:hAnsi="Arial" w:cs="Arial"/>
                <w:sz w:val="16"/>
              </w:rPr>
              <w:t>0.0</w:t>
            </w:r>
          </w:p>
        </w:tc>
        <w:tc>
          <w:tcPr>
            <w:tcW w:w="1680" w:type="dxa"/>
          </w:tcPr>
          <w:p w:rsidR="003C1FC6" w:rsidRDefault="003C1FC6" w:rsidP="00AE5DE6">
            <w:pPr>
              <w:spacing w:before="60"/>
              <w:rPr>
                <w:rFonts w:ascii="Arial" w:hAnsi="Arial" w:cs="Arial"/>
                <w:sz w:val="16"/>
              </w:rPr>
            </w:pPr>
            <w:r>
              <w:rPr>
                <w:rFonts w:ascii="Arial" w:hAnsi="Arial" w:cs="Arial"/>
                <w:sz w:val="16"/>
              </w:rPr>
              <w:t>1.0</w:t>
            </w:r>
          </w:p>
        </w:tc>
        <w:tc>
          <w:tcPr>
            <w:tcW w:w="580" w:type="dxa"/>
            <w:shd w:val="pct15" w:color="auto" w:fill="auto"/>
          </w:tcPr>
          <w:p w:rsidR="003C1FC6" w:rsidRDefault="003C1FC6" w:rsidP="00AE5DE6">
            <w:pPr>
              <w:spacing w:before="60"/>
              <w:rPr>
                <w:rFonts w:ascii="Arial" w:hAnsi="Arial" w:cs="Arial"/>
                <w:sz w:val="16"/>
              </w:rPr>
            </w:pPr>
          </w:p>
        </w:tc>
      </w:tr>
      <w:tr w:rsidR="003C1FC6" w:rsidTr="003C1FC6">
        <w:tc>
          <w:tcPr>
            <w:tcW w:w="1696" w:type="dxa"/>
          </w:tcPr>
          <w:p w:rsidR="003C1FC6" w:rsidRDefault="003C1FC6" w:rsidP="00AE5DE6">
            <w:pPr>
              <w:spacing w:before="60"/>
              <w:rPr>
                <w:rFonts w:ascii="Arial" w:hAnsi="Arial" w:cs="Arial"/>
                <w:b/>
                <w:bCs/>
                <w:sz w:val="16"/>
              </w:rPr>
            </w:pPr>
          </w:p>
        </w:tc>
        <w:tc>
          <w:tcPr>
            <w:tcW w:w="3182" w:type="dxa"/>
          </w:tcPr>
          <w:p w:rsidR="003C1FC6" w:rsidRDefault="003C1FC6" w:rsidP="00AE5DE6">
            <w:pPr>
              <w:spacing w:before="60"/>
              <w:rPr>
                <w:rFonts w:ascii="Arial" w:hAnsi="Arial" w:cs="Arial"/>
                <w:sz w:val="16"/>
              </w:rPr>
            </w:pPr>
            <w:r w:rsidRPr="005C71A2">
              <w:rPr>
                <w:rFonts w:ascii="Arial" w:hAnsi="Arial" w:cs="Arial"/>
                <w:sz w:val="16"/>
              </w:rPr>
              <w:t>PrevEpsilon_Uls_T_f32</w:t>
            </w:r>
          </w:p>
        </w:tc>
        <w:tc>
          <w:tcPr>
            <w:tcW w:w="990" w:type="dxa"/>
          </w:tcPr>
          <w:p w:rsidR="003C1FC6" w:rsidRDefault="003C1FC6" w:rsidP="00AE5DE6">
            <w:pPr>
              <w:spacing w:before="60"/>
              <w:rPr>
                <w:rFonts w:ascii="Arial" w:hAnsi="Arial" w:cs="Arial"/>
                <w:sz w:val="16"/>
              </w:rPr>
            </w:pPr>
            <w:r>
              <w:rPr>
                <w:rFonts w:ascii="Arial" w:hAnsi="Arial" w:cs="Arial"/>
                <w:sz w:val="16"/>
              </w:rPr>
              <w:t>float32</w:t>
            </w:r>
          </w:p>
        </w:tc>
        <w:tc>
          <w:tcPr>
            <w:tcW w:w="810" w:type="dxa"/>
          </w:tcPr>
          <w:p w:rsidR="003C1FC6" w:rsidRDefault="003C1FC6" w:rsidP="00AE5DE6">
            <w:pPr>
              <w:spacing w:before="60"/>
              <w:rPr>
                <w:rFonts w:ascii="Arial" w:hAnsi="Arial" w:cs="Arial"/>
                <w:sz w:val="16"/>
              </w:rPr>
            </w:pPr>
            <w:r>
              <w:rPr>
                <w:rFonts w:ascii="Arial" w:hAnsi="Arial" w:cs="Arial"/>
                <w:sz w:val="16"/>
              </w:rPr>
              <w:t>-10</w:t>
            </w:r>
          </w:p>
        </w:tc>
        <w:tc>
          <w:tcPr>
            <w:tcW w:w="1680" w:type="dxa"/>
          </w:tcPr>
          <w:p w:rsidR="003C1FC6" w:rsidRDefault="003C1FC6" w:rsidP="00AE5DE6">
            <w:pPr>
              <w:spacing w:before="60"/>
              <w:rPr>
                <w:rFonts w:ascii="Arial" w:hAnsi="Arial" w:cs="Arial"/>
                <w:sz w:val="16"/>
              </w:rPr>
            </w:pPr>
            <w:r>
              <w:rPr>
                <w:rFonts w:ascii="Arial" w:hAnsi="Arial" w:cs="Arial"/>
                <w:sz w:val="16"/>
              </w:rPr>
              <w:t>10</w:t>
            </w:r>
          </w:p>
        </w:tc>
        <w:tc>
          <w:tcPr>
            <w:tcW w:w="580" w:type="dxa"/>
            <w:shd w:val="pct15" w:color="auto" w:fill="auto"/>
          </w:tcPr>
          <w:p w:rsidR="003C1FC6" w:rsidRDefault="003C1FC6" w:rsidP="00AE5DE6">
            <w:pPr>
              <w:spacing w:before="60"/>
              <w:rPr>
                <w:rFonts w:ascii="Arial" w:hAnsi="Arial" w:cs="Arial"/>
                <w:sz w:val="16"/>
              </w:rPr>
            </w:pPr>
          </w:p>
        </w:tc>
      </w:tr>
      <w:tr w:rsidR="003C1FC6" w:rsidTr="003C1FC6">
        <w:tc>
          <w:tcPr>
            <w:tcW w:w="1696" w:type="dxa"/>
          </w:tcPr>
          <w:p w:rsidR="003C1FC6" w:rsidRDefault="003C1FC6" w:rsidP="00AE5DE6">
            <w:pPr>
              <w:spacing w:before="60"/>
              <w:rPr>
                <w:rFonts w:ascii="Arial" w:hAnsi="Arial" w:cs="Arial"/>
                <w:b/>
                <w:bCs/>
                <w:sz w:val="16"/>
              </w:rPr>
            </w:pPr>
          </w:p>
        </w:tc>
        <w:tc>
          <w:tcPr>
            <w:tcW w:w="3182" w:type="dxa"/>
          </w:tcPr>
          <w:p w:rsidR="003C1FC6" w:rsidRPr="000C2131" w:rsidRDefault="003C1FC6" w:rsidP="00AE5DE6">
            <w:pPr>
              <w:spacing w:before="60"/>
              <w:rPr>
                <w:rFonts w:ascii="Arial" w:hAnsi="Arial" w:cs="Arial"/>
                <w:sz w:val="16"/>
              </w:rPr>
            </w:pPr>
            <w:r w:rsidRPr="005C71A2">
              <w:rPr>
                <w:rFonts w:ascii="Arial" w:hAnsi="Arial" w:cs="Arial"/>
                <w:sz w:val="16"/>
              </w:rPr>
              <w:t>xRef_Uls_T_f32</w:t>
            </w:r>
          </w:p>
        </w:tc>
        <w:tc>
          <w:tcPr>
            <w:tcW w:w="990" w:type="dxa"/>
          </w:tcPr>
          <w:p w:rsidR="003C1FC6" w:rsidRPr="00CA7D19" w:rsidRDefault="003C1FC6" w:rsidP="00AE5DE6">
            <w:pPr>
              <w:spacing w:before="60"/>
              <w:rPr>
                <w:rFonts w:ascii="Arial" w:hAnsi="Arial" w:cs="Arial"/>
                <w:sz w:val="16"/>
              </w:rPr>
            </w:pPr>
            <w:r w:rsidRPr="000C2131">
              <w:rPr>
                <w:rFonts w:ascii="Arial" w:hAnsi="Arial" w:cs="Arial"/>
                <w:sz w:val="16"/>
              </w:rPr>
              <w:t>float32</w:t>
            </w:r>
          </w:p>
        </w:tc>
        <w:tc>
          <w:tcPr>
            <w:tcW w:w="810" w:type="dxa"/>
          </w:tcPr>
          <w:p w:rsidR="003C1FC6" w:rsidRDefault="003C1FC6" w:rsidP="00AE5DE6">
            <w:pPr>
              <w:spacing w:before="60"/>
              <w:rPr>
                <w:rFonts w:ascii="Arial" w:hAnsi="Arial" w:cs="Arial"/>
                <w:sz w:val="16"/>
              </w:rPr>
            </w:pPr>
            <w:r>
              <w:rPr>
                <w:rFonts w:ascii="Arial" w:hAnsi="Arial" w:cs="Arial"/>
                <w:sz w:val="16"/>
              </w:rPr>
              <w:t>-4</w:t>
            </w:r>
          </w:p>
        </w:tc>
        <w:tc>
          <w:tcPr>
            <w:tcW w:w="1680" w:type="dxa"/>
          </w:tcPr>
          <w:p w:rsidR="003C1FC6" w:rsidRDefault="003C1FC6" w:rsidP="00AE5DE6">
            <w:pPr>
              <w:spacing w:before="60"/>
              <w:rPr>
                <w:rFonts w:ascii="Arial" w:hAnsi="Arial" w:cs="Arial"/>
                <w:sz w:val="16"/>
              </w:rPr>
            </w:pPr>
            <w:r>
              <w:rPr>
                <w:rFonts w:ascii="Arial" w:hAnsi="Arial" w:cs="Arial"/>
                <w:sz w:val="16"/>
              </w:rPr>
              <w:t>4</w:t>
            </w:r>
          </w:p>
        </w:tc>
        <w:tc>
          <w:tcPr>
            <w:tcW w:w="580" w:type="dxa"/>
            <w:shd w:val="pct15" w:color="auto" w:fill="auto"/>
          </w:tcPr>
          <w:p w:rsidR="003C1FC6" w:rsidRDefault="003C1FC6" w:rsidP="00AE5DE6">
            <w:pPr>
              <w:spacing w:before="60"/>
              <w:rPr>
                <w:rFonts w:ascii="Arial" w:hAnsi="Arial" w:cs="Arial"/>
                <w:sz w:val="16"/>
              </w:rPr>
            </w:pPr>
          </w:p>
        </w:tc>
      </w:tr>
      <w:tr w:rsidR="003C1FC6" w:rsidTr="003C1FC6">
        <w:tc>
          <w:tcPr>
            <w:tcW w:w="1696" w:type="dxa"/>
          </w:tcPr>
          <w:p w:rsidR="003C1FC6" w:rsidRDefault="003C1FC6" w:rsidP="00AE5DE6">
            <w:pPr>
              <w:spacing w:before="60"/>
              <w:rPr>
                <w:rFonts w:ascii="Arial" w:hAnsi="Arial" w:cs="Arial"/>
                <w:b/>
                <w:bCs/>
                <w:sz w:val="16"/>
              </w:rPr>
            </w:pPr>
          </w:p>
        </w:tc>
        <w:tc>
          <w:tcPr>
            <w:tcW w:w="3182" w:type="dxa"/>
          </w:tcPr>
          <w:p w:rsidR="003C1FC6" w:rsidRPr="005C71A2" w:rsidRDefault="003C1FC6" w:rsidP="00AE5DE6">
            <w:pPr>
              <w:spacing w:before="60"/>
              <w:rPr>
                <w:rFonts w:ascii="Arial" w:hAnsi="Arial" w:cs="Arial"/>
                <w:sz w:val="16"/>
              </w:rPr>
            </w:pPr>
            <w:r w:rsidRPr="005C71A2">
              <w:rPr>
                <w:rFonts w:ascii="Arial" w:hAnsi="Arial" w:cs="Arial"/>
                <w:sz w:val="16"/>
              </w:rPr>
              <w:t>AdaptiveMu_Uls_T_f32</w:t>
            </w:r>
          </w:p>
        </w:tc>
        <w:tc>
          <w:tcPr>
            <w:tcW w:w="990" w:type="dxa"/>
          </w:tcPr>
          <w:p w:rsidR="003C1FC6" w:rsidRPr="000C2131" w:rsidRDefault="003C1FC6" w:rsidP="00AE5DE6">
            <w:pPr>
              <w:spacing w:before="60"/>
              <w:rPr>
                <w:rFonts w:ascii="Arial" w:hAnsi="Arial" w:cs="Arial"/>
                <w:sz w:val="16"/>
              </w:rPr>
            </w:pPr>
            <w:r>
              <w:rPr>
                <w:rFonts w:ascii="Arial" w:hAnsi="Arial" w:cs="Arial"/>
                <w:sz w:val="16"/>
              </w:rPr>
              <w:t>float32</w:t>
            </w:r>
          </w:p>
        </w:tc>
        <w:tc>
          <w:tcPr>
            <w:tcW w:w="810" w:type="dxa"/>
          </w:tcPr>
          <w:p w:rsidR="003C1FC6" w:rsidRDefault="003C1FC6" w:rsidP="00AE5DE6">
            <w:pPr>
              <w:spacing w:before="60"/>
              <w:rPr>
                <w:rFonts w:ascii="Arial" w:hAnsi="Arial" w:cs="Arial"/>
                <w:sz w:val="16"/>
              </w:rPr>
            </w:pPr>
            <w:r>
              <w:rPr>
                <w:rFonts w:ascii="Arial" w:hAnsi="Arial" w:cs="Arial"/>
                <w:sz w:val="16"/>
              </w:rPr>
              <w:t>0.0</w:t>
            </w:r>
          </w:p>
        </w:tc>
        <w:tc>
          <w:tcPr>
            <w:tcW w:w="1680" w:type="dxa"/>
          </w:tcPr>
          <w:p w:rsidR="003C1FC6" w:rsidRDefault="003C1FC6" w:rsidP="00AE5DE6">
            <w:pPr>
              <w:spacing w:before="60"/>
              <w:rPr>
                <w:rFonts w:ascii="Arial" w:hAnsi="Arial" w:cs="Arial"/>
                <w:sz w:val="16"/>
              </w:rPr>
            </w:pPr>
            <w:r>
              <w:rPr>
                <w:rFonts w:ascii="Arial" w:hAnsi="Arial" w:cs="Arial"/>
                <w:sz w:val="16"/>
              </w:rPr>
              <w:t>0.1</w:t>
            </w:r>
          </w:p>
        </w:tc>
        <w:tc>
          <w:tcPr>
            <w:tcW w:w="580" w:type="dxa"/>
            <w:shd w:val="pct15" w:color="auto" w:fill="auto"/>
          </w:tcPr>
          <w:p w:rsidR="003C1FC6" w:rsidRDefault="003C1FC6" w:rsidP="00AE5DE6">
            <w:pPr>
              <w:spacing w:before="60"/>
              <w:rPr>
                <w:rFonts w:ascii="Arial" w:hAnsi="Arial" w:cs="Arial"/>
                <w:sz w:val="16"/>
              </w:rPr>
            </w:pPr>
          </w:p>
        </w:tc>
      </w:tr>
      <w:tr w:rsidR="003C1FC6" w:rsidTr="003F1730">
        <w:tc>
          <w:tcPr>
            <w:tcW w:w="1696" w:type="dxa"/>
          </w:tcPr>
          <w:p w:rsidR="003C1FC6" w:rsidRDefault="003C1FC6" w:rsidP="00AE5DE6">
            <w:pPr>
              <w:spacing w:before="60"/>
              <w:rPr>
                <w:rFonts w:ascii="Arial" w:hAnsi="Arial" w:cs="Arial"/>
                <w:b/>
                <w:bCs/>
                <w:sz w:val="16"/>
              </w:rPr>
            </w:pPr>
          </w:p>
        </w:tc>
        <w:tc>
          <w:tcPr>
            <w:tcW w:w="3182" w:type="dxa"/>
          </w:tcPr>
          <w:p w:rsidR="003C1FC6" w:rsidRPr="005C71A2" w:rsidRDefault="003C1FC6" w:rsidP="00AE5DE6">
            <w:pPr>
              <w:spacing w:before="60"/>
              <w:rPr>
                <w:rFonts w:ascii="Arial" w:hAnsi="Arial" w:cs="Arial"/>
                <w:sz w:val="16"/>
              </w:rPr>
            </w:pPr>
            <w:r w:rsidRPr="005C71A2">
              <w:rPr>
                <w:rFonts w:ascii="Arial" w:hAnsi="Arial" w:cs="Arial"/>
                <w:sz w:val="16"/>
              </w:rPr>
              <w:t>xRefDelay_Uls_T_f32</w:t>
            </w:r>
            <w:r>
              <w:rPr>
                <w:rFonts w:ascii="Arial" w:hAnsi="Arial" w:cs="Arial"/>
                <w:sz w:val="16"/>
              </w:rPr>
              <w:t>[]</w:t>
            </w:r>
          </w:p>
        </w:tc>
        <w:tc>
          <w:tcPr>
            <w:tcW w:w="990" w:type="dxa"/>
          </w:tcPr>
          <w:p w:rsidR="003C1FC6" w:rsidRPr="000C2131" w:rsidRDefault="003C1FC6" w:rsidP="00AE5DE6">
            <w:pPr>
              <w:spacing w:before="60"/>
              <w:rPr>
                <w:rFonts w:ascii="Arial" w:hAnsi="Arial" w:cs="Arial"/>
                <w:sz w:val="16"/>
              </w:rPr>
            </w:pPr>
            <w:r>
              <w:rPr>
                <w:rFonts w:ascii="Arial" w:hAnsi="Arial" w:cs="Arial"/>
                <w:sz w:val="16"/>
              </w:rPr>
              <w:t>float32</w:t>
            </w:r>
          </w:p>
        </w:tc>
        <w:tc>
          <w:tcPr>
            <w:tcW w:w="810" w:type="dxa"/>
          </w:tcPr>
          <w:p w:rsidR="003C1FC6" w:rsidRDefault="003C1FC6" w:rsidP="00AE5DE6">
            <w:pPr>
              <w:spacing w:before="60"/>
              <w:rPr>
                <w:rFonts w:ascii="Arial" w:hAnsi="Arial" w:cs="Arial"/>
                <w:sz w:val="16"/>
              </w:rPr>
            </w:pPr>
            <w:r>
              <w:rPr>
                <w:rFonts w:ascii="Arial" w:hAnsi="Arial" w:cs="Arial"/>
                <w:sz w:val="16"/>
              </w:rPr>
              <w:t>-4</w:t>
            </w:r>
          </w:p>
        </w:tc>
        <w:tc>
          <w:tcPr>
            <w:tcW w:w="1680" w:type="dxa"/>
          </w:tcPr>
          <w:p w:rsidR="003C1FC6" w:rsidRDefault="003C1FC6" w:rsidP="00AE5DE6">
            <w:pPr>
              <w:spacing w:before="60"/>
              <w:rPr>
                <w:rFonts w:ascii="Arial" w:hAnsi="Arial" w:cs="Arial"/>
                <w:sz w:val="16"/>
              </w:rPr>
            </w:pPr>
            <w:r>
              <w:rPr>
                <w:rFonts w:ascii="Arial" w:hAnsi="Arial" w:cs="Arial"/>
                <w:sz w:val="16"/>
              </w:rPr>
              <w:t>4</w:t>
            </w:r>
          </w:p>
        </w:tc>
        <w:tc>
          <w:tcPr>
            <w:tcW w:w="580" w:type="dxa"/>
            <w:shd w:val="clear" w:color="auto" w:fill="FFFFFF" w:themeFill="background1"/>
          </w:tcPr>
          <w:p w:rsidR="003C1FC6" w:rsidRDefault="003F1730" w:rsidP="00AE5DE6">
            <w:pPr>
              <w:spacing w:before="60"/>
              <w:rPr>
                <w:rFonts w:ascii="Arial" w:hAnsi="Arial" w:cs="Arial"/>
                <w:sz w:val="16"/>
              </w:rPr>
            </w:pPr>
            <w:r w:rsidRPr="003F1730">
              <w:rPr>
                <w:rFonts w:ascii="Arial" w:hAnsi="Arial" w:cs="Arial"/>
                <w:sz w:val="16"/>
              </w:rPr>
              <w:t>0.00196</w:t>
            </w:r>
          </w:p>
        </w:tc>
      </w:tr>
      <w:tr w:rsidR="003C1FC6" w:rsidTr="003F1730">
        <w:tc>
          <w:tcPr>
            <w:tcW w:w="1696" w:type="dxa"/>
          </w:tcPr>
          <w:p w:rsidR="003C1FC6" w:rsidRDefault="003C1FC6" w:rsidP="00AE5DE6">
            <w:pPr>
              <w:spacing w:before="60"/>
              <w:rPr>
                <w:rFonts w:ascii="Arial" w:hAnsi="Arial" w:cs="Arial"/>
                <w:b/>
                <w:bCs/>
                <w:sz w:val="16"/>
              </w:rPr>
            </w:pPr>
          </w:p>
        </w:tc>
        <w:tc>
          <w:tcPr>
            <w:tcW w:w="3182" w:type="dxa"/>
          </w:tcPr>
          <w:p w:rsidR="003C1FC6" w:rsidRPr="005C71A2" w:rsidRDefault="003C1FC6" w:rsidP="00AE5DE6">
            <w:pPr>
              <w:spacing w:before="60"/>
              <w:rPr>
                <w:rFonts w:ascii="Arial" w:hAnsi="Arial" w:cs="Arial"/>
                <w:sz w:val="16"/>
              </w:rPr>
            </w:pPr>
            <w:r w:rsidRPr="005C71A2">
              <w:rPr>
                <w:rFonts w:ascii="Arial" w:hAnsi="Arial" w:cs="Arial"/>
                <w:sz w:val="16"/>
              </w:rPr>
              <w:t>xRefStateVar_Uls_T_f32</w:t>
            </w:r>
            <w:r>
              <w:rPr>
                <w:rFonts w:ascii="Arial" w:hAnsi="Arial" w:cs="Arial"/>
                <w:sz w:val="16"/>
              </w:rPr>
              <w:t>[]</w:t>
            </w:r>
          </w:p>
        </w:tc>
        <w:tc>
          <w:tcPr>
            <w:tcW w:w="990" w:type="dxa"/>
          </w:tcPr>
          <w:p w:rsidR="003C1FC6" w:rsidRPr="000C2131" w:rsidRDefault="003C1FC6" w:rsidP="00AE5DE6">
            <w:pPr>
              <w:spacing w:before="60"/>
              <w:rPr>
                <w:rFonts w:ascii="Arial" w:hAnsi="Arial" w:cs="Arial"/>
                <w:sz w:val="16"/>
              </w:rPr>
            </w:pPr>
            <w:r>
              <w:rPr>
                <w:rFonts w:ascii="Arial" w:hAnsi="Arial" w:cs="Arial"/>
                <w:sz w:val="16"/>
              </w:rPr>
              <w:t>float32</w:t>
            </w:r>
          </w:p>
        </w:tc>
        <w:tc>
          <w:tcPr>
            <w:tcW w:w="810" w:type="dxa"/>
          </w:tcPr>
          <w:p w:rsidR="003C1FC6" w:rsidRDefault="003C1FC6" w:rsidP="00AE5DE6">
            <w:pPr>
              <w:spacing w:before="60"/>
              <w:rPr>
                <w:rFonts w:ascii="Arial" w:hAnsi="Arial" w:cs="Arial"/>
                <w:sz w:val="16"/>
              </w:rPr>
            </w:pPr>
            <w:r>
              <w:rPr>
                <w:rFonts w:ascii="Arial" w:hAnsi="Arial" w:cs="Arial"/>
                <w:sz w:val="16"/>
              </w:rPr>
              <w:t>-2048</w:t>
            </w:r>
          </w:p>
        </w:tc>
        <w:tc>
          <w:tcPr>
            <w:tcW w:w="1680" w:type="dxa"/>
          </w:tcPr>
          <w:p w:rsidR="003C1FC6" w:rsidRDefault="003C1FC6" w:rsidP="00AE5DE6">
            <w:pPr>
              <w:spacing w:before="60"/>
              <w:rPr>
                <w:rFonts w:ascii="Arial" w:hAnsi="Arial" w:cs="Arial"/>
                <w:sz w:val="16"/>
              </w:rPr>
            </w:pPr>
            <w:r>
              <w:rPr>
                <w:rFonts w:ascii="Arial" w:hAnsi="Arial" w:cs="Arial"/>
                <w:sz w:val="16"/>
              </w:rPr>
              <w:t>2048</w:t>
            </w:r>
          </w:p>
        </w:tc>
        <w:tc>
          <w:tcPr>
            <w:tcW w:w="580" w:type="dxa"/>
            <w:shd w:val="clear" w:color="auto" w:fill="FFFFFF" w:themeFill="background1"/>
          </w:tcPr>
          <w:p w:rsidR="003C1FC6" w:rsidRDefault="003F1730" w:rsidP="00AE5DE6">
            <w:pPr>
              <w:spacing w:before="60"/>
              <w:rPr>
                <w:rFonts w:ascii="Arial" w:hAnsi="Arial" w:cs="Arial"/>
                <w:sz w:val="16"/>
              </w:rPr>
            </w:pPr>
            <w:r w:rsidRPr="003F1730">
              <w:rPr>
                <w:rFonts w:ascii="Arial" w:hAnsi="Arial" w:cs="Arial"/>
                <w:sz w:val="16"/>
              </w:rPr>
              <w:t>0.000123</w:t>
            </w:r>
          </w:p>
        </w:tc>
      </w:tr>
      <w:tr w:rsidR="003C1FC6" w:rsidTr="003C1FC6">
        <w:tc>
          <w:tcPr>
            <w:tcW w:w="1696" w:type="dxa"/>
          </w:tcPr>
          <w:p w:rsidR="003C1FC6" w:rsidRDefault="003C1FC6" w:rsidP="00AE5DE6">
            <w:pPr>
              <w:spacing w:before="60"/>
              <w:rPr>
                <w:rFonts w:ascii="Arial" w:hAnsi="Arial" w:cs="Arial"/>
                <w:b/>
                <w:bCs/>
                <w:sz w:val="16"/>
              </w:rPr>
            </w:pPr>
          </w:p>
        </w:tc>
        <w:tc>
          <w:tcPr>
            <w:tcW w:w="3182" w:type="dxa"/>
          </w:tcPr>
          <w:p w:rsidR="003C1FC6" w:rsidRPr="005C71A2" w:rsidRDefault="003C1FC6" w:rsidP="00AE5DE6">
            <w:pPr>
              <w:spacing w:before="60"/>
              <w:rPr>
                <w:rFonts w:ascii="Arial" w:hAnsi="Arial" w:cs="Arial"/>
                <w:sz w:val="16"/>
              </w:rPr>
            </w:pPr>
            <w:r w:rsidRPr="005C71A2">
              <w:rPr>
                <w:rFonts w:ascii="Arial" w:hAnsi="Arial" w:cs="Arial"/>
                <w:sz w:val="16"/>
              </w:rPr>
              <w:t>NTaps_Cnt_T_u16</w:t>
            </w:r>
          </w:p>
        </w:tc>
        <w:tc>
          <w:tcPr>
            <w:tcW w:w="990" w:type="dxa"/>
          </w:tcPr>
          <w:p w:rsidR="003C1FC6" w:rsidRPr="000C2131" w:rsidRDefault="003C1FC6" w:rsidP="00AE5DE6">
            <w:pPr>
              <w:spacing w:before="60"/>
              <w:rPr>
                <w:rFonts w:ascii="Arial" w:hAnsi="Arial" w:cs="Arial"/>
                <w:sz w:val="16"/>
              </w:rPr>
            </w:pPr>
            <w:r>
              <w:rPr>
                <w:rFonts w:ascii="Arial" w:hAnsi="Arial" w:cs="Arial"/>
                <w:sz w:val="16"/>
              </w:rPr>
              <w:t>uint16</w:t>
            </w:r>
          </w:p>
        </w:tc>
        <w:tc>
          <w:tcPr>
            <w:tcW w:w="810" w:type="dxa"/>
          </w:tcPr>
          <w:p w:rsidR="003C1FC6" w:rsidRDefault="003C1FC6" w:rsidP="00AE5DE6">
            <w:pPr>
              <w:spacing w:before="60"/>
              <w:rPr>
                <w:rFonts w:ascii="Arial" w:hAnsi="Arial" w:cs="Arial"/>
                <w:sz w:val="16"/>
              </w:rPr>
            </w:pPr>
            <w:r>
              <w:rPr>
                <w:rFonts w:ascii="Arial" w:hAnsi="Arial" w:cs="Arial"/>
                <w:sz w:val="16"/>
              </w:rPr>
              <w:t>1</w:t>
            </w:r>
          </w:p>
        </w:tc>
        <w:tc>
          <w:tcPr>
            <w:tcW w:w="1680" w:type="dxa"/>
          </w:tcPr>
          <w:p w:rsidR="003C1FC6" w:rsidRDefault="003C1FC6" w:rsidP="00AE5DE6">
            <w:pPr>
              <w:spacing w:before="60"/>
              <w:rPr>
                <w:rFonts w:ascii="Arial" w:hAnsi="Arial" w:cs="Arial"/>
                <w:sz w:val="16"/>
              </w:rPr>
            </w:pPr>
            <w:r>
              <w:rPr>
                <w:rFonts w:ascii="Arial" w:hAnsi="Arial" w:cs="Arial"/>
                <w:sz w:val="16"/>
              </w:rPr>
              <w:t>30</w:t>
            </w:r>
          </w:p>
        </w:tc>
        <w:tc>
          <w:tcPr>
            <w:tcW w:w="580" w:type="dxa"/>
            <w:shd w:val="pct15" w:color="auto" w:fill="auto"/>
          </w:tcPr>
          <w:p w:rsidR="003C1FC6" w:rsidRDefault="003C1FC6" w:rsidP="00AE5DE6">
            <w:pPr>
              <w:spacing w:before="60"/>
              <w:rPr>
                <w:rFonts w:ascii="Arial" w:hAnsi="Arial" w:cs="Arial"/>
                <w:sz w:val="16"/>
              </w:rPr>
            </w:pPr>
          </w:p>
        </w:tc>
      </w:tr>
      <w:tr w:rsidR="003C1FC6" w:rsidTr="003C1FC6">
        <w:tc>
          <w:tcPr>
            <w:tcW w:w="1696" w:type="dxa"/>
          </w:tcPr>
          <w:p w:rsidR="003C1FC6" w:rsidRDefault="003C1FC6" w:rsidP="00AE5DE6">
            <w:pPr>
              <w:spacing w:before="60"/>
              <w:rPr>
                <w:rFonts w:ascii="Arial" w:hAnsi="Arial" w:cs="Arial"/>
                <w:b/>
                <w:bCs/>
                <w:sz w:val="16"/>
              </w:rPr>
            </w:pPr>
            <w:r>
              <w:rPr>
                <w:rFonts w:ascii="Arial" w:hAnsi="Arial" w:cs="Arial"/>
                <w:b/>
                <w:bCs/>
                <w:sz w:val="16"/>
              </w:rPr>
              <w:lastRenderedPageBreak/>
              <w:t>Return Value</w:t>
            </w:r>
          </w:p>
        </w:tc>
        <w:tc>
          <w:tcPr>
            <w:tcW w:w="3182" w:type="dxa"/>
          </w:tcPr>
          <w:p w:rsidR="003C1FC6" w:rsidRDefault="003C1FC6" w:rsidP="00AE5DE6">
            <w:pPr>
              <w:spacing w:before="60"/>
              <w:rPr>
                <w:rFonts w:ascii="Arial" w:hAnsi="Arial" w:cs="Arial"/>
                <w:sz w:val="16"/>
              </w:rPr>
            </w:pPr>
            <w:r w:rsidRPr="005C71A2">
              <w:rPr>
                <w:rFonts w:ascii="Arial" w:hAnsi="Arial" w:cs="Arial"/>
                <w:sz w:val="16"/>
              </w:rPr>
              <w:t>Output_Uls_T_f32</w:t>
            </w:r>
          </w:p>
        </w:tc>
        <w:tc>
          <w:tcPr>
            <w:tcW w:w="990" w:type="dxa"/>
          </w:tcPr>
          <w:p w:rsidR="003C1FC6" w:rsidRDefault="003C1FC6" w:rsidP="00AE5DE6">
            <w:pPr>
              <w:spacing w:before="60"/>
              <w:rPr>
                <w:rFonts w:ascii="Arial" w:hAnsi="Arial" w:cs="Arial"/>
                <w:sz w:val="16"/>
              </w:rPr>
            </w:pPr>
            <w:r>
              <w:rPr>
                <w:rFonts w:ascii="Arial" w:hAnsi="Arial" w:cs="Arial"/>
                <w:sz w:val="16"/>
              </w:rPr>
              <w:t>float32</w:t>
            </w:r>
          </w:p>
        </w:tc>
        <w:tc>
          <w:tcPr>
            <w:tcW w:w="810" w:type="dxa"/>
          </w:tcPr>
          <w:p w:rsidR="003C1FC6" w:rsidRDefault="003C1FC6" w:rsidP="00AE5DE6">
            <w:pPr>
              <w:spacing w:before="60"/>
              <w:rPr>
                <w:rFonts w:ascii="Arial" w:hAnsi="Arial" w:cs="Arial"/>
                <w:sz w:val="16"/>
              </w:rPr>
            </w:pPr>
            <w:r>
              <w:rPr>
                <w:rFonts w:ascii="Arial" w:hAnsi="Arial" w:cs="Arial"/>
                <w:sz w:val="16"/>
              </w:rPr>
              <w:t>-245760</w:t>
            </w:r>
          </w:p>
        </w:tc>
        <w:tc>
          <w:tcPr>
            <w:tcW w:w="1680" w:type="dxa"/>
          </w:tcPr>
          <w:p w:rsidR="003C1FC6" w:rsidRDefault="003C1FC6" w:rsidP="00AE5DE6">
            <w:pPr>
              <w:spacing w:before="60"/>
              <w:rPr>
                <w:rFonts w:ascii="Arial" w:hAnsi="Arial" w:cs="Arial"/>
                <w:sz w:val="16"/>
              </w:rPr>
            </w:pPr>
            <w:r>
              <w:rPr>
                <w:rFonts w:ascii="Arial" w:hAnsi="Arial" w:cs="Arial"/>
                <w:sz w:val="16"/>
              </w:rPr>
              <w:t>245760</w:t>
            </w:r>
          </w:p>
        </w:tc>
        <w:tc>
          <w:tcPr>
            <w:tcW w:w="580" w:type="dxa"/>
          </w:tcPr>
          <w:p w:rsidR="003C1FC6" w:rsidRDefault="003F1730" w:rsidP="00AE5DE6">
            <w:pPr>
              <w:spacing w:before="60"/>
              <w:rPr>
                <w:rFonts w:ascii="Arial" w:hAnsi="Arial" w:cs="Arial"/>
                <w:sz w:val="16"/>
              </w:rPr>
            </w:pPr>
            <w:r w:rsidRPr="003F1730">
              <w:rPr>
                <w:rFonts w:ascii="Arial" w:hAnsi="Arial" w:cs="Arial"/>
                <w:sz w:val="16"/>
              </w:rPr>
              <w:t>0.00391</w:t>
            </w:r>
          </w:p>
        </w:tc>
      </w:tr>
    </w:tbl>
    <w:p w:rsidR="003C1FC6" w:rsidRDefault="003C1FC6" w:rsidP="003C1FC6">
      <w:pPr>
        <w:pStyle w:val="Heading4"/>
      </w:pPr>
      <w:r>
        <w:lastRenderedPageBreak/>
        <w:t>Description</w:t>
      </w:r>
    </w:p>
    <w:p w:rsidR="003C1FC6" w:rsidRDefault="00444A97" w:rsidP="003C1FC6">
      <w:pPr>
        <w:spacing w:after="0"/>
      </w:pPr>
      <w:r>
        <w:object w:dxaOrig="9924" w:dyaOrig="14562">
          <v:shape id="_x0000_i1035" type="#_x0000_t75" style="width:366.35pt;height:534.55pt" o:ole="">
            <v:imagedata r:id="rId28" o:title=""/>
          </v:shape>
          <o:OLEObject Type="Embed" ProgID="Visio.Drawing.11" ShapeID="_x0000_i1035" DrawAspect="Content" ObjectID="_1426334562" r:id="rId29"/>
        </w:object>
      </w:r>
    </w:p>
    <w:p w:rsidR="008E44AB" w:rsidRDefault="008E44AB" w:rsidP="003C1FC6">
      <w:pPr>
        <w:spacing w:after="0"/>
      </w:pPr>
    </w:p>
    <w:p w:rsidR="008E44AB" w:rsidRDefault="00300F27" w:rsidP="008E44AB">
      <w:pPr>
        <w:pStyle w:val="Heading3"/>
      </w:pPr>
      <w:r>
        <w:lastRenderedPageBreak/>
        <w:t>Phase Adjust</w:t>
      </w:r>
    </w:p>
    <w:p w:rsidR="008E44AB" w:rsidRDefault="008E44AB" w:rsidP="008E44AB">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72"/>
        <w:gridCol w:w="3146"/>
        <w:gridCol w:w="979"/>
        <w:gridCol w:w="798"/>
        <w:gridCol w:w="1637"/>
        <w:gridCol w:w="706"/>
      </w:tblGrid>
      <w:tr w:rsidR="008E44AB" w:rsidTr="00AE5DE6">
        <w:tc>
          <w:tcPr>
            <w:tcW w:w="1696" w:type="dxa"/>
          </w:tcPr>
          <w:p w:rsidR="008E44AB" w:rsidRDefault="008E44AB" w:rsidP="00AE5DE6">
            <w:pPr>
              <w:spacing w:before="60"/>
              <w:rPr>
                <w:rFonts w:ascii="Arial" w:hAnsi="Arial" w:cs="Arial"/>
                <w:b/>
                <w:bCs/>
                <w:sz w:val="16"/>
              </w:rPr>
            </w:pPr>
            <w:r>
              <w:rPr>
                <w:rFonts w:ascii="Arial" w:hAnsi="Arial" w:cs="Arial"/>
                <w:b/>
                <w:bCs/>
                <w:sz w:val="16"/>
              </w:rPr>
              <w:t>Function Name</w:t>
            </w:r>
          </w:p>
        </w:tc>
        <w:tc>
          <w:tcPr>
            <w:tcW w:w="3182" w:type="dxa"/>
          </w:tcPr>
          <w:p w:rsidR="008E44AB" w:rsidRDefault="008E44AB" w:rsidP="00AE5DE6">
            <w:pPr>
              <w:spacing w:before="60"/>
              <w:rPr>
                <w:rFonts w:ascii="Arial" w:hAnsi="Arial" w:cs="Arial"/>
                <w:sz w:val="16"/>
              </w:rPr>
            </w:pPr>
            <w:r w:rsidRPr="0081336A">
              <w:rPr>
                <w:rFonts w:ascii="Arial" w:hAnsi="Arial" w:cs="Arial"/>
                <w:sz w:val="16"/>
              </w:rPr>
              <w:t>PhaseAdjust_f32</w:t>
            </w:r>
          </w:p>
        </w:tc>
        <w:tc>
          <w:tcPr>
            <w:tcW w:w="990" w:type="dxa"/>
            <w:shd w:val="pct30" w:color="FFFF00" w:fill="auto"/>
          </w:tcPr>
          <w:p w:rsidR="008E44AB" w:rsidRDefault="008E44AB" w:rsidP="00AE5DE6">
            <w:pPr>
              <w:spacing w:before="60"/>
              <w:jc w:val="center"/>
              <w:rPr>
                <w:rFonts w:ascii="Arial" w:hAnsi="Arial" w:cs="Arial"/>
                <w:sz w:val="16"/>
              </w:rPr>
            </w:pPr>
            <w:r>
              <w:rPr>
                <w:rFonts w:ascii="Arial" w:hAnsi="Arial" w:cs="Arial"/>
                <w:sz w:val="16"/>
              </w:rPr>
              <w:t>Type</w:t>
            </w:r>
          </w:p>
        </w:tc>
        <w:tc>
          <w:tcPr>
            <w:tcW w:w="810" w:type="dxa"/>
            <w:shd w:val="pct30" w:color="FFFF00" w:fill="auto"/>
          </w:tcPr>
          <w:p w:rsidR="008E44AB" w:rsidRDefault="008E44AB" w:rsidP="00AE5DE6">
            <w:pPr>
              <w:spacing w:before="60"/>
              <w:jc w:val="center"/>
              <w:rPr>
                <w:rFonts w:ascii="Arial" w:hAnsi="Arial" w:cs="Arial"/>
                <w:sz w:val="16"/>
              </w:rPr>
            </w:pPr>
            <w:r>
              <w:rPr>
                <w:rFonts w:ascii="Arial" w:hAnsi="Arial" w:cs="Arial"/>
                <w:sz w:val="16"/>
              </w:rPr>
              <w:t>Min</w:t>
            </w:r>
          </w:p>
        </w:tc>
        <w:tc>
          <w:tcPr>
            <w:tcW w:w="1680" w:type="dxa"/>
            <w:shd w:val="pct30" w:color="FFFF00" w:fill="auto"/>
          </w:tcPr>
          <w:p w:rsidR="008E44AB" w:rsidRDefault="008E44AB" w:rsidP="00AE5DE6">
            <w:pPr>
              <w:spacing w:before="60"/>
              <w:jc w:val="center"/>
              <w:rPr>
                <w:rFonts w:ascii="Arial" w:hAnsi="Arial" w:cs="Arial"/>
                <w:sz w:val="16"/>
              </w:rPr>
            </w:pPr>
            <w:r>
              <w:rPr>
                <w:rFonts w:ascii="Arial" w:hAnsi="Arial" w:cs="Arial"/>
                <w:sz w:val="16"/>
              </w:rPr>
              <w:t>Max</w:t>
            </w:r>
          </w:p>
        </w:tc>
        <w:tc>
          <w:tcPr>
            <w:tcW w:w="580" w:type="dxa"/>
            <w:tcBorders>
              <w:bottom w:val="single" w:sz="4" w:space="0" w:color="auto"/>
            </w:tcBorders>
            <w:shd w:val="pct30" w:color="FFFF00" w:fill="auto"/>
          </w:tcPr>
          <w:p w:rsidR="008E44AB" w:rsidRDefault="008E44AB"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8E44AB" w:rsidTr="00AE5DE6">
        <w:tc>
          <w:tcPr>
            <w:tcW w:w="1696" w:type="dxa"/>
          </w:tcPr>
          <w:p w:rsidR="008E44AB" w:rsidRDefault="008E44AB" w:rsidP="00AE5DE6">
            <w:pPr>
              <w:spacing w:before="60"/>
              <w:rPr>
                <w:rFonts w:ascii="Arial" w:hAnsi="Arial" w:cs="Arial"/>
                <w:b/>
                <w:bCs/>
                <w:sz w:val="16"/>
              </w:rPr>
            </w:pPr>
            <w:r>
              <w:rPr>
                <w:rFonts w:ascii="Arial" w:hAnsi="Arial" w:cs="Arial"/>
                <w:b/>
                <w:bCs/>
                <w:sz w:val="16"/>
              </w:rPr>
              <w:t xml:space="preserve">Arguments Passed </w:t>
            </w:r>
          </w:p>
        </w:tc>
        <w:tc>
          <w:tcPr>
            <w:tcW w:w="3182" w:type="dxa"/>
          </w:tcPr>
          <w:p w:rsidR="008E44AB" w:rsidRDefault="008E44AB" w:rsidP="00AE5DE6">
            <w:pPr>
              <w:spacing w:before="60"/>
              <w:rPr>
                <w:rFonts w:ascii="Arial" w:hAnsi="Arial" w:cs="Arial"/>
                <w:sz w:val="16"/>
              </w:rPr>
            </w:pPr>
            <w:r w:rsidRPr="0081336A">
              <w:rPr>
                <w:rFonts w:ascii="Arial" w:hAnsi="Arial" w:cs="Arial"/>
                <w:sz w:val="16"/>
              </w:rPr>
              <w:t>PhaseAdjInput_Uls_T_f32</w:t>
            </w:r>
          </w:p>
        </w:tc>
        <w:tc>
          <w:tcPr>
            <w:tcW w:w="990" w:type="dxa"/>
          </w:tcPr>
          <w:p w:rsidR="008E44AB" w:rsidRDefault="008E44AB" w:rsidP="00AE5DE6">
            <w:pPr>
              <w:spacing w:before="60"/>
              <w:rPr>
                <w:rFonts w:ascii="Arial" w:hAnsi="Arial" w:cs="Arial"/>
                <w:sz w:val="16"/>
              </w:rPr>
            </w:pPr>
            <w:r w:rsidRPr="00CA7D19">
              <w:rPr>
                <w:rFonts w:ascii="Arial" w:hAnsi="Arial" w:cs="Arial"/>
                <w:sz w:val="16"/>
              </w:rPr>
              <w:t>float32</w:t>
            </w:r>
          </w:p>
        </w:tc>
        <w:tc>
          <w:tcPr>
            <w:tcW w:w="810" w:type="dxa"/>
          </w:tcPr>
          <w:p w:rsidR="008E44AB" w:rsidRDefault="008E44AB" w:rsidP="00AE5DE6">
            <w:pPr>
              <w:spacing w:before="60"/>
              <w:rPr>
                <w:rFonts w:ascii="Arial" w:hAnsi="Arial" w:cs="Arial"/>
                <w:sz w:val="16"/>
              </w:rPr>
            </w:pPr>
            <w:r>
              <w:rPr>
                <w:rFonts w:ascii="Arial" w:hAnsi="Arial" w:cs="Arial"/>
                <w:sz w:val="16"/>
              </w:rPr>
              <w:t>-127</w:t>
            </w:r>
          </w:p>
        </w:tc>
        <w:tc>
          <w:tcPr>
            <w:tcW w:w="1680" w:type="dxa"/>
          </w:tcPr>
          <w:p w:rsidR="008E44AB" w:rsidRDefault="008E44AB" w:rsidP="00AE5DE6">
            <w:pPr>
              <w:spacing w:before="60"/>
              <w:rPr>
                <w:rFonts w:ascii="Arial" w:hAnsi="Arial" w:cs="Arial"/>
                <w:sz w:val="16"/>
              </w:rPr>
            </w:pPr>
            <w:r>
              <w:rPr>
                <w:rFonts w:ascii="Arial" w:hAnsi="Arial" w:cs="Arial"/>
                <w:sz w:val="16"/>
              </w:rPr>
              <w:t>127</w:t>
            </w:r>
          </w:p>
        </w:tc>
        <w:tc>
          <w:tcPr>
            <w:tcW w:w="580" w:type="dxa"/>
            <w:shd w:val="pct15" w:color="auto" w:fill="auto"/>
          </w:tcPr>
          <w:p w:rsidR="008E44AB" w:rsidRDefault="008E44AB" w:rsidP="00AE5DE6">
            <w:pPr>
              <w:spacing w:before="60"/>
              <w:rPr>
                <w:rFonts w:ascii="Arial" w:hAnsi="Arial" w:cs="Arial"/>
                <w:sz w:val="16"/>
              </w:rPr>
            </w:pPr>
          </w:p>
        </w:tc>
      </w:tr>
      <w:tr w:rsidR="008E44AB" w:rsidTr="00AE5DE6">
        <w:tc>
          <w:tcPr>
            <w:tcW w:w="1696" w:type="dxa"/>
          </w:tcPr>
          <w:p w:rsidR="008E44AB" w:rsidRDefault="008E44AB" w:rsidP="00AE5DE6">
            <w:pPr>
              <w:spacing w:before="60"/>
              <w:rPr>
                <w:rFonts w:ascii="Arial" w:hAnsi="Arial" w:cs="Arial"/>
                <w:b/>
                <w:bCs/>
                <w:sz w:val="16"/>
              </w:rPr>
            </w:pPr>
          </w:p>
        </w:tc>
        <w:tc>
          <w:tcPr>
            <w:tcW w:w="3182" w:type="dxa"/>
          </w:tcPr>
          <w:p w:rsidR="008E44AB" w:rsidRDefault="008E44AB" w:rsidP="00AE5DE6">
            <w:pPr>
              <w:spacing w:before="60"/>
              <w:rPr>
                <w:rFonts w:ascii="Arial" w:hAnsi="Arial" w:cs="Arial"/>
                <w:sz w:val="16"/>
              </w:rPr>
            </w:pPr>
            <w:r w:rsidRPr="0081336A">
              <w:rPr>
                <w:rFonts w:ascii="Arial" w:hAnsi="Arial" w:cs="Arial"/>
                <w:sz w:val="16"/>
              </w:rPr>
              <w:t>FreqEstAvg_Hz_T_f32</w:t>
            </w:r>
          </w:p>
        </w:tc>
        <w:tc>
          <w:tcPr>
            <w:tcW w:w="990" w:type="dxa"/>
          </w:tcPr>
          <w:p w:rsidR="008E44AB" w:rsidRDefault="008E44AB" w:rsidP="00AE5DE6">
            <w:pPr>
              <w:spacing w:before="60"/>
              <w:rPr>
                <w:rFonts w:ascii="Arial" w:hAnsi="Arial" w:cs="Arial"/>
                <w:sz w:val="16"/>
              </w:rPr>
            </w:pPr>
            <w:r>
              <w:rPr>
                <w:rFonts w:ascii="Arial" w:hAnsi="Arial" w:cs="Arial"/>
                <w:sz w:val="16"/>
              </w:rPr>
              <w:t>float32</w:t>
            </w:r>
          </w:p>
        </w:tc>
        <w:tc>
          <w:tcPr>
            <w:tcW w:w="810" w:type="dxa"/>
          </w:tcPr>
          <w:p w:rsidR="008E44AB" w:rsidRDefault="008E44AB" w:rsidP="00AE5DE6">
            <w:pPr>
              <w:spacing w:before="60"/>
              <w:rPr>
                <w:rFonts w:ascii="Arial" w:hAnsi="Arial" w:cs="Arial"/>
                <w:sz w:val="16"/>
              </w:rPr>
            </w:pPr>
            <w:r>
              <w:rPr>
                <w:rFonts w:ascii="Arial" w:hAnsi="Arial" w:cs="Arial"/>
                <w:sz w:val="16"/>
              </w:rPr>
              <w:t>0</w:t>
            </w:r>
          </w:p>
        </w:tc>
        <w:tc>
          <w:tcPr>
            <w:tcW w:w="1680" w:type="dxa"/>
          </w:tcPr>
          <w:p w:rsidR="008E44AB" w:rsidRDefault="008E44AB" w:rsidP="00AE5DE6">
            <w:pPr>
              <w:spacing w:before="60"/>
              <w:rPr>
                <w:rFonts w:ascii="Arial" w:hAnsi="Arial" w:cs="Arial"/>
                <w:sz w:val="16"/>
              </w:rPr>
            </w:pPr>
            <w:r>
              <w:rPr>
                <w:rFonts w:ascii="Arial" w:hAnsi="Arial" w:cs="Arial"/>
                <w:sz w:val="16"/>
              </w:rPr>
              <w:t>40</w:t>
            </w:r>
          </w:p>
        </w:tc>
        <w:tc>
          <w:tcPr>
            <w:tcW w:w="580" w:type="dxa"/>
            <w:shd w:val="pct15" w:color="auto" w:fill="auto"/>
          </w:tcPr>
          <w:p w:rsidR="008E44AB" w:rsidRDefault="008E44AB" w:rsidP="00AE5DE6">
            <w:pPr>
              <w:spacing w:before="60"/>
              <w:rPr>
                <w:rFonts w:ascii="Arial" w:hAnsi="Arial" w:cs="Arial"/>
                <w:sz w:val="16"/>
              </w:rPr>
            </w:pPr>
          </w:p>
        </w:tc>
      </w:tr>
      <w:tr w:rsidR="008E44AB" w:rsidTr="00AE5DE6">
        <w:tc>
          <w:tcPr>
            <w:tcW w:w="1696" w:type="dxa"/>
          </w:tcPr>
          <w:p w:rsidR="008E44AB" w:rsidRDefault="008E44AB" w:rsidP="00AE5DE6">
            <w:pPr>
              <w:spacing w:before="60"/>
              <w:rPr>
                <w:rFonts w:ascii="Arial" w:hAnsi="Arial" w:cs="Arial"/>
                <w:b/>
                <w:bCs/>
                <w:sz w:val="16"/>
              </w:rPr>
            </w:pPr>
            <w:r>
              <w:rPr>
                <w:rFonts w:ascii="Arial" w:hAnsi="Arial" w:cs="Arial"/>
                <w:b/>
                <w:bCs/>
                <w:sz w:val="16"/>
              </w:rPr>
              <w:t>Return Value</w:t>
            </w:r>
          </w:p>
        </w:tc>
        <w:tc>
          <w:tcPr>
            <w:tcW w:w="3182" w:type="dxa"/>
          </w:tcPr>
          <w:p w:rsidR="008E44AB" w:rsidRDefault="008E44AB" w:rsidP="00AE5DE6">
            <w:pPr>
              <w:spacing w:before="60"/>
              <w:rPr>
                <w:rFonts w:ascii="Arial" w:hAnsi="Arial" w:cs="Arial"/>
                <w:sz w:val="16"/>
              </w:rPr>
            </w:pPr>
            <w:r w:rsidRPr="0081336A">
              <w:rPr>
                <w:rFonts w:ascii="Arial" w:hAnsi="Arial" w:cs="Arial"/>
                <w:sz w:val="16"/>
              </w:rPr>
              <w:t>PhaseAdjOutput_Uls_T_f32</w:t>
            </w:r>
          </w:p>
        </w:tc>
        <w:tc>
          <w:tcPr>
            <w:tcW w:w="990" w:type="dxa"/>
          </w:tcPr>
          <w:p w:rsidR="008E44AB" w:rsidRDefault="008E44AB" w:rsidP="00AE5DE6">
            <w:pPr>
              <w:spacing w:before="60"/>
              <w:rPr>
                <w:rFonts w:ascii="Arial" w:hAnsi="Arial" w:cs="Arial"/>
                <w:sz w:val="16"/>
              </w:rPr>
            </w:pPr>
            <w:r>
              <w:rPr>
                <w:rFonts w:ascii="Arial" w:hAnsi="Arial" w:cs="Arial"/>
                <w:sz w:val="16"/>
              </w:rPr>
              <w:t>float32</w:t>
            </w:r>
          </w:p>
        </w:tc>
        <w:tc>
          <w:tcPr>
            <w:tcW w:w="810" w:type="dxa"/>
          </w:tcPr>
          <w:p w:rsidR="008E44AB" w:rsidRDefault="008E44AB" w:rsidP="00AE5DE6">
            <w:pPr>
              <w:spacing w:before="60"/>
              <w:rPr>
                <w:rFonts w:ascii="Arial" w:hAnsi="Arial" w:cs="Arial"/>
                <w:sz w:val="16"/>
              </w:rPr>
            </w:pPr>
            <w:r>
              <w:rPr>
                <w:rFonts w:ascii="Arial" w:hAnsi="Arial" w:cs="Arial"/>
                <w:sz w:val="16"/>
              </w:rPr>
              <w:t>-127</w:t>
            </w:r>
          </w:p>
        </w:tc>
        <w:tc>
          <w:tcPr>
            <w:tcW w:w="1680" w:type="dxa"/>
          </w:tcPr>
          <w:p w:rsidR="008E44AB" w:rsidRDefault="008E44AB" w:rsidP="00AE5DE6">
            <w:pPr>
              <w:spacing w:before="60"/>
              <w:rPr>
                <w:rFonts w:ascii="Arial" w:hAnsi="Arial" w:cs="Arial"/>
                <w:sz w:val="16"/>
              </w:rPr>
            </w:pPr>
            <w:r>
              <w:rPr>
                <w:rFonts w:ascii="Arial" w:hAnsi="Arial" w:cs="Arial"/>
                <w:sz w:val="16"/>
              </w:rPr>
              <w:t>127</w:t>
            </w:r>
          </w:p>
        </w:tc>
        <w:tc>
          <w:tcPr>
            <w:tcW w:w="580" w:type="dxa"/>
          </w:tcPr>
          <w:p w:rsidR="008E44AB" w:rsidRDefault="007410DE" w:rsidP="00AE5DE6">
            <w:pPr>
              <w:spacing w:before="60"/>
              <w:rPr>
                <w:rFonts w:ascii="Arial" w:hAnsi="Arial" w:cs="Arial"/>
                <w:sz w:val="16"/>
              </w:rPr>
            </w:pPr>
            <w:r w:rsidRPr="007410DE">
              <w:rPr>
                <w:rFonts w:ascii="Arial" w:hAnsi="Arial" w:cs="Arial"/>
                <w:sz w:val="16"/>
              </w:rPr>
              <w:t>0.0084</w:t>
            </w:r>
          </w:p>
        </w:tc>
      </w:tr>
    </w:tbl>
    <w:p w:rsidR="008E44AB" w:rsidRDefault="008E44AB" w:rsidP="008E44AB">
      <w:pPr>
        <w:pStyle w:val="Heading4"/>
      </w:pPr>
      <w:r>
        <w:t>Description</w:t>
      </w:r>
    </w:p>
    <w:p w:rsidR="008E44AB" w:rsidRDefault="008E44AB" w:rsidP="008E44AB">
      <w:pPr>
        <w:spacing w:after="0"/>
      </w:pPr>
      <w:r>
        <w:object w:dxaOrig="9259" w:dyaOrig="10709">
          <v:shape id="_x0000_i1036" type="#_x0000_t75" style="width:341pt;height:392.85pt" o:ole="">
            <v:imagedata r:id="rId30" o:title=""/>
          </v:shape>
          <o:OLEObject Type="Embed" ProgID="Visio.Drawing.11" ShapeID="_x0000_i1036" DrawAspect="Content" ObjectID="_1426334563" r:id="rId31"/>
        </w:object>
      </w:r>
    </w:p>
    <w:p w:rsidR="00AE5DE6" w:rsidRDefault="00300F27" w:rsidP="00AE5DE6">
      <w:pPr>
        <w:pStyle w:val="Heading3"/>
      </w:pPr>
      <w:r>
        <w:t>Calculate Filter Coefficient</w:t>
      </w:r>
    </w:p>
    <w:p w:rsidR="00AE5DE6" w:rsidRDefault="00AE5DE6" w:rsidP="00AE5DE6">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50"/>
        <w:gridCol w:w="2871"/>
        <w:gridCol w:w="924"/>
        <w:gridCol w:w="1151"/>
        <w:gridCol w:w="1558"/>
        <w:gridCol w:w="884"/>
      </w:tblGrid>
      <w:tr w:rsidR="00AE5DE6" w:rsidTr="00AE5DE6">
        <w:tc>
          <w:tcPr>
            <w:tcW w:w="1696" w:type="dxa"/>
          </w:tcPr>
          <w:p w:rsidR="00AE5DE6" w:rsidRDefault="00AE5DE6" w:rsidP="00AE5DE6">
            <w:pPr>
              <w:spacing w:before="60"/>
              <w:rPr>
                <w:rFonts w:ascii="Arial" w:hAnsi="Arial" w:cs="Arial"/>
                <w:b/>
                <w:bCs/>
                <w:sz w:val="16"/>
              </w:rPr>
            </w:pPr>
            <w:r>
              <w:rPr>
                <w:rFonts w:ascii="Arial" w:hAnsi="Arial" w:cs="Arial"/>
                <w:b/>
                <w:bCs/>
                <w:sz w:val="16"/>
              </w:rPr>
              <w:lastRenderedPageBreak/>
              <w:t>Function Name</w:t>
            </w:r>
          </w:p>
        </w:tc>
        <w:tc>
          <w:tcPr>
            <w:tcW w:w="3182" w:type="dxa"/>
          </w:tcPr>
          <w:p w:rsidR="00AE5DE6" w:rsidRDefault="00AE5DE6" w:rsidP="00AE5DE6">
            <w:pPr>
              <w:spacing w:before="60"/>
              <w:rPr>
                <w:rFonts w:ascii="Arial" w:hAnsi="Arial" w:cs="Arial"/>
                <w:sz w:val="16"/>
              </w:rPr>
            </w:pPr>
            <w:proofErr w:type="spellStart"/>
            <w:r w:rsidRPr="00F0366B">
              <w:rPr>
                <w:rFonts w:ascii="Arial" w:hAnsi="Arial" w:cs="Arial"/>
                <w:sz w:val="16"/>
              </w:rPr>
              <w:t>CalcFilterCoeff</w:t>
            </w:r>
            <w:proofErr w:type="spellEnd"/>
          </w:p>
        </w:tc>
        <w:tc>
          <w:tcPr>
            <w:tcW w:w="990"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Type</w:t>
            </w:r>
          </w:p>
        </w:tc>
        <w:tc>
          <w:tcPr>
            <w:tcW w:w="810"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Min</w:t>
            </w:r>
          </w:p>
        </w:tc>
        <w:tc>
          <w:tcPr>
            <w:tcW w:w="1680"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Max</w:t>
            </w:r>
          </w:p>
        </w:tc>
        <w:tc>
          <w:tcPr>
            <w:tcW w:w="580" w:type="dxa"/>
            <w:tcBorders>
              <w:bottom w:val="single" w:sz="4" w:space="0" w:color="auto"/>
            </w:tcBorders>
            <w:shd w:val="pct30" w:color="FFFF00" w:fill="auto"/>
          </w:tcPr>
          <w:p w:rsidR="00AE5DE6" w:rsidRDefault="00AE5DE6"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AE5DE6" w:rsidTr="00AE5DE6">
        <w:tc>
          <w:tcPr>
            <w:tcW w:w="1696" w:type="dxa"/>
          </w:tcPr>
          <w:p w:rsidR="00AE5DE6" w:rsidRDefault="00AE5DE6" w:rsidP="00AE5DE6">
            <w:pPr>
              <w:spacing w:before="60"/>
              <w:rPr>
                <w:rFonts w:ascii="Arial" w:hAnsi="Arial" w:cs="Arial"/>
                <w:b/>
                <w:bCs/>
                <w:sz w:val="16"/>
              </w:rPr>
            </w:pPr>
            <w:r>
              <w:rPr>
                <w:rFonts w:ascii="Arial" w:hAnsi="Arial" w:cs="Arial"/>
                <w:b/>
                <w:bCs/>
                <w:sz w:val="16"/>
              </w:rPr>
              <w:t xml:space="preserve">Arguments Passed </w:t>
            </w:r>
          </w:p>
        </w:tc>
        <w:tc>
          <w:tcPr>
            <w:tcW w:w="3182" w:type="dxa"/>
          </w:tcPr>
          <w:p w:rsidR="00AE5DE6" w:rsidRDefault="00AE5DE6" w:rsidP="00AE5DE6">
            <w:pPr>
              <w:spacing w:before="60"/>
              <w:rPr>
                <w:rFonts w:ascii="Arial" w:hAnsi="Arial" w:cs="Arial"/>
                <w:sz w:val="16"/>
              </w:rPr>
            </w:pPr>
            <w:r w:rsidRPr="00F0366B">
              <w:rPr>
                <w:rFonts w:ascii="Arial" w:hAnsi="Arial" w:cs="Arial"/>
                <w:sz w:val="16"/>
              </w:rPr>
              <w:t>Phase_Rad_T_f32</w:t>
            </w:r>
          </w:p>
        </w:tc>
        <w:tc>
          <w:tcPr>
            <w:tcW w:w="990" w:type="dxa"/>
          </w:tcPr>
          <w:p w:rsidR="00AE5DE6" w:rsidRDefault="00AE5DE6" w:rsidP="00AE5DE6">
            <w:pPr>
              <w:spacing w:before="60"/>
              <w:rPr>
                <w:rFonts w:ascii="Arial" w:hAnsi="Arial" w:cs="Arial"/>
                <w:sz w:val="16"/>
              </w:rPr>
            </w:pPr>
            <w:r w:rsidRPr="00CA7D19">
              <w:rPr>
                <w:rFonts w:ascii="Arial" w:hAnsi="Arial" w:cs="Arial"/>
                <w:sz w:val="16"/>
              </w:rPr>
              <w:t>float32</w:t>
            </w:r>
          </w:p>
        </w:tc>
        <w:tc>
          <w:tcPr>
            <w:tcW w:w="810" w:type="dxa"/>
          </w:tcPr>
          <w:p w:rsidR="00AE5DE6" w:rsidRPr="000C5C5B" w:rsidRDefault="00AE5DE6" w:rsidP="00AE5DE6">
            <w:r w:rsidRPr="000C5C5B">
              <w:t>-π/4</w:t>
            </w:r>
          </w:p>
        </w:tc>
        <w:tc>
          <w:tcPr>
            <w:tcW w:w="1680" w:type="dxa"/>
          </w:tcPr>
          <w:p w:rsidR="00AE5DE6" w:rsidRDefault="00AE5DE6" w:rsidP="00AE5DE6">
            <w:r w:rsidRPr="000C5C5B">
              <w:t>π/4</w:t>
            </w:r>
          </w:p>
        </w:tc>
        <w:tc>
          <w:tcPr>
            <w:tcW w:w="580" w:type="dxa"/>
            <w:shd w:val="pct15" w:color="auto" w:fill="auto"/>
          </w:tcPr>
          <w:p w:rsidR="00AE5DE6" w:rsidRDefault="00AE5DE6" w:rsidP="00AE5DE6">
            <w:pPr>
              <w:spacing w:before="60"/>
              <w:rPr>
                <w:rFonts w:ascii="Arial" w:hAnsi="Arial" w:cs="Arial"/>
                <w:sz w:val="16"/>
              </w:rPr>
            </w:pPr>
          </w:p>
        </w:tc>
      </w:tr>
      <w:tr w:rsidR="00AE5DE6" w:rsidTr="00AE5DE6">
        <w:tc>
          <w:tcPr>
            <w:tcW w:w="1696" w:type="dxa"/>
          </w:tcPr>
          <w:p w:rsidR="00AE5DE6" w:rsidRDefault="00AE5DE6" w:rsidP="00AE5DE6">
            <w:pPr>
              <w:spacing w:before="60"/>
              <w:rPr>
                <w:rFonts w:ascii="Arial" w:hAnsi="Arial" w:cs="Arial"/>
                <w:b/>
                <w:bCs/>
                <w:sz w:val="16"/>
              </w:rPr>
            </w:pPr>
          </w:p>
        </w:tc>
        <w:tc>
          <w:tcPr>
            <w:tcW w:w="3182" w:type="dxa"/>
          </w:tcPr>
          <w:p w:rsidR="00AE5DE6" w:rsidRDefault="00AE5DE6" w:rsidP="00AE5DE6">
            <w:pPr>
              <w:spacing w:before="60"/>
              <w:rPr>
                <w:rFonts w:ascii="Arial" w:hAnsi="Arial" w:cs="Arial"/>
                <w:sz w:val="16"/>
              </w:rPr>
            </w:pPr>
            <w:r w:rsidRPr="00F0366B">
              <w:rPr>
                <w:rFonts w:ascii="Arial" w:hAnsi="Arial" w:cs="Arial"/>
                <w:sz w:val="16"/>
              </w:rPr>
              <w:t>FreqEstAvg_Hz_T_f32</w:t>
            </w:r>
          </w:p>
        </w:tc>
        <w:tc>
          <w:tcPr>
            <w:tcW w:w="990" w:type="dxa"/>
          </w:tcPr>
          <w:p w:rsidR="00AE5DE6" w:rsidRDefault="00AE5DE6" w:rsidP="00AE5DE6">
            <w:pPr>
              <w:spacing w:before="60"/>
              <w:rPr>
                <w:rFonts w:ascii="Arial" w:hAnsi="Arial" w:cs="Arial"/>
                <w:sz w:val="16"/>
              </w:rPr>
            </w:pPr>
            <w:r>
              <w:rPr>
                <w:rFonts w:ascii="Arial" w:hAnsi="Arial" w:cs="Arial"/>
                <w:sz w:val="16"/>
              </w:rPr>
              <w:t>float32</w:t>
            </w:r>
          </w:p>
        </w:tc>
        <w:tc>
          <w:tcPr>
            <w:tcW w:w="810" w:type="dxa"/>
          </w:tcPr>
          <w:p w:rsidR="00AE5DE6" w:rsidRDefault="00AE5DE6" w:rsidP="00AE5DE6">
            <w:pPr>
              <w:spacing w:before="60"/>
              <w:rPr>
                <w:rFonts w:ascii="Arial" w:hAnsi="Arial" w:cs="Arial"/>
                <w:sz w:val="16"/>
              </w:rPr>
            </w:pPr>
            <w:r>
              <w:rPr>
                <w:rFonts w:ascii="Arial" w:hAnsi="Arial" w:cs="Arial"/>
                <w:sz w:val="16"/>
              </w:rPr>
              <w:t>0</w:t>
            </w:r>
          </w:p>
        </w:tc>
        <w:tc>
          <w:tcPr>
            <w:tcW w:w="1680" w:type="dxa"/>
          </w:tcPr>
          <w:p w:rsidR="00AE5DE6" w:rsidRDefault="00AE5DE6" w:rsidP="00AE5DE6">
            <w:pPr>
              <w:spacing w:before="60"/>
              <w:rPr>
                <w:rFonts w:ascii="Arial" w:hAnsi="Arial" w:cs="Arial"/>
                <w:sz w:val="16"/>
              </w:rPr>
            </w:pPr>
            <w:r>
              <w:rPr>
                <w:rFonts w:ascii="Arial" w:hAnsi="Arial" w:cs="Arial"/>
                <w:sz w:val="16"/>
              </w:rPr>
              <w:t>40</w:t>
            </w:r>
          </w:p>
        </w:tc>
        <w:tc>
          <w:tcPr>
            <w:tcW w:w="580" w:type="dxa"/>
            <w:shd w:val="pct15" w:color="auto" w:fill="auto"/>
          </w:tcPr>
          <w:p w:rsidR="00AE5DE6" w:rsidRDefault="00AE5DE6" w:rsidP="00AE5DE6">
            <w:pPr>
              <w:spacing w:before="60"/>
              <w:rPr>
                <w:rFonts w:ascii="Arial" w:hAnsi="Arial" w:cs="Arial"/>
                <w:sz w:val="16"/>
              </w:rPr>
            </w:pPr>
          </w:p>
        </w:tc>
      </w:tr>
      <w:tr w:rsidR="00AE5DE6" w:rsidTr="000225A7">
        <w:tc>
          <w:tcPr>
            <w:tcW w:w="1696" w:type="dxa"/>
          </w:tcPr>
          <w:p w:rsidR="00AE5DE6" w:rsidRDefault="00AE5DE6" w:rsidP="00AE5DE6">
            <w:pPr>
              <w:spacing w:before="60"/>
              <w:rPr>
                <w:rFonts w:ascii="Arial" w:hAnsi="Arial" w:cs="Arial"/>
                <w:b/>
                <w:bCs/>
                <w:sz w:val="16"/>
              </w:rPr>
            </w:pPr>
          </w:p>
        </w:tc>
        <w:tc>
          <w:tcPr>
            <w:tcW w:w="3182" w:type="dxa"/>
          </w:tcPr>
          <w:p w:rsidR="00AE5DE6" w:rsidRPr="00F0366B" w:rsidRDefault="00AE5DE6" w:rsidP="00AE5DE6">
            <w:pPr>
              <w:spacing w:before="60"/>
              <w:rPr>
                <w:rFonts w:ascii="Arial" w:hAnsi="Arial" w:cs="Arial"/>
                <w:sz w:val="16"/>
              </w:rPr>
            </w:pPr>
            <w:r w:rsidRPr="00F0366B">
              <w:rPr>
                <w:rFonts w:ascii="Arial" w:hAnsi="Arial" w:cs="Arial"/>
                <w:sz w:val="16"/>
              </w:rPr>
              <w:t>ZeroCoeff_Ptr_T_f32</w:t>
            </w:r>
          </w:p>
        </w:tc>
        <w:tc>
          <w:tcPr>
            <w:tcW w:w="990" w:type="dxa"/>
          </w:tcPr>
          <w:p w:rsidR="00AE5DE6" w:rsidRDefault="00AE5DE6" w:rsidP="00AE5DE6">
            <w:pPr>
              <w:spacing w:before="60"/>
              <w:rPr>
                <w:rFonts w:ascii="Arial" w:hAnsi="Arial" w:cs="Arial"/>
                <w:sz w:val="16"/>
              </w:rPr>
            </w:pPr>
            <w:r>
              <w:rPr>
                <w:rFonts w:ascii="Arial" w:hAnsi="Arial" w:cs="Arial"/>
                <w:sz w:val="16"/>
              </w:rPr>
              <w:t>pointer to float32</w:t>
            </w:r>
          </w:p>
        </w:tc>
        <w:tc>
          <w:tcPr>
            <w:tcW w:w="810" w:type="dxa"/>
          </w:tcPr>
          <w:p w:rsidR="00AE5DE6" w:rsidRPr="009D040E" w:rsidRDefault="00AE5DE6" w:rsidP="00AE5DE6">
            <w:pPr>
              <w:spacing w:before="60"/>
              <w:rPr>
                <w:rFonts w:ascii="Arial" w:hAnsi="Arial" w:cs="Arial"/>
                <w:sz w:val="16"/>
              </w:rPr>
            </w:pPr>
            <w:r w:rsidRPr="009D040E">
              <w:rPr>
                <w:rFonts w:ascii="Arial" w:hAnsi="Arial" w:cs="Arial"/>
                <w:sz w:val="16"/>
              </w:rPr>
              <w:t>0.244742</w:t>
            </w:r>
          </w:p>
        </w:tc>
        <w:tc>
          <w:tcPr>
            <w:tcW w:w="1680" w:type="dxa"/>
          </w:tcPr>
          <w:p w:rsidR="00AE5DE6" w:rsidRPr="009D040E" w:rsidRDefault="00AE5DE6" w:rsidP="00AE5DE6">
            <w:pPr>
              <w:spacing w:before="60"/>
              <w:rPr>
                <w:rFonts w:ascii="Arial" w:hAnsi="Arial" w:cs="Arial"/>
                <w:sz w:val="16"/>
              </w:rPr>
            </w:pPr>
            <w:r w:rsidRPr="009D040E">
              <w:rPr>
                <w:rFonts w:ascii="Arial" w:hAnsi="Arial" w:cs="Arial"/>
                <w:sz w:val="16"/>
              </w:rPr>
              <w:t>1.0</w:t>
            </w:r>
          </w:p>
        </w:tc>
        <w:tc>
          <w:tcPr>
            <w:tcW w:w="580" w:type="dxa"/>
            <w:shd w:val="clear" w:color="auto" w:fill="FFFFFF" w:themeFill="background1"/>
          </w:tcPr>
          <w:p w:rsidR="00AE5DE6" w:rsidRDefault="000225A7" w:rsidP="00AE5DE6">
            <w:pPr>
              <w:spacing w:before="60"/>
              <w:rPr>
                <w:rFonts w:ascii="Arial" w:hAnsi="Arial" w:cs="Arial"/>
                <w:sz w:val="16"/>
              </w:rPr>
            </w:pPr>
            <w:r w:rsidRPr="000225A7">
              <w:rPr>
                <w:rFonts w:ascii="Arial" w:hAnsi="Arial" w:cs="Arial"/>
                <w:sz w:val="16"/>
              </w:rPr>
              <w:t>0.000123</w:t>
            </w:r>
          </w:p>
        </w:tc>
      </w:tr>
      <w:tr w:rsidR="00AE5DE6" w:rsidTr="000225A7">
        <w:tc>
          <w:tcPr>
            <w:tcW w:w="1696" w:type="dxa"/>
          </w:tcPr>
          <w:p w:rsidR="00AE5DE6" w:rsidRDefault="00AE5DE6" w:rsidP="00AE5DE6">
            <w:pPr>
              <w:spacing w:before="60"/>
              <w:rPr>
                <w:rFonts w:ascii="Arial" w:hAnsi="Arial" w:cs="Arial"/>
                <w:b/>
                <w:bCs/>
                <w:sz w:val="16"/>
              </w:rPr>
            </w:pPr>
          </w:p>
        </w:tc>
        <w:tc>
          <w:tcPr>
            <w:tcW w:w="3182" w:type="dxa"/>
          </w:tcPr>
          <w:p w:rsidR="00AE5DE6" w:rsidRPr="00F0366B" w:rsidRDefault="00AE5DE6" w:rsidP="00AE5DE6">
            <w:pPr>
              <w:spacing w:before="60"/>
              <w:rPr>
                <w:rFonts w:ascii="Arial" w:hAnsi="Arial" w:cs="Arial"/>
                <w:sz w:val="16"/>
              </w:rPr>
            </w:pPr>
            <w:r w:rsidRPr="00F0366B">
              <w:rPr>
                <w:rFonts w:ascii="Arial" w:hAnsi="Arial" w:cs="Arial"/>
                <w:sz w:val="16"/>
              </w:rPr>
              <w:t>PoleCoeff_Ptr_T_f32</w:t>
            </w:r>
          </w:p>
        </w:tc>
        <w:tc>
          <w:tcPr>
            <w:tcW w:w="990" w:type="dxa"/>
          </w:tcPr>
          <w:p w:rsidR="00AE5DE6" w:rsidRDefault="00AE5DE6" w:rsidP="00AE5DE6">
            <w:pPr>
              <w:spacing w:before="60"/>
              <w:rPr>
                <w:rFonts w:ascii="Arial" w:hAnsi="Arial" w:cs="Arial"/>
                <w:sz w:val="16"/>
              </w:rPr>
            </w:pPr>
            <w:r w:rsidRPr="00FB6C82">
              <w:rPr>
                <w:rFonts w:ascii="Arial" w:hAnsi="Arial" w:cs="Arial"/>
                <w:sz w:val="16"/>
              </w:rPr>
              <w:t>pointer to float32</w:t>
            </w:r>
          </w:p>
        </w:tc>
        <w:tc>
          <w:tcPr>
            <w:tcW w:w="810" w:type="dxa"/>
          </w:tcPr>
          <w:p w:rsidR="00AE5DE6" w:rsidRPr="009D040E" w:rsidRDefault="00AE5DE6" w:rsidP="00AE5DE6">
            <w:pPr>
              <w:spacing w:before="60"/>
              <w:rPr>
                <w:rFonts w:ascii="Arial" w:hAnsi="Arial" w:cs="Arial"/>
                <w:sz w:val="16"/>
              </w:rPr>
            </w:pPr>
            <w:r w:rsidRPr="009D040E">
              <w:rPr>
                <w:rFonts w:ascii="Arial" w:hAnsi="Arial" w:cs="Arial"/>
                <w:sz w:val="16"/>
              </w:rPr>
              <w:t>0.244742</w:t>
            </w:r>
          </w:p>
        </w:tc>
        <w:tc>
          <w:tcPr>
            <w:tcW w:w="1680" w:type="dxa"/>
          </w:tcPr>
          <w:p w:rsidR="00AE5DE6" w:rsidRPr="009D040E" w:rsidRDefault="00AE5DE6" w:rsidP="00AE5DE6">
            <w:pPr>
              <w:spacing w:before="60"/>
              <w:rPr>
                <w:rFonts w:ascii="Arial" w:hAnsi="Arial" w:cs="Arial"/>
                <w:sz w:val="16"/>
              </w:rPr>
            </w:pPr>
            <w:r w:rsidRPr="009D040E">
              <w:rPr>
                <w:rFonts w:ascii="Arial" w:hAnsi="Arial" w:cs="Arial"/>
                <w:sz w:val="16"/>
              </w:rPr>
              <w:t>1.0</w:t>
            </w:r>
          </w:p>
        </w:tc>
        <w:tc>
          <w:tcPr>
            <w:tcW w:w="580" w:type="dxa"/>
            <w:shd w:val="clear" w:color="auto" w:fill="FFFFFF" w:themeFill="background1"/>
          </w:tcPr>
          <w:p w:rsidR="00AE5DE6" w:rsidRDefault="000225A7" w:rsidP="00AE5DE6">
            <w:pPr>
              <w:spacing w:before="60"/>
              <w:rPr>
                <w:rFonts w:ascii="Arial" w:hAnsi="Arial" w:cs="Arial"/>
                <w:sz w:val="16"/>
              </w:rPr>
            </w:pPr>
            <w:r w:rsidRPr="000225A7">
              <w:rPr>
                <w:rFonts w:ascii="Arial" w:hAnsi="Arial" w:cs="Arial"/>
                <w:sz w:val="16"/>
              </w:rPr>
              <w:t>0.000123</w:t>
            </w:r>
          </w:p>
        </w:tc>
      </w:tr>
      <w:tr w:rsidR="00AE5DE6" w:rsidTr="000225A7">
        <w:tc>
          <w:tcPr>
            <w:tcW w:w="1696" w:type="dxa"/>
          </w:tcPr>
          <w:p w:rsidR="00AE5DE6" w:rsidRDefault="00AE5DE6" w:rsidP="00AE5DE6">
            <w:pPr>
              <w:spacing w:before="60"/>
              <w:rPr>
                <w:rFonts w:ascii="Arial" w:hAnsi="Arial" w:cs="Arial"/>
                <w:b/>
                <w:bCs/>
                <w:sz w:val="16"/>
              </w:rPr>
            </w:pPr>
          </w:p>
        </w:tc>
        <w:tc>
          <w:tcPr>
            <w:tcW w:w="3182" w:type="dxa"/>
          </w:tcPr>
          <w:p w:rsidR="00AE5DE6" w:rsidRPr="00F0366B" w:rsidRDefault="00AE5DE6" w:rsidP="00AE5DE6">
            <w:pPr>
              <w:spacing w:before="60"/>
              <w:rPr>
                <w:rFonts w:ascii="Arial" w:hAnsi="Arial" w:cs="Arial"/>
                <w:sz w:val="16"/>
              </w:rPr>
            </w:pPr>
            <w:r w:rsidRPr="00F0366B">
              <w:rPr>
                <w:rFonts w:ascii="Arial" w:hAnsi="Arial" w:cs="Arial"/>
                <w:sz w:val="16"/>
              </w:rPr>
              <w:t>GainCoeff_Ptr_T_f32</w:t>
            </w:r>
          </w:p>
        </w:tc>
        <w:tc>
          <w:tcPr>
            <w:tcW w:w="990" w:type="dxa"/>
          </w:tcPr>
          <w:p w:rsidR="00AE5DE6" w:rsidRDefault="00AE5DE6" w:rsidP="00AE5DE6">
            <w:pPr>
              <w:spacing w:before="60"/>
              <w:rPr>
                <w:rFonts w:ascii="Arial" w:hAnsi="Arial" w:cs="Arial"/>
                <w:sz w:val="16"/>
              </w:rPr>
            </w:pPr>
            <w:r w:rsidRPr="00FB6C82">
              <w:rPr>
                <w:rFonts w:ascii="Arial" w:hAnsi="Arial" w:cs="Arial"/>
                <w:sz w:val="16"/>
              </w:rPr>
              <w:t>pointer to float32</w:t>
            </w:r>
          </w:p>
        </w:tc>
        <w:tc>
          <w:tcPr>
            <w:tcW w:w="810" w:type="dxa"/>
          </w:tcPr>
          <w:p w:rsidR="00AE5DE6" w:rsidRPr="009D040E" w:rsidRDefault="00AE5DE6" w:rsidP="00AE5DE6">
            <w:pPr>
              <w:spacing w:before="60"/>
              <w:rPr>
                <w:rFonts w:ascii="Arial" w:hAnsi="Arial" w:cs="Arial"/>
                <w:sz w:val="16"/>
              </w:rPr>
            </w:pPr>
            <w:r w:rsidRPr="009D040E">
              <w:rPr>
                <w:rFonts w:ascii="Arial" w:hAnsi="Arial" w:cs="Arial"/>
                <w:sz w:val="16"/>
              </w:rPr>
              <w:t>0.249683</w:t>
            </w:r>
          </w:p>
        </w:tc>
        <w:tc>
          <w:tcPr>
            <w:tcW w:w="1680" w:type="dxa"/>
          </w:tcPr>
          <w:p w:rsidR="00AE5DE6" w:rsidRPr="009D040E" w:rsidRDefault="00AE5DE6" w:rsidP="00AE5DE6">
            <w:pPr>
              <w:spacing w:before="60"/>
              <w:rPr>
                <w:rFonts w:ascii="Arial" w:hAnsi="Arial" w:cs="Arial"/>
                <w:sz w:val="16"/>
              </w:rPr>
            </w:pPr>
            <w:r w:rsidRPr="009D040E">
              <w:rPr>
                <w:rFonts w:ascii="Arial" w:hAnsi="Arial" w:cs="Arial"/>
                <w:sz w:val="16"/>
              </w:rPr>
              <w:t>4.005074</w:t>
            </w:r>
          </w:p>
        </w:tc>
        <w:tc>
          <w:tcPr>
            <w:tcW w:w="580" w:type="dxa"/>
            <w:shd w:val="clear" w:color="auto" w:fill="FFFFFF" w:themeFill="background1"/>
          </w:tcPr>
          <w:p w:rsidR="00AE5DE6" w:rsidRDefault="000225A7" w:rsidP="00AE5DE6">
            <w:pPr>
              <w:spacing w:before="60"/>
              <w:rPr>
                <w:rFonts w:ascii="Arial" w:hAnsi="Arial" w:cs="Arial"/>
                <w:sz w:val="16"/>
              </w:rPr>
            </w:pPr>
            <w:r w:rsidRPr="000225A7">
              <w:rPr>
                <w:rFonts w:ascii="Arial" w:hAnsi="Arial" w:cs="Arial"/>
                <w:sz w:val="16"/>
              </w:rPr>
              <w:t>0.000123</w:t>
            </w:r>
          </w:p>
        </w:tc>
      </w:tr>
      <w:tr w:rsidR="00AE5DE6" w:rsidTr="000225A7">
        <w:tc>
          <w:tcPr>
            <w:tcW w:w="1696" w:type="dxa"/>
          </w:tcPr>
          <w:p w:rsidR="00AE5DE6" w:rsidRDefault="00AE5DE6" w:rsidP="00AE5DE6">
            <w:pPr>
              <w:spacing w:before="60"/>
              <w:rPr>
                <w:rFonts w:ascii="Arial" w:hAnsi="Arial" w:cs="Arial"/>
                <w:b/>
                <w:bCs/>
                <w:sz w:val="16"/>
              </w:rPr>
            </w:pPr>
          </w:p>
        </w:tc>
        <w:tc>
          <w:tcPr>
            <w:tcW w:w="3182" w:type="dxa"/>
          </w:tcPr>
          <w:p w:rsidR="00AE5DE6" w:rsidRPr="00F0366B" w:rsidRDefault="00AE5DE6" w:rsidP="00AE5DE6">
            <w:pPr>
              <w:spacing w:before="60"/>
              <w:rPr>
                <w:rFonts w:ascii="Arial" w:hAnsi="Arial" w:cs="Arial"/>
                <w:sz w:val="16"/>
              </w:rPr>
            </w:pPr>
            <w:r w:rsidRPr="00F0366B">
              <w:rPr>
                <w:rFonts w:ascii="Arial" w:hAnsi="Arial" w:cs="Arial"/>
                <w:sz w:val="16"/>
              </w:rPr>
              <w:t>InvMag_Ptr_T_f32</w:t>
            </w:r>
          </w:p>
        </w:tc>
        <w:tc>
          <w:tcPr>
            <w:tcW w:w="990" w:type="dxa"/>
          </w:tcPr>
          <w:p w:rsidR="00AE5DE6" w:rsidRDefault="00AE5DE6" w:rsidP="00AE5DE6">
            <w:pPr>
              <w:spacing w:before="60"/>
              <w:rPr>
                <w:rFonts w:ascii="Arial" w:hAnsi="Arial" w:cs="Arial"/>
                <w:sz w:val="16"/>
              </w:rPr>
            </w:pPr>
            <w:r w:rsidRPr="00FB6C82">
              <w:rPr>
                <w:rFonts w:ascii="Arial" w:hAnsi="Arial" w:cs="Arial"/>
                <w:sz w:val="16"/>
              </w:rPr>
              <w:t>pointer to float32</w:t>
            </w:r>
          </w:p>
        </w:tc>
        <w:tc>
          <w:tcPr>
            <w:tcW w:w="810" w:type="dxa"/>
          </w:tcPr>
          <w:p w:rsidR="00AE5DE6" w:rsidRPr="009D040E" w:rsidRDefault="00AE5DE6" w:rsidP="00AE5DE6">
            <w:pPr>
              <w:spacing w:before="60"/>
              <w:rPr>
                <w:rFonts w:ascii="Arial" w:hAnsi="Arial" w:cs="Arial"/>
                <w:sz w:val="16"/>
              </w:rPr>
            </w:pPr>
            <w:r w:rsidRPr="009D040E">
              <w:rPr>
                <w:rFonts w:ascii="Arial" w:hAnsi="Arial" w:cs="Arial"/>
                <w:sz w:val="16"/>
              </w:rPr>
              <w:t>0.414213562</w:t>
            </w:r>
          </w:p>
        </w:tc>
        <w:tc>
          <w:tcPr>
            <w:tcW w:w="1680" w:type="dxa"/>
          </w:tcPr>
          <w:p w:rsidR="00AE5DE6" w:rsidRPr="009D040E" w:rsidRDefault="00AE5DE6" w:rsidP="00AE5DE6">
            <w:pPr>
              <w:spacing w:before="60"/>
              <w:rPr>
                <w:rFonts w:ascii="Arial" w:hAnsi="Arial" w:cs="Arial"/>
                <w:sz w:val="16"/>
              </w:rPr>
            </w:pPr>
            <w:r w:rsidRPr="009D040E">
              <w:rPr>
                <w:rFonts w:ascii="Arial" w:hAnsi="Arial" w:cs="Arial"/>
                <w:sz w:val="16"/>
              </w:rPr>
              <w:t>2.414213562</w:t>
            </w:r>
          </w:p>
        </w:tc>
        <w:tc>
          <w:tcPr>
            <w:tcW w:w="580" w:type="dxa"/>
            <w:shd w:val="clear" w:color="auto" w:fill="FFFFFF" w:themeFill="background1"/>
          </w:tcPr>
          <w:p w:rsidR="00AE5DE6" w:rsidRDefault="000225A7" w:rsidP="00AE5DE6">
            <w:pPr>
              <w:spacing w:before="60"/>
              <w:rPr>
                <w:rFonts w:ascii="Arial" w:hAnsi="Arial" w:cs="Arial"/>
                <w:sz w:val="16"/>
              </w:rPr>
            </w:pPr>
            <w:r w:rsidRPr="000225A7">
              <w:rPr>
                <w:rFonts w:ascii="Arial" w:hAnsi="Arial" w:cs="Arial"/>
                <w:sz w:val="16"/>
              </w:rPr>
              <w:t>0.000123</w:t>
            </w:r>
          </w:p>
        </w:tc>
      </w:tr>
      <w:tr w:rsidR="00AE5DE6" w:rsidTr="00AE5DE6">
        <w:tc>
          <w:tcPr>
            <w:tcW w:w="1696" w:type="dxa"/>
          </w:tcPr>
          <w:p w:rsidR="00AE5DE6" w:rsidRDefault="00AE5DE6" w:rsidP="00AE5DE6">
            <w:pPr>
              <w:spacing w:before="60"/>
              <w:rPr>
                <w:rFonts w:ascii="Arial" w:hAnsi="Arial" w:cs="Arial"/>
                <w:b/>
                <w:bCs/>
                <w:sz w:val="16"/>
              </w:rPr>
            </w:pPr>
            <w:r>
              <w:rPr>
                <w:rFonts w:ascii="Arial" w:hAnsi="Arial" w:cs="Arial"/>
                <w:b/>
                <w:bCs/>
                <w:sz w:val="16"/>
              </w:rPr>
              <w:t>Return Value</w:t>
            </w:r>
          </w:p>
        </w:tc>
        <w:tc>
          <w:tcPr>
            <w:tcW w:w="3182" w:type="dxa"/>
          </w:tcPr>
          <w:p w:rsidR="00AE5DE6" w:rsidRDefault="00AE5DE6" w:rsidP="00AE5DE6">
            <w:pPr>
              <w:spacing w:before="60"/>
              <w:rPr>
                <w:rFonts w:ascii="Arial" w:hAnsi="Arial" w:cs="Arial"/>
                <w:sz w:val="16"/>
              </w:rPr>
            </w:pPr>
            <w:r>
              <w:rPr>
                <w:rFonts w:ascii="Arial" w:hAnsi="Arial" w:cs="Arial"/>
                <w:sz w:val="16"/>
              </w:rPr>
              <w:t>N/A</w:t>
            </w:r>
          </w:p>
        </w:tc>
        <w:tc>
          <w:tcPr>
            <w:tcW w:w="990" w:type="dxa"/>
          </w:tcPr>
          <w:p w:rsidR="00AE5DE6" w:rsidRDefault="00AE5DE6" w:rsidP="00AE5DE6">
            <w:pPr>
              <w:spacing w:before="60"/>
              <w:rPr>
                <w:rFonts w:ascii="Arial" w:hAnsi="Arial" w:cs="Arial"/>
                <w:sz w:val="16"/>
              </w:rPr>
            </w:pPr>
          </w:p>
        </w:tc>
        <w:tc>
          <w:tcPr>
            <w:tcW w:w="810" w:type="dxa"/>
          </w:tcPr>
          <w:p w:rsidR="00AE5DE6" w:rsidRDefault="00AE5DE6" w:rsidP="00AE5DE6">
            <w:pPr>
              <w:spacing w:before="60"/>
              <w:rPr>
                <w:rFonts w:ascii="Arial" w:hAnsi="Arial" w:cs="Arial"/>
                <w:sz w:val="16"/>
              </w:rPr>
            </w:pPr>
          </w:p>
        </w:tc>
        <w:tc>
          <w:tcPr>
            <w:tcW w:w="1680" w:type="dxa"/>
          </w:tcPr>
          <w:p w:rsidR="00AE5DE6" w:rsidRDefault="00AE5DE6" w:rsidP="00AE5DE6">
            <w:pPr>
              <w:spacing w:before="60"/>
              <w:rPr>
                <w:rFonts w:ascii="Arial" w:hAnsi="Arial" w:cs="Arial"/>
                <w:sz w:val="16"/>
              </w:rPr>
            </w:pPr>
          </w:p>
        </w:tc>
        <w:tc>
          <w:tcPr>
            <w:tcW w:w="580" w:type="dxa"/>
          </w:tcPr>
          <w:p w:rsidR="00AE5DE6" w:rsidRDefault="00AE5DE6" w:rsidP="00AE5DE6">
            <w:pPr>
              <w:spacing w:before="60"/>
              <w:rPr>
                <w:rFonts w:ascii="Arial" w:hAnsi="Arial" w:cs="Arial"/>
                <w:sz w:val="16"/>
              </w:rPr>
            </w:pPr>
          </w:p>
        </w:tc>
      </w:tr>
    </w:tbl>
    <w:p w:rsidR="00AE5DE6" w:rsidRDefault="00AE5DE6" w:rsidP="00AE5DE6">
      <w:pPr>
        <w:pStyle w:val="Heading4"/>
      </w:pPr>
      <w:r>
        <w:t>Description</w:t>
      </w:r>
    </w:p>
    <w:p w:rsidR="00AE5DE6" w:rsidRDefault="00AE5DE6" w:rsidP="00AE5DE6">
      <w:pPr>
        <w:spacing w:after="0"/>
      </w:pPr>
      <w:r>
        <w:object w:dxaOrig="7260" w:dyaOrig="9210">
          <v:shape id="_x0000_i1037" type="#_x0000_t75" style="width:267.85pt;height:338.7pt" o:ole="">
            <v:imagedata r:id="rId32" o:title=""/>
          </v:shape>
          <o:OLEObject Type="Embed" ProgID="Visio.Drawing.11" ShapeID="_x0000_i1037" DrawAspect="Content" ObjectID="_1426334564" r:id="rId33"/>
        </w:object>
      </w:r>
    </w:p>
    <w:p w:rsidR="00AE5DE6" w:rsidRDefault="00300F27" w:rsidP="00AE5DE6">
      <w:pPr>
        <w:pStyle w:val="Heading3"/>
      </w:pPr>
      <w:r>
        <w:lastRenderedPageBreak/>
        <w:t>Lead Lag Filter</w:t>
      </w:r>
    </w:p>
    <w:p w:rsidR="00AE5DE6" w:rsidRDefault="00AE5DE6" w:rsidP="00AE5DE6">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83"/>
        <w:gridCol w:w="2755"/>
        <w:gridCol w:w="895"/>
        <w:gridCol w:w="1151"/>
        <w:gridCol w:w="1503"/>
        <w:gridCol w:w="1151"/>
      </w:tblGrid>
      <w:tr w:rsidR="00AE5DE6" w:rsidTr="00AE5DE6">
        <w:tc>
          <w:tcPr>
            <w:tcW w:w="1620" w:type="dxa"/>
          </w:tcPr>
          <w:p w:rsidR="00AE5DE6" w:rsidRDefault="00AE5DE6" w:rsidP="00AE5DE6">
            <w:pPr>
              <w:spacing w:before="60"/>
              <w:rPr>
                <w:rFonts w:ascii="Arial" w:hAnsi="Arial" w:cs="Arial"/>
                <w:b/>
                <w:bCs/>
                <w:sz w:val="16"/>
              </w:rPr>
            </w:pPr>
            <w:r>
              <w:rPr>
                <w:rFonts w:ascii="Arial" w:hAnsi="Arial" w:cs="Arial"/>
                <w:b/>
                <w:bCs/>
                <w:sz w:val="16"/>
              </w:rPr>
              <w:t>Function Name</w:t>
            </w:r>
          </w:p>
        </w:tc>
        <w:tc>
          <w:tcPr>
            <w:tcW w:w="3020" w:type="dxa"/>
          </w:tcPr>
          <w:p w:rsidR="00AE5DE6" w:rsidRDefault="00AE5DE6" w:rsidP="00AE5DE6">
            <w:pPr>
              <w:spacing w:before="60"/>
              <w:rPr>
                <w:rFonts w:ascii="Arial" w:hAnsi="Arial" w:cs="Arial"/>
                <w:sz w:val="16"/>
              </w:rPr>
            </w:pPr>
            <w:proofErr w:type="spellStart"/>
            <w:r w:rsidRPr="00C55DF6">
              <w:rPr>
                <w:rFonts w:ascii="Arial" w:hAnsi="Arial" w:cs="Arial"/>
                <w:sz w:val="16"/>
              </w:rPr>
              <w:t>LeadLagFilter</w:t>
            </w:r>
            <w:proofErr w:type="spellEnd"/>
          </w:p>
        </w:tc>
        <w:tc>
          <w:tcPr>
            <w:tcW w:w="956"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Type</w:t>
            </w:r>
          </w:p>
        </w:tc>
        <w:tc>
          <w:tcPr>
            <w:tcW w:w="1151"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Min</w:t>
            </w:r>
          </w:p>
        </w:tc>
        <w:tc>
          <w:tcPr>
            <w:tcW w:w="1616"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Max</w:t>
            </w:r>
          </w:p>
        </w:tc>
        <w:tc>
          <w:tcPr>
            <w:tcW w:w="575" w:type="dxa"/>
            <w:tcBorders>
              <w:bottom w:val="single" w:sz="4" w:space="0" w:color="auto"/>
            </w:tcBorders>
            <w:shd w:val="pct30" w:color="FFFF00" w:fill="auto"/>
          </w:tcPr>
          <w:p w:rsidR="00AE5DE6" w:rsidRDefault="00AE5DE6"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AE5DE6" w:rsidTr="00AE5DE6">
        <w:tc>
          <w:tcPr>
            <w:tcW w:w="1620" w:type="dxa"/>
          </w:tcPr>
          <w:p w:rsidR="00AE5DE6" w:rsidRDefault="00AE5DE6" w:rsidP="00AE5DE6">
            <w:pPr>
              <w:spacing w:before="60"/>
              <w:rPr>
                <w:rFonts w:ascii="Arial" w:hAnsi="Arial" w:cs="Arial"/>
                <w:b/>
                <w:bCs/>
                <w:sz w:val="16"/>
              </w:rPr>
            </w:pPr>
            <w:r>
              <w:rPr>
                <w:rFonts w:ascii="Arial" w:hAnsi="Arial" w:cs="Arial"/>
                <w:b/>
                <w:bCs/>
                <w:sz w:val="16"/>
              </w:rPr>
              <w:t xml:space="preserve">Arguments Passed </w:t>
            </w:r>
          </w:p>
        </w:tc>
        <w:tc>
          <w:tcPr>
            <w:tcW w:w="3020" w:type="dxa"/>
          </w:tcPr>
          <w:p w:rsidR="00AE5DE6" w:rsidRDefault="00AE5DE6" w:rsidP="00AE5DE6">
            <w:pPr>
              <w:spacing w:before="60"/>
              <w:rPr>
                <w:rFonts w:ascii="Arial" w:hAnsi="Arial" w:cs="Arial"/>
                <w:sz w:val="16"/>
              </w:rPr>
            </w:pPr>
            <w:r w:rsidRPr="00C55DF6">
              <w:rPr>
                <w:rFonts w:ascii="Arial" w:hAnsi="Arial" w:cs="Arial"/>
                <w:sz w:val="16"/>
              </w:rPr>
              <w:t>FilterInput_Uls_T_f32</w:t>
            </w:r>
          </w:p>
        </w:tc>
        <w:tc>
          <w:tcPr>
            <w:tcW w:w="956" w:type="dxa"/>
          </w:tcPr>
          <w:p w:rsidR="00AE5DE6" w:rsidRDefault="00AE5DE6" w:rsidP="00AE5DE6">
            <w:pPr>
              <w:spacing w:before="60"/>
              <w:rPr>
                <w:rFonts w:ascii="Arial" w:hAnsi="Arial" w:cs="Arial"/>
                <w:sz w:val="16"/>
              </w:rPr>
            </w:pPr>
            <w:r w:rsidRPr="00CA7D19">
              <w:rPr>
                <w:rFonts w:ascii="Arial" w:hAnsi="Arial" w:cs="Arial"/>
                <w:sz w:val="16"/>
              </w:rPr>
              <w:t>float32</w:t>
            </w:r>
          </w:p>
        </w:tc>
        <w:tc>
          <w:tcPr>
            <w:tcW w:w="1151" w:type="dxa"/>
          </w:tcPr>
          <w:p w:rsidR="00AE5DE6" w:rsidRPr="009D040E" w:rsidRDefault="00AE5DE6" w:rsidP="00AE5DE6">
            <w:pPr>
              <w:rPr>
                <w:rFonts w:ascii="Arial" w:hAnsi="Arial" w:cs="Arial"/>
                <w:sz w:val="16"/>
                <w:szCs w:val="16"/>
              </w:rPr>
            </w:pPr>
            <w:r w:rsidRPr="009D040E">
              <w:rPr>
                <w:rFonts w:ascii="Arial" w:hAnsi="Arial" w:cs="Arial"/>
                <w:sz w:val="16"/>
                <w:szCs w:val="16"/>
              </w:rPr>
              <w:t>-127</w:t>
            </w:r>
          </w:p>
        </w:tc>
        <w:tc>
          <w:tcPr>
            <w:tcW w:w="1616" w:type="dxa"/>
          </w:tcPr>
          <w:p w:rsidR="00AE5DE6" w:rsidRPr="009D040E" w:rsidRDefault="00AE5DE6" w:rsidP="00AE5DE6">
            <w:pPr>
              <w:rPr>
                <w:rFonts w:ascii="Arial" w:hAnsi="Arial" w:cs="Arial"/>
                <w:sz w:val="16"/>
                <w:szCs w:val="16"/>
              </w:rPr>
            </w:pPr>
            <w:r w:rsidRPr="009D040E">
              <w:rPr>
                <w:rFonts w:ascii="Arial" w:hAnsi="Arial" w:cs="Arial"/>
                <w:sz w:val="16"/>
                <w:szCs w:val="16"/>
              </w:rPr>
              <w:t>127</w:t>
            </w:r>
          </w:p>
        </w:tc>
        <w:tc>
          <w:tcPr>
            <w:tcW w:w="575" w:type="dxa"/>
            <w:shd w:val="pct15" w:color="auto" w:fill="auto"/>
          </w:tcPr>
          <w:p w:rsidR="00AE5DE6" w:rsidRDefault="00AE5DE6" w:rsidP="00AE5DE6">
            <w:pPr>
              <w:spacing w:before="60"/>
              <w:rPr>
                <w:rFonts w:ascii="Arial" w:hAnsi="Arial" w:cs="Arial"/>
                <w:sz w:val="16"/>
              </w:rPr>
            </w:pPr>
          </w:p>
        </w:tc>
      </w:tr>
      <w:tr w:rsidR="00AE5DE6" w:rsidTr="00AE5DE6">
        <w:tc>
          <w:tcPr>
            <w:tcW w:w="1620" w:type="dxa"/>
          </w:tcPr>
          <w:p w:rsidR="00AE5DE6" w:rsidRDefault="00AE5DE6" w:rsidP="00AE5DE6">
            <w:pPr>
              <w:spacing w:before="60"/>
              <w:rPr>
                <w:rFonts w:ascii="Arial" w:hAnsi="Arial" w:cs="Arial"/>
                <w:b/>
                <w:bCs/>
                <w:sz w:val="16"/>
              </w:rPr>
            </w:pPr>
          </w:p>
        </w:tc>
        <w:tc>
          <w:tcPr>
            <w:tcW w:w="3020" w:type="dxa"/>
          </w:tcPr>
          <w:p w:rsidR="00AE5DE6" w:rsidRDefault="00AE5DE6" w:rsidP="00AE5DE6">
            <w:pPr>
              <w:spacing w:before="60"/>
              <w:rPr>
                <w:rFonts w:ascii="Arial" w:hAnsi="Arial" w:cs="Arial"/>
                <w:sz w:val="16"/>
              </w:rPr>
            </w:pPr>
            <w:r w:rsidRPr="00C55DF6">
              <w:rPr>
                <w:rFonts w:ascii="Arial" w:hAnsi="Arial" w:cs="Arial"/>
                <w:sz w:val="16"/>
              </w:rPr>
              <w:t>ZeroCoeff_Uls_T_f32</w:t>
            </w:r>
          </w:p>
        </w:tc>
        <w:tc>
          <w:tcPr>
            <w:tcW w:w="956" w:type="dxa"/>
          </w:tcPr>
          <w:p w:rsidR="00AE5DE6" w:rsidRDefault="00AE5DE6" w:rsidP="00AE5DE6">
            <w:pPr>
              <w:spacing w:before="60"/>
              <w:rPr>
                <w:rFonts w:ascii="Arial" w:hAnsi="Arial" w:cs="Arial"/>
                <w:sz w:val="16"/>
              </w:rPr>
            </w:pPr>
            <w:r>
              <w:rPr>
                <w:rFonts w:ascii="Arial" w:hAnsi="Arial" w:cs="Arial"/>
                <w:sz w:val="16"/>
              </w:rPr>
              <w:t>float32</w:t>
            </w:r>
          </w:p>
        </w:tc>
        <w:tc>
          <w:tcPr>
            <w:tcW w:w="1151" w:type="dxa"/>
          </w:tcPr>
          <w:p w:rsidR="00AE5DE6" w:rsidRPr="009D040E" w:rsidRDefault="00AE5DE6" w:rsidP="00AE5DE6">
            <w:pPr>
              <w:spacing w:before="60"/>
              <w:rPr>
                <w:rFonts w:ascii="Arial" w:hAnsi="Arial" w:cs="Arial"/>
                <w:sz w:val="16"/>
              </w:rPr>
            </w:pPr>
            <w:r w:rsidRPr="009D040E">
              <w:rPr>
                <w:rFonts w:ascii="Arial" w:hAnsi="Arial" w:cs="Arial"/>
                <w:sz w:val="16"/>
              </w:rPr>
              <w:t>0.244742</w:t>
            </w:r>
          </w:p>
        </w:tc>
        <w:tc>
          <w:tcPr>
            <w:tcW w:w="1616" w:type="dxa"/>
          </w:tcPr>
          <w:p w:rsidR="00AE5DE6" w:rsidRPr="009D040E" w:rsidRDefault="00AE5DE6" w:rsidP="00AE5DE6">
            <w:pPr>
              <w:spacing w:before="60"/>
              <w:rPr>
                <w:rFonts w:ascii="Arial" w:hAnsi="Arial" w:cs="Arial"/>
                <w:sz w:val="16"/>
              </w:rPr>
            </w:pPr>
            <w:r w:rsidRPr="009D040E">
              <w:rPr>
                <w:rFonts w:ascii="Arial" w:hAnsi="Arial" w:cs="Arial"/>
                <w:sz w:val="16"/>
              </w:rPr>
              <w:t>1.0</w:t>
            </w:r>
          </w:p>
        </w:tc>
        <w:tc>
          <w:tcPr>
            <w:tcW w:w="575" w:type="dxa"/>
            <w:shd w:val="pct15" w:color="auto" w:fill="auto"/>
          </w:tcPr>
          <w:p w:rsidR="00AE5DE6" w:rsidRDefault="00AE5DE6" w:rsidP="00AE5DE6">
            <w:pPr>
              <w:spacing w:before="60"/>
              <w:rPr>
                <w:rFonts w:ascii="Arial" w:hAnsi="Arial" w:cs="Arial"/>
                <w:sz w:val="16"/>
              </w:rPr>
            </w:pPr>
          </w:p>
        </w:tc>
      </w:tr>
      <w:tr w:rsidR="00AE5DE6" w:rsidTr="00AE5DE6">
        <w:tc>
          <w:tcPr>
            <w:tcW w:w="1620" w:type="dxa"/>
          </w:tcPr>
          <w:p w:rsidR="00AE5DE6" w:rsidRDefault="00AE5DE6" w:rsidP="00AE5DE6">
            <w:pPr>
              <w:spacing w:before="60"/>
              <w:rPr>
                <w:rFonts w:ascii="Arial" w:hAnsi="Arial" w:cs="Arial"/>
                <w:b/>
                <w:bCs/>
                <w:sz w:val="16"/>
              </w:rPr>
            </w:pPr>
          </w:p>
        </w:tc>
        <w:tc>
          <w:tcPr>
            <w:tcW w:w="3020" w:type="dxa"/>
          </w:tcPr>
          <w:p w:rsidR="00AE5DE6" w:rsidRPr="00F0366B" w:rsidRDefault="00AE5DE6" w:rsidP="00AE5DE6">
            <w:pPr>
              <w:spacing w:before="60"/>
              <w:rPr>
                <w:rFonts w:ascii="Arial" w:hAnsi="Arial" w:cs="Arial"/>
                <w:sz w:val="16"/>
              </w:rPr>
            </w:pPr>
            <w:r w:rsidRPr="00C55DF6">
              <w:rPr>
                <w:rFonts w:ascii="Arial" w:hAnsi="Arial" w:cs="Arial"/>
                <w:sz w:val="16"/>
              </w:rPr>
              <w:t>PoleCoeff_Uls_T_f32</w:t>
            </w:r>
          </w:p>
        </w:tc>
        <w:tc>
          <w:tcPr>
            <w:tcW w:w="956" w:type="dxa"/>
          </w:tcPr>
          <w:p w:rsidR="00AE5DE6" w:rsidRDefault="00AE5DE6" w:rsidP="00AE5DE6">
            <w:pPr>
              <w:spacing w:before="60"/>
              <w:rPr>
                <w:rFonts w:ascii="Arial" w:hAnsi="Arial" w:cs="Arial"/>
                <w:sz w:val="16"/>
              </w:rPr>
            </w:pPr>
            <w:r>
              <w:rPr>
                <w:rFonts w:ascii="Arial" w:hAnsi="Arial" w:cs="Arial"/>
                <w:sz w:val="16"/>
              </w:rPr>
              <w:t>float32</w:t>
            </w:r>
          </w:p>
        </w:tc>
        <w:tc>
          <w:tcPr>
            <w:tcW w:w="1151" w:type="dxa"/>
          </w:tcPr>
          <w:p w:rsidR="00AE5DE6" w:rsidRPr="009D040E" w:rsidRDefault="00AE5DE6" w:rsidP="00AE5DE6">
            <w:pPr>
              <w:spacing w:before="60"/>
              <w:rPr>
                <w:rFonts w:ascii="Arial" w:hAnsi="Arial" w:cs="Arial"/>
                <w:sz w:val="16"/>
              </w:rPr>
            </w:pPr>
            <w:r w:rsidRPr="009D040E">
              <w:rPr>
                <w:rFonts w:ascii="Arial" w:hAnsi="Arial" w:cs="Arial"/>
                <w:sz w:val="16"/>
              </w:rPr>
              <w:t>0.244742</w:t>
            </w:r>
          </w:p>
        </w:tc>
        <w:tc>
          <w:tcPr>
            <w:tcW w:w="1616" w:type="dxa"/>
          </w:tcPr>
          <w:p w:rsidR="00AE5DE6" w:rsidRPr="009D040E" w:rsidRDefault="00AE5DE6" w:rsidP="00AE5DE6">
            <w:pPr>
              <w:spacing w:before="60"/>
              <w:rPr>
                <w:rFonts w:ascii="Arial" w:hAnsi="Arial" w:cs="Arial"/>
                <w:sz w:val="16"/>
              </w:rPr>
            </w:pPr>
            <w:r w:rsidRPr="009D040E">
              <w:rPr>
                <w:rFonts w:ascii="Arial" w:hAnsi="Arial" w:cs="Arial"/>
                <w:sz w:val="16"/>
              </w:rPr>
              <w:t>1.0</w:t>
            </w:r>
          </w:p>
        </w:tc>
        <w:tc>
          <w:tcPr>
            <w:tcW w:w="575" w:type="dxa"/>
            <w:shd w:val="pct15" w:color="auto" w:fill="auto"/>
          </w:tcPr>
          <w:p w:rsidR="00AE5DE6" w:rsidRDefault="00AE5DE6" w:rsidP="00AE5DE6">
            <w:pPr>
              <w:spacing w:before="60"/>
              <w:rPr>
                <w:rFonts w:ascii="Arial" w:hAnsi="Arial" w:cs="Arial"/>
                <w:sz w:val="16"/>
              </w:rPr>
            </w:pPr>
          </w:p>
        </w:tc>
      </w:tr>
      <w:tr w:rsidR="00AE5DE6" w:rsidTr="00AE5DE6">
        <w:tc>
          <w:tcPr>
            <w:tcW w:w="1620" w:type="dxa"/>
          </w:tcPr>
          <w:p w:rsidR="00AE5DE6" w:rsidRDefault="00AE5DE6" w:rsidP="00AE5DE6">
            <w:pPr>
              <w:spacing w:before="60"/>
              <w:rPr>
                <w:rFonts w:ascii="Arial" w:hAnsi="Arial" w:cs="Arial"/>
                <w:b/>
                <w:bCs/>
                <w:sz w:val="16"/>
              </w:rPr>
            </w:pPr>
          </w:p>
        </w:tc>
        <w:tc>
          <w:tcPr>
            <w:tcW w:w="3020" w:type="dxa"/>
          </w:tcPr>
          <w:p w:rsidR="00AE5DE6" w:rsidRPr="00F0366B" w:rsidRDefault="00AE5DE6" w:rsidP="00AE5DE6">
            <w:pPr>
              <w:spacing w:before="60"/>
              <w:rPr>
                <w:rFonts w:ascii="Arial" w:hAnsi="Arial" w:cs="Arial"/>
                <w:sz w:val="16"/>
              </w:rPr>
            </w:pPr>
            <w:r w:rsidRPr="00C55DF6">
              <w:rPr>
                <w:rFonts w:ascii="Arial" w:hAnsi="Arial" w:cs="Arial"/>
                <w:sz w:val="16"/>
              </w:rPr>
              <w:t>GainCoeff_Uls_T_f32</w:t>
            </w:r>
          </w:p>
        </w:tc>
        <w:tc>
          <w:tcPr>
            <w:tcW w:w="956" w:type="dxa"/>
          </w:tcPr>
          <w:p w:rsidR="00AE5DE6" w:rsidRDefault="00AE5DE6" w:rsidP="00AE5DE6">
            <w:pPr>
              <w:spacing w:before="60"/>
              <w:rPr>
                <w:rFonts w:ascii="Arial" w:hAnsi="Arial" w:cs="Arial"/>
                <w:sz w:val="16"/>
              </w:rPr>
            </w:pPr>
            <w:r w:rsidRPr="00FB6C82">
              <w:rPr>
                <w:rFonts w:ascii="Arial" w:hAnsi="Arial" w:cs="Arial"/>
                <w:sz w:val="16"/>
              </w:rPr>
              <w:t>float32</w:t>
            </w:r>
          </w:p>
        </w:tc>
        <w:tc>
          <w:tcPr>
            <w:tcW w:w="1151" w:type="dxa"/>
          </w:tcPr>
          <w:p w:rsidR="00AE5DE6" w:rsidRPr="009D040E" w:rsidRDefault="00AE5DE6" w:rsidP="00AE5DE6">
            <w:pPr>
              <w:spacing w:before="60"/>
              <w:rPr>
                <w:rFonts w:ascii="Arial" w:hAnsi="Arial" w:cs="Arial"/>
                <w:sz w:val="16"/>
              </w:rPr>
            </w:pPr>
            <w:r w:rsidRPr="009D040E">
              <w:rPr>
                <w:rFonts w:ascii="Arial" w:hAnsi="Arial" w:cs="Arial"/>
                <w:sz w:val="16"/>
              </w:rPr>
              <w:t>0.249683</w:t>
            </w:r>
          </w:p>
        </w:tc>
        <w:tc>
          <w:tcPr>
            <w:tcW w:w="1616" w:type="dxa"/>
          </w:tcPr>
          <w:p w:rsidR="00AE5DE6" w:rsidRPr="009D040E" w:rsidRDefault="00AE5DE6" w:rsidP="00AE5DE6">
            <w:pPr>
              <w:spacing w:before="60"/>
              <w:rPr>
                <w:rFonts w:ascii="Arial" w:hAnsi="Arial" w:cs="Arial"/>
                <w:sz w:val="16"/>
              </w:rPr>
            </w:pPr>
            <w:r w:rsidRPr="009D040E">
              <w:rPr>
                <w:rFonts w:ascii="Arial" w:hAnsi="Arial" w:cs="Arial"/>
                <w:sz w:val="16"/>
              </w:rPr>
              <w:t>4.005074</w:t>
            </w:r>
          </w:p>
        </w:tc>
        <w:tc>
          <w:tcPr>
            <w:tcW w:w="575" w:type="dxa"/>
            <w:shd w:val="pct15" w:color="auto" w:fill="auto"/>
          </w:tcPr>
          <w:p w:rsidR="00AE5DE6" w:rsidRDefault="00AE5DE6" w:rsidP="00AE5DE6">
            <w:pPr>
              <w:spacing w:before="60"/>
              <w:rPr>
                <w:rFonts w:ascii="Arial" w:hAnsi="Arial" w:cs="Arial"/>
                <w:sz w:val="16"/>
              </w:rPr>
            </w:pPr>
          </w:p>
        </w:tc>
      </w:tr>
      <w:tr w:rsidR="00AE5DE6" w:rsidTr="00AE5DE6">
        <w:tc>
          <w:tcPr>
            <w:tcW w:w="1620" w:type="dxa"/>
          </w:tcPr>
          <w:p w:rsidR="00AE5DE6" w:rsidRDefault="00AE5DE6" w:rsidP="00AE5DE6">
            <w:pPr>
              <w:spacing w:before="60"/>
              <w:rPr>
                <w:rFonts w:ascii="Arial" w:hAnsi="Arial" w:cs="Arial"/>
                <w:b/>
                <w:bCs/>
                <w:sz w:val="16"/>
              </w:rPr>
            </w:pPr>
          </w:p>
        </w:tc>
        <w:tc>
          <w:tcPr>
            <w:tcW w:w="3020" w:type="dxa"/>
          </w:tcPr>
          <w:p w:rsidR="00AE5DE6" w:rsidRPr="00F0366B" w:rsidRDefault="00AE5DE6" w:rsidP="00AE5DE6">
            <w:pPr>
              <w:spacing w:before="60"/>
              <w:rPr>
                <w:rFonts w:ascii="Arial" w:hAnsi="Arial" w:cs="Arial"/>
                <w:sz w:val="16"/>
              </w:rPr>
            </w:pPr>
            <w:r w:rsidRPr="00C55DF6">
              <w:rPr>
                <w:rFonts w:ascii="Arial" w:hAnsi="Arial" w:cs="Arial"/>
                <w:sz w:val="16"/>
              </w:rPr>
              <w:t>InvMag_Uls_T_f32</w:t>
            </w:r>
          </w:p>
        </w:tc>
        <w:tc>
          <w:tcPr>
            <w:tcW w:w="956" w:type="dxa"/>
          </w:tcPr>
          <w:p w:rsidR="00AE5DE6" w:rsidRDefault="00AE5DE6" w:rsidP="00AE5DE6">
            <w:pPr>
              <w:spacing w:before="60"/>
              <w:rPr>
                <w:rFonts w:ascii="Arial" w:hAnsi="Arial" w:cs="Arial"/>
                <w:sz w:val="16"/>
              </w:rPr>
            </w:pPr>
            <w:r w:rsidRPr="00FB6C82">
              <w:rPr>
                <w:rFonts w:ascii="Arial" w:hAnsi="Arial" w:cs="Arial"/>
                <w:sz w:val="16"/>
              </w:rPr>
              <w:t>float32</w:t>
            </w:r>
          </w:p>
        </w:tc>
        <w:tc>
          <w:tcPr>
            <w:tcW w:w="1151" w:type="dxa"/>
          </w:tcPr>
          <w:p w:rsidR="00AE5DE6" w:rsidRPr="009D040E" w:rsidRDefault="00AE5DE6" w:rsidP="00AE5DE6">
            <w:pPr>
              <w:spacing w:before="60"/>
              <w:rPr>
                <w:rFonts w:ascii="Arial" w:hAnsi="Arial" w:cs="Arial"/>
                <w:sz w:val="16"/>
              </w:rPr>
            </w:pPr>
            <w:r w:rsidRPr="009D040E">
              <w:rPr>
                <w:rFonts w:ascii="Arial" w:hAnsi="Arial" w:cs="Arial"/>
                <w:sz w:val="16"/>
              </w:rPr>
              <w:t>0.414213562</w:t>
            </w:r>
          </w:p>
        </w:tc>
        <w:tc>
          <w:tcPr>
            <w:tcW w:w="1616" w:type="dxa"/>
          </w:tcPr>
          <w:p w:rsidR="00AE5DE6" w:rsidRPr="009D040E" w:rsidRDefault="00AE5DE6" w:rsidP="00AE5DE6">
            <w:pPr>
              <w:spacing w:before="60"/>
              <w:rPr>
                <w:rFonts w:ascii="Arial" w:hAnsi="Arial" w:cs="Arial"/>
                <w:sz w:val="16"/>
              </w:rPr>
            </w:pPr>
            <w:r w:rsidRPr="009D040E">
              <w:rPr>
                <w:rFonts w:ascii="Arial" w:hAnsi="Arial" w:cs="Arial"/>
                <w:sz w:val="16"/>
              </w:rPr>
              <w:t>2.414213562</w:t>
            </w:r>
          </w:p>
        </w:tc>
        <w:tc>
          <w:tcPr>
            <w:tcW w:w="575" w:type="dxa"/>
            <w:shd w:val="pct15" w:color="auto" w:fill="auto"/>
          </w:tcPr>
          <w:p w:rsidR="00AE5DE6" w:rsidRDefault="00AE5DE6" w:rsidP="00AE5DE6">
            <w:pPr>
              <w:spacing w:before="60"/>
              <w:rPr>
                <w:rFonts w:ascii="Arial" w:hAnsi="Arial" w:cs="Arial"/>
                <w:sz w:val="16"/>
              </w:rPr>
            </w:pPr>
          </w:p>
        </w:tc>
      </w:tr>
      <w:tr w:rsidR="00AE5DE6" w:rsidTr="000225A7">
        <w:tc>
          <w:tcPr>
            <w:tcW w:w="1620" w:type="dxa"/>
          </w:tcPr>
          <w:p w:rsidR="00AE5DE6" w:rsidRDefault="00AE5DE6" w:rsidP="00AE5DE6">
            <w:pPr>
              <w:spacing w:before="60"/>
              <w:rPr>
                <w:rFonts w:ascii="Arial" w:hAnsi="Arial" w:cs="Arial"/>
                <w:b/>
                <w:bCs/>
                <w:sz w:val="16"/>
              </w:rPr>
            </w:pPr>
          </w:p>
        </w:tc>
        <w:tc>
          <w:tcPr>
            <w:tcW w:w="3020" w:type="dxa"/>
          </w:tcPr>
          <w:p w:rsidR="00AE5DE6" w:rsidRPr="00F0366B" w:rsidRDefault="00AE5DE6" w:rsidP="00AE5DE6">
            <w:pPr>
              <w:spacing w:before="60"/>
              <w:rPr>
                <w:rFonts w:ascii="Arial" w:hAnsi="Arial" w:cs="Arial"/>
                <w:sz w:val="16"/>
              </w:rPr>
            </w:pPr>
            <w:r w:rsidRPr="00C55DF6">
              <w:rPr>
                <w:rFonts w:ascii="Arial" w:hAnsi="Arial" w:cs="Arial"/>
                <w:sz w:val="16"/>
              </w:rPr>
              <w:t>LeadLagSV1_Ptr_T_f32</w:t>
            </w:r>
          </w:p>
        </w:tc>
        <w:tc>
          <w:tcPr>
            <w:tcW w:w="956" w:type="dxa"/>
          </w:tcPr>
          <w:p w:rsidR="00AE5DE6" w:rsidRDefault="00AE5DE6" w:rsidP="00AE5DE6">
            <w:pPr>
              <w:spacing w:before="60"/>
              <w:rPr>
                <w:rFonts w:ascii="Arial" w:hAnsi="Arial" w:cs="Arial"/>
                <w:sz w:val="16"/>
              </w:rPr>
            </w:pPr>
            <w:r w:rsidRPr="00FB6C82">
              <w:rPr>
                <w:rFonts w:ascii="Arial" w:hAnsi="Arial" w:cs="Arial"/>
                <w:sz w:val="16"/>
              </w:rPr>
              <w:t>pointer to float32</w:t>
            </w:r>
          </w:p>
        </w:tc>
        <w:tc>
          <w:tcPr>
            <w:tcW w:w="1151" w:type="dxa"/>
          </w:tcPr>
          <w:p w:rsidR="00AE5DE6" w:rsidRDefault="00AE5DE6" w:rsidP="00AE5DE6">
            <w:pPr>
              <w:spacing w:before="60"/>
              <w:rPr>
                <w:rFonts w:ascii="Arial" w:hAnsi="Arial" w:cs="Arial"/>
                <w:sz w:val="16"/>
              </w:rPr>
            </w:pPr>
            <w:r>
              <w:rPr>
                <w:rFonts w:ascii="Arial" w:hAnsi="Arial" w:cs="Arial"/>
                <w:sz w:val="16"/>
              </w:rPr>
              <w:t>-65536</w:t>
            </w:r>
          </w:p>
        </w:tc>
        <w:tc>
          <w:tcPr>
            <w:tcW w:w="1616" w:type="dxa"/>
          </w:tcPr>
          <w:p w:rsidR="00AE5DE6" w:rsidRDefault="00AE5DE6" w:rsidP="00AE5DE6">
            <w:pPr>
              <w:spacing w:before="60"/>
              <w:rPr>
                <w:rFonts w:ascii="Arial" w:hAnsi="Arial" w:cs="Arial"/>
                <w:sz w:val="16"/>
              </w:rPr>
            </w:pPr>
            <w:r>
              <w:rPr>
                <w:rFonts w:ascii="Arial" w:hAnsi="Arial" w:cs="Arial"/>
                <w:sz w:val="16"/>
              </w:rPr>
              <w:t>65536</w:t>
            </w:r>
          </w:p>
        </w:tc>
        <w:tc>
          <w:tcPr>
            <w:tcW w:w="575" w:type="dxa"/>
            <w:shd w:val="clear" w:color="auto" w:fill="FFFFFF" w:themeFill="background1"/>
          </w:tcPr>
          <w:p w:rsidR="00F47B99" w:rsidRDefault="00F47B99" w:rsidP="00AE5DE6">
            <w:pPr>
              <w:spacing w:before="60"/>
              <w:rPr>
                <w:ins w:id="0" w:author="Vishal Kema" w:date="2013-04-01T15:05:00Z"/>
                <w:rFonts w:ascii="Arial" w:hAnsi="Arial" w:cs="Arial"/>
                <w:color w:val="222222"/>
                <w:sz w:val="15"/>
                <w:szCs w:val="15"/>
                <w:shd w:val="clear" w:color="auto" w:fill="FFFFFF"/>
              </w:rPr>
            </w:pPr>
            <w:ins w:id="1" w:author="Vishal Kema" w:date="2013-04-01T15:05:00Z">
              <w:r>
                <w:rPr>
                  <w:rFonts w:ascii="Arial" w:hAnsi="Arial" w:cs="Arial"/>
                  <w:color w:val="222222"/>
                  <w:sz w:val="15"/>
                  <w:szCs w:val="15"/>
                  <w:shd w:val="clear" w:color="auto" w:fill="FFFFFF"/>
                </w:rPr>
                <w:t>0.00391</w:t>
              </w:r>
            </w:ins>
          </w:p>
          <w:p w:rsidR="00AE5DE6" w:rsidRDefault="000225A7" w:rsidP="00AE5DE6">
            <w:pPr>
              <w:spacing w:before="60"/>
              <w:rPr>
                <w:rFonts w:ascii="Arial" w:hAnsi="Arial" w:cs="Arial"/>
                <w:sz w:val="16"/>
              </w:rPr>
            </w:pPr>
            <w:del w:id="2" w:author="Vishal Kema" w:date="2013-04-01T15:05:00Z">
              <w:r w:rsidRPr="000225A7" w:rsidDel="00F47B99">
                <w:rPr>
                  <w:rFonts w:ascii="Arial" w:hAnsi="Arial" w:cs="Arial"/>
                  <w:sz w:val="16"/>
                </w:rPr>
                <w:delText>0.000000477</w:delText>
              </w:r>
            </w:del>
          </w:p>
        </w:tc>
      </w:tr>
      <w:tr w:rsidR="00AE5DE6" w:rsidTr="000225A7">
        <w:tc>
          <w:tcPr>
            <w:tcW w:w="1620" w:type="dxa"/>
          </w:tcPr>
          <w:p w:rsidR="00AE5DE6" w:rsidRDefault="00AE5DE6" w:rsidP="00AE5DE6">
            <w:pPr>
              <w:spacing w:before="60"/>
              <w:rPr>
                <w:rFonts w:ascii="Arial" w:hAnsi="Arial" w:cs="Arial"/>
                <w:b/>
                <w:bCs/>
                <w:sz w:val="16"/>
              </w:rPr>
            </w:pPr>
          </w:p>
        </w:tc>
        <w:tc>
          <w:tcPr>
            <w:tcW w:w="3020" w:type="dxa"/>
          </w:tcPr>
          <w:p w:rsidR="00AE5DE6" w:rsidRPr="00C55DF6" w:rsidRDefault="00AE5DE6" w:rsidP="00AE5DE6">
            <w:pPr>
              <w:spacing w:before="60"/>
              <w:rPr>
                <w:rFonts w:ascii="Arial" w:hAnsi="Arial" w:cs="Arial"/>
                <w:sz w:val="16"/>
              </w:rPr>
            </w:pPr>
            <w:r w:rsidRPr="00C55DF6">
              <w:rPr>
                <w:rFonts w:ascii="Arial" w:hAnsi="Arial" w:cs="Arial"/>
                <w:sz w:val="16"/>
              </w:rPr>
              <w:t>LeadLagSV2_Ptr_T_f32</w:t>
            </w:r>
          </w:p>
        </w:tc>
        <w:tc>
          <w:tcPr>
            <w:tcW w:w="956" w:type="dxa"/>
          </w:tcPr>
          <w:p w:rsidR="00AE5DE6" w:rsidRPr="00FB6C82" w:rsidRDefault="00AE5DE6" w:rsidP="00AE5DE6">
            <w:pPr>
              <w:spacing w:before="60"/>
              <w:rPr>
                <w:rFonts w:ascii="Arial" w:hAnsi="Arial" w:cs="Arial"/>
                <w:sz w:val="16"/>
              </w:rPr>
            </w:pPr>
            <w:r>
              <w:rPr>
                <w:rFonts w:ascii="Arial" w:hAnsi="Arial" w:cs="Arial"/>
                <w:sz w:val="16"/>
              </w:rPr>
              <w:t>pointer to float32</w:t>
            </w:r>
          </w:p>
        </w:tc>
        <w:tc>
          <w:tcPr>
            <w:tcW w:w="1151" w:type="dxa"/>
          </w:tcPr>
          <w:p w:rsidR="00AE5DE6" w:rsidRDefault="00AE5DE6" w:rsidP="00AE5DE6">
            <w:pPr>
              <w:spacing w:before="60"/>
              <w:rPr>
                <w:rFonts w:ascii="Arial" w:hAnsi="Arial" w:cs="Arial"/>
                <w:sz w:val="16"/>
              </w:rPr>
            </w:pPr>
            <w:r>
              <w:rPr>
                <w:rFonts w:ascii="Arial" w:hAnsi="Arial" w:cs="Arial"/>
                <w:sz w:val="16"/>
              </w:rPr>
              <w:t>-65536</w:t>
            </w:r>
          </w:p>
        </w:tc>
        <w:tc>
          <w:tcPr>
            <w:tcW w:w="1616" w:type="dxa"/>
          </w:tcPr>
          <w:p w:rsidR="00AE5DE6" w:rsidRDefault="00AE5DE6" w:rsidP="00AE5DE6">
            <w:pPr>
              <w:spacing w:before="60"/>
              <w:rPr>
                <w:rFonts w:ascii="Arial" w:hAnsi="Arial" w:cs="Arial"/>
                <w:sz w:val="16"/>
              </w:rPr>
            </w:pPr>
            <w:r>
              <w:rPr>
                <w:rFonts w:ascii="Arial" w:hAnsi="Arial" w:cs="Arial"/>
                <w:sz w:val="16"/>
              </w:rPr>
              <w:t>65536</w:t>
            </w:r>
          </w:p>
        </w:tc>
        <w:tc>
          <w:tcPr>
            <w:tcW w:w="575" w:type="dxa"/>
            <w:shd w:val="clear" w:color="auto" w:fill="FFFFFF" w:themeFill="background1"/>
          </w:tcPr>
          <w:p w:rsidR="00F47B99" w:rsidRDefault="00F47B99" w:rsidP="00AE5DE6">
            <w:pPr>
              <w:spacing w:before="60"/>
              <w:rPr>
                <w:ins w:id="3" w:author="Vishal Kema" w:date="2013-04-01T15:05:00Z"/>
                <w:rFonts w:ascii="Arial" w:hAnsi="Arial" w:cs="Arial"/>
                <w:color w:val="222222"/>
                <w:sz w:val="15"/>
                <w:szCs w:val="15"/>
                <w:shd w:val="clear" w:color="auto" w:fill="FFFFFF"/>
              </w:rPr>
            </w:pPr>
            <w:ins w:id="4" w:author="Vishal Kema" w:date="2013-04-01T15:05:00Z">
              <w:r>
                <w:rPr>
                  <w:rFonts w:ascii="Arial" w:hAnsi="Arial" w:cs="Arial"/>
                  <w:color w:val="222222"/>
                  <w:sz w:val="15"/>
                  <w:szCs w:val="15"/>
                  <w:shd w:val="clear" w:color="auto" w:fill="FFFFFF"/>
                </w:rPr>
                <w:t>0.00391</w:t>
              </w:r>
            </w:ins>
          </w:p>
          <w:p w:rsidR="00AE5DE6" w:rsidRDefault="000225A7" w:rsidP="00AE5DE6">
            <w:pPr>
              <w:spacing w:before="60"/>
              <w:rPr>
                <w:rFonts w:ascii="Arial" w:hAnsi="Arial" w:cs="Arial"/>
                <w:sz w:val="16"/>
              </w:rPr>
            </w:pPr>
            <w:del w:id="5" w:author="Vishal Kema" w:date="2013-04-01T15:05:00Z">
              <w:r w:rsidRPr="000225A7" w:rsidDel="00F47B99">
                <w:rPr>
                  <w:rFonts w:ascii="Arial" w:hAnsi="Arial" w:cs="Arial"/>
                  <w:sz w:val="16"/>
                </w:rPr>
                <w:delText>0.000000477</w:delText>
              </w:r>
            </w:del>
          </w:p>
        </w:tc>
      </w:tr>
      <w:tr w:rsidR="00AE5DE6" w:rsidTr="00AE5DE6">
        <w:tc>
          <w:tcPr>
            <w:tcW w:w="1620" w:type="dxa"/>
          </w:tcPr>
          <w:p w:rsidR="00AE5DE6" w:rsidRDefault="00AE5DE6" w:rsidP="00AE5DE6">
            <w:pPr>
              <w:spacing w:before="60"/>
              <w:rPr>
                <w:rFonts w:ascii="Arial" w:hAnsi="Arial" w:cs="Arial"/>
                <w:b/>
                <w:bCs/>
                <w:sz w:val="16"/>
              </w:rPr>
            </w:pPr>
            <w:r>
              <w:rPr>
                <w:rFonts w:ascii="Arial" w:hAnsi="Arial" w:cs="Arial"/>
                <w:b/>
                <w:bCs/>
                <w:sz w:val="16"/>
              </w:rPr>
              <w:t>Return Value</w:t>
            </w:r>
          </w:p>
        </w:tc>
        <w:tc>
          <w:tcPr>
            <w:tcW w:w="3020" w:type="dxa"/>
          </w:tcPr>
          <w:p w:rsidR="00AE5DE6" w:rsidRDefault="00AE5DE6" w:rsidP="00AE5DE6">
            <w:pPr>
              <w:spacing w:before="60"/>
              <w:rPr>
                <w:rFonts w:ascii="Arial" w:hAnsi="Arial" w:cs="Arial"/>
                <w:sz w:val="16"/>
              </w:rPr>
            </w:pPr>
            <w:r w:rsidRPr="00C55DF6">
              <w:rPr>
                <w:rFonts w:ascii="Arial" w:hAnsi="Arial" w:cs="Arial"/>
                <w:sz w:val="16"/>
              </w:rPr>
              <w:t>Output_Uls_T_f32</w:t>
            </w:r>
          </w:p>
        </w:tc>
        <w:tc>
          <w:tcPr>
            <w:tcW w:w="956" w:type="dxa"/>
          </w:tcPr>
          <w:p w:rsidR="00AE5DE6" w:rsidRDefault="00AE5DE6" w:rsidP="00AE5DE6">
            <w:pPr>
              <w:spacing w:before="60"/>
              <w:rPr>
                <w:rFonts w:ascii="Arial" w:hAnsi="Arial" w:cs="Arial"/>
                <w:sz w:val="16"/>
              </w:rPr>
            </w:pPr>
            <w:r>
              <w:rPr>
                <w:rFonts w:ascii="Arial" w:hAnsi="Arial" w:cs="Arial"/>
                <w:sz w:val="16"/>
              </w:rPr>
              <w:t>float32</w:t>
            </w:r>
          </w:p>
        </w:tc>
        <w:tc>
          <w:tcPr>
            <w:tcW w:w="1151" w:type="dxa"/>
          </w:tcPr>
          <w:p w:rsidR="00AE5DE6" w:rsidRDefault="00AE5DE6" w:rsidP="00AE5DE6">
            <w:pPr>
              <w:spacing w:before="60"/>
              <w:rPr>
                <w:rFonts w:ascii="Arial" w:hAnsi="Arial" w:cs="Arial"/>
                <w:sz w:val="16"/>
              </w:rPr>
            </w:pPr>
            <w:r>
              <w:rPr>
                <w:rFonts w:ascii="Arial" w:hAnsi="Arial" w:cs="Arial"/>
                <w:sz w:val="16"/>
              </w:rPr>
              <w:t>-127</w:t>
            </w:r>
          </w:p>
        </w:tc>
        <w:tc>
          <w:tcPr>
            <w:tcW w:w="1616" w:type="dxa"/>
          </w:tcPr>
          <w:p w:rsidR="00AE5DE6" w:rsidRDefault="00AE5DE6" w:rsidP="00AE5DE6">
            <w:pPr>
              <w:spacing w:before="60"/>
              <w:rPr>
                <w:rFonts w:ascii="Arial" w:hAnsi="Arial" w:cs="Arial"/>
                <w:sz w:val="16"/>
              </w:rPr>
            </w:pPr>
            <w:r>
              <w:rPr>
                <w:rFonts w:ascii="Arial" w:hAnsi="Arial" w:cs="Arial"/>
                <w:sz w:val="16"/>
              </w:rPr>
              <w:t>127</w:t>
            </w:r>
          </w:p>
        </w:tc>
        <w:tc>
          <w:tcPr>
            <w:tcW w:w="575" w:type="dxa"/>
          </w:tcPr>
          <w:p w:rsidR="00AE5DE6" w:rsidRDefault="007410DE" w:rsidP="00AE5DE6">
            <w:pPr>
              <w:spacing w:before="60"/>
              <w:rPr>
                <w:rFonts w:ascii="Arial" w:hAnsi="Arial" w:cs="Arial"/>
                <w:sz w:val="16"/>
              </w:rPr>
            </w:pPr>
            <w:r w:rsidRPr="007410DE">
              <w:rPr>
                <w:rFonts w:ascii="Arial" w:hAnsi="Arial" w:cs="Arial"/>
                <w:sz w:val="16"/>
              </w:rPr>
              <w:t>0.0084</w:t>
            </w:r>
          </w:p>
        </w:tc>
      </w:tr>
    </w:tbl>
    <w:p w:rsidR="00AE5DE6" w:rsidRDefault="00AE5DE6" w:rsidP="00AE5DE6">
      <w:pPr>
        <w:pStyle w:val="Heading4"/>
      </w:pPr>
      <w:r>
        <w:lastRenderedPageBreak/>
        <w:t>Description</w:t>
      </w:r>
    </w:p>
    <w:p w:rsidR="00AE5DE6" w:rsidRDefault="00AE5DE6" w:rsidP="00AE5DE6">
      <w:pPr>
        <w:spacing w:after="0"/>
      </w:pPr>
      <w:r>
        <w:object w:dxaOrig="5856" w:dyaOrig="5473">
          <v:shape id="_x0000_i1038" type="#_x0000_t75" style="width:345pt;height:322pt" o:ole="">
            <v:imagedata r:id="rId34" o:title=""/>
          </v:shape>
          <o:OLEObject Type="Embed" ProgID="Visio.Drawing.11" ShapeID="_x0000_i1038" DrawAspect="Content" ObjectID="_1426334565" r:id="rId35"/>
        </w:object>
      </w:r>
    </w:p>
    <w:p w:rsidR="00AE5DE6" w:rsidRDefault="00300F27" w:rsidP="00AE5DE6">
      <w:pPr>
        <w:pStyle w:val="Heading3"/>
      </w:pPr>
      <w:r>
        <w:t>WIR Diagnostics</w:t>
      </w:r>
    </w:p>
    <w:p w:rsidR="00AE5DE6" w:rsidRDefault="00AE5DE6" w:rsidP="00AE5DE6">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0"/>
        <w:gridCol w:w="3020"/>
        <w:gridCol w:w="956"/>
        <w:gridCol w:w="1151"/>
        <w:gridCol w:w="1616"/>
        <w:gridCol w:w="575"/>
      </w:tblGrid>
      <w:tr w:rsidR="00AE5DE6" w:rsidTr="00AE5DE6">
        <w:tc>
          <w:tcPr>
            <w:tcW w:w="1620" w:type="dxa"/>
          </w:tcPr>
          <w:p w:rsidR="00AE5DE6" w:rsidRDefault="00AE5DE6" w:rsidP="00AE5DE6">
            <w:pPr>
              <w:spacing w:before="60"/>
              <w:rPr>
                <w:rFonts w:ascii="Arial" w:hAnsi="Arial" w:cs="Arial"/>
                <w:b/>
                <w:bCs/>
                <w:sz w:val="16"/>
              </w:rPr>
            </w:pPr>
            <w:r>
              <w:rPr>
                <w:rFonts w:ascii="Arial" w:hAnsi="Arial" w:cs="Arial"/>
                <w:b/>
                <w:bCs/>
                <w:sz w:val="16"/>
              </w:rPr>
              <w:t>Function Name</w:t>
            </w:r>
          </w:p>
        </w:tc>
        <w:tc>
          <w:tcPr>
            <w:tcW w:w="3020" w:type="dxa"/>
          </w:tcPr>
          <w:p w:rsidR="00AE5DE6" w:rsidRDefault="00AE5DE6" w:rsidP="00AE5DE6">
            <w:pPr>
              <w:spacing w:before="60"/>
              <w:rPr>
                <w:rFonts w:ascii="Arial" w:hAnsi="Arial" w:cs="Arial"/>
                <w:sz w:val="16"/>
              </w:rPr>
            </w:pPr>
            <w:proofErr w:type="spellStart"/>
            <w:r w:rsidRPr="007217B0">
              <w:rPr>
                <w:rFonts w:ascii="Arial" w:hAnsi="Arial" w:cs="Arial"/>
                <w:sz w:val="16"/>
              </w:rPr>
              <w:t>WIRDiagnostics</w:t>
            </w:r>
            <w:proofErr w:type="spellEnd"/>
          </w:p>
        </w:tc>
        <w:tc>
          <w:tcPr>
            <w:tcW w:w="956"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Type</w:t>
            </w:r>
          </w:p>
        </w:tc>
        <w:tc>
          <w:tcPr>
            <w:tcW w:w="1151"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Min</w:t>
            </w:r>
          </w:p>
        </w:tc>
        <w:tc>
          <w:tcPr>
            <w:tcW w:w="1616"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Max</w:t>
            </w:r>
          </w:p>
        </w:tc>
        <w:tc>
          <w:tcPr>
            <w:tcW w:w="575" w:type="dxa"/>
            <w:tcBorders>
              <w:bottom w:val="single" w:sz="4" w:space="0" w:color="auto"/>
            </w:tcBorders>
            <w:shd w:val="pct30" w:color="FFFF00" w:fill="auto"/>
          </w:tcPr>
          <w:p w:rsidR="00AE5DE6" w:rsidRDefault="00AE5DE6"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AE5DE6" w:rsidTr="00AE5DE6">
        <w:tc>
          <w:tcPr>
            <w:tcW w:w="1620" w:type="dxa"/>
          </w:tcPr>
          <w:p w:rsidR="00AE5DE6" w:rsidRDefault="00AE5DE6" w:rsidP="00AE5DE6">
            <w:pPr>
              <w:spacing w:before="60"/>
              <w:rPr>
                <w:rFonts w:ascii="Arial" w:hAnsi="Arial" w:cs="Arial"/>
                <w:b/>
                <w:bCs/>
                <w:sz w:val="16"/>
              </w:rPr>
            </w:pPr>
            <w:r>
              <w:rPr>
                <w:rFonts w:ascii="Arial" w:hAnsi="Arial" w:cs="Arial"/>
                <w:b/>
                <w:bCs/>
                <w:sz w:val="16"/>
              </w:rPr>
              <w:t xml:space="preserve">Arguments Passed </w:t>
            </w:r>
          </w:p>
        </w:tc>
        <w:tc>
          <w:tcPr>
            <w:tcW w:w="3020" w:type="dxa"/>
          </w:tcPr>
          <w:p w:rsidR="00AE5DE6" w:rsidRDefault="00AE5DE6" w:rsidP="00AE5DE6">
            <w:pPr>
              <w:spacing w:before="60"/>
              <w:rPr>
                <w:rFonts w:ascii="Arial" w:hAnsi="Arial" w:cs="Arial"/>
                <w:sz w:val="16"/>
              </w:rPr>
            </w:pPr>
            <w:r w:rsidRPr="007217B0">
              <w:rPr>
                <w:rFonts w:ascii="Arial" w:hAnsi="Arial" w:cs="Arial"/>
                <w:sz w:val="16"/>
              </w:rPr>
              <w:t>WhlImbRejCmd_MtrNm_T_f32</w:t>
            </w:r>
          </w:p>
        </w:tc>
        <w:tc>
          <w:tcPr>
            <w:tcW w:w="956" w:type="dxa"/>
          </w:tcPr>
          <w:p w:rsidR="00AE5DE6" w:rsidRDefault="00AE5DE6" w:rsidP="00AE5DE6">
            <w:pPr>
              <w:spacing w:before="60"/>
              <w:rPr>
                <w:rFonts w:ascii="Arial" w:hAnsi="Arial" w:cs="Arial"/>
                <w:sz w:val="16"/>
              </w:rPr>
            </w:pPr>
            <w:r w:rsidRPr="00CA7D19">
              <w:rPr>
                <w:rFonts w:ascii="Arial" w:hAnsi="Arial" w:cs="Arial"/>
                <w:sz w:val="16"/>
              </w:rPr>
              <w:t>float32</w:t>
            </w:r>
          </w:p>
        </w:tc>
        <w:tc>
          <w:tcPr>
            <w:tcW w:w="1151" w:type="dxa"/>
          </w:tcPr>
          <w:p w:rsidR="00AE5DE6" w:rsidRPr="00397A04" w:rsidRDefault="00AE5DE6" w:rsidP="00AE5DE6">
            <w:pPr>
              <w:spacing w:before="60"/>
              <w:rPr>
                <w:rFonts w:ascii="Arial" w:hAnsi="Arial" w:cs="Arial"/>
                <w:sz w:val="16"/>
              </w:rPr>
            </w:pPr>
            <w:r w:rsidRPr="00397A04">
              <w:rPr>
                <w:rFonts w:ascii="Arial" w:hAnsi="Arial" w:cs="Arial"/>
                <w:sz w:val="16"/>
              </w:rPr>
              <w:t>-127</w:t>
            </w:r>
          </w:p>
        </w:tc>
        <w:tc>
          <w:tcPr>
            <w:tcW w:w="1616" w:type="dxa"/>
          </w:tcPr>
          <w:p w:rsidR="00AE5DE6" w:rsidRPr="00397A04" w:rsidRDefault="00AE5DE6" w:rsidP="00AE5DE6">
            <w:pPr>
              <w:spacing w:before="60"/>
              <w:rPr>
                <w:rFonts w:ascii="Arial" w:hAnsi="Arial" w:cs="Arial"/>
                <w:sz w:val="16"/>
              </w:rPr>
            </w:pPr>
            <w:r w:rsidRPr="00397A04">
              <w:rPr>
                <w:rFonts w:ascii="Arial" w:hAnsi="Arial" w:cs="Arial"/>
                <w:sz w:val="16"/>
              </w:rPr>
              <w:t>127</w:t>
            </w:r>
          </w:p>
        </w:tc>
        <w:tc>
          <w:tcPr>
            <w:tcW w:w="575" w:type="dxa"/>
            <w:shd w:val="pct15" w:color="auto" w:fill="auto"/>
          </w:tcPr>
          <w:p w:rsidR="00AE5DE6" w:rsidRDefault="00AE5DE6" w:rsidP="00AE5DE6">
            <w:pPr>
              <w:spacing w:before="60"/>
              <w:rPr>
                <w:rFonts w:ascii="Arial" w:hAnsi="Arial" w:cs="Arial"/>
                <w:sz w:val="16"/>
              </w:rPr>
            </w:pPr>
          </w:p>
        </w:tc>
      </w:tr>
      <w:tr w:rsidR="00AE5DE6" w:rsidTr="00AE5DE6">
        <w:tc>
          <w:tcPr>
            <w:tcW w:w="1620" w:type="dxa"/>
          </w:tcPr>
          <w:p w:rsidR="00AE5DE6" w:rsidRDefault="00AE5DE6" w:rsidP="00AE5DE6">
            <w:pPr>
              <w:spacing w:before="60"/>
              <w:rPr>
                <w:rFonts w:ascii="Arial" w:hAnsi="Arial" w:cs="Arial"/>
                <w:b/>
                <w:bCs/>
                <w:sz w:val="16"/>
              </w:rPr>
            </w:pPr>
            <w:r>
              <w:rPr>
                <w:rFonts w:ascii="Arial" w:hAnsi="Arial" w:cs="Arial"/>
                <w:b/>
                <w:bCs/>
                <w:sz w:val="16"/>
              </w:rPr>
              <w:t>Return Value</w:t>
            </w:r>
          </w:p>
        </w:tc>
        <w:tc>
          <w:tcPr>
            <w:tcW w:w="3020" w:type="dxa"/>
          </w:tcPr>
          <w:p w:rsidR="00AE5DE6" w:rsidRDefault="00AE5DE6" w:rsidP="00AE5DE6">
            <w:pPr>
              <w:spacing w:before="60"/>
              <w:rPr>
                <w:rFonts w:ascii="Arial" w:hAnsi="Arial" w:cs="Arial"/>
                <w:sz w:val="16"/>
              </w:rPr>
            </w:pPr>
            <w:r>
              <w:rPr>
                <w:rFonts w:ascii="Arial" w:hAnsi="Arial" w:cs="Arial"/>
                <w:sz w:val="16"/>
              </w:rPr>
              <w:t>N/A</w:t>
            </w:r>
          </w:p>
        </w:tc>
        <w:tc>
          <w:tcPr>
            <w:tcW w:w="956" w:type="dxa"/>
          </w:tcPr>
          <w:p w:rsidR="00AE5DE6" w:rsidRDefault="00AE5DE6" w:rsidP="00AE5DE6">
            <w:pPr>
              <w:spacing w:before="60"/>
              <w:rPr>
                <w:rFonts w:ascii="Arial" w:hAnsi="Arial" w:cs="Arial"/>
                <w:sz w:val="16"/>
              </w:rPr>
            </w:pPr>
          </w:p>
        </w:tc>
        <w:tc>
          <w:tcPr>
            <w:tcW w:w="1151" w:type="dxa"/>
          </w:tcPr>
          <w:p w:rsidR="00AE5DE6" w:rsidRDefault="00AE5DE6" w:rsidP="00AE5DE6">
            <w:pPr>
              <w:spacing w:before="60"/>
              <w:rPr>
                <w:rFonts w:ascii="Arial" w:hAnsi="Arial" w:cs="Arial"/>
                <w:sz w:val="16"/>
              </w:rPr>
            </w:pPr>
          </w:p>
        </w:tc>
        <w:tc>
          <w:tcPr>
            <w:tcW w:w="1616" w:type="dxa"/>
          </w:tcPr>
          <w:p w:rsidR="00AE5DE6" w:rsidRDefault="00AE5DE6" w:rsidP="00AE5DE6">
            <w:pPr>
              <w:spacing w:before="60"/>
              <w:rPr>
                <w:rFonts w:ascii="Arial" w:hAnsi="Arial" w:cs="Arial"/>
                <w:sz w:val="16"/>
              </w:rPr>
            </w:pPr>
          </w:p>
        </w:tc>
        <w:tc>
          <w:tcPr>
            <w:tcW w:w="575" w:type="dxa"/>
          </w:tcPr>
          <w:p w:rsidR="00AE5DE6" w:rsidRDefault="00AE5DE6" w:rsidP="00AE5DE6">
            <w:pPr>
              <w:spacing w:before="60"/>
              <w:rPr>
                <w:rFonts w:ascii="Arial" w:hAnsi="Arial" w:cs="Arial"/>
                <w:sz w:val="16"/>
              </w:rPr>
            </w:pPr>
          </w:p>
        </w:tc>
      </w:tr>
    </w:tbl>
    <w:p w:rsidR="00AE5DE6" w:rsidRDefault="00AE5DE6" w:rsidP="00AE5DE6">
      <w:pPr>
        <w:pStyle w:val="Heading4"/>
      </w:pPr>
      <w:r>
        <w:lastRenderedPageBreak/>
        <w:t>Description</w:t>
      </w:r>
    </w:p>
    <w:p w:rsidR="00AE5DE6" w:rsidRDefault="00444A97" w:rsidP="00AE5DE6">
      <w:pPr>
        <w:spacing w:after="0"/>
        <w:rPr>
          <w:rFonts w:ascii="Arial" w:hAnsi="Arial"/>
          <w:b/>
          <w:kern w:val="28"/>
          <w:sz w:val="28"/>
        </w:rPr>
      </w:pPr>
      <w:r>
        <w:object w:dxaOrig="6433" w:dyaOrig="3465">
          <v:shape id="_x0000_i1039" type="#_x0000_t75" style="width:379pt;height:203.35pt" o:ole="">
            <v:imagedata r:id="rId36" o:title=""/>
          </v:shape>
          <o:OLEObject Type="Embed" ProgID="Visio.Drawing.11" ShapeID="_x0000_i1039" DrawAspect="Content" ObjectID="_1426334566" r:id="rId37"/>
        </w:object>
      </w:r>
    </w:p>
    <w:p w:rsidR="00AE5DE6" w:rsidRDefault="00300F27" w:rsidP="00AE5DE6">
      <w:pPr>
        <w:pStyle w:val="Heading3"/>
      </w:pPr>
      <w:r w:rsidRPr="009C6E40">
        <w:t>Diagnose Command Magnitude</w:t>
      </w:r>
    </w:p>
    <w:p w:rsidR="00AE5DE6" w:rsidRDefault="00AE5DE6" w:rsidP="00AE5DE6">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0"/>
        <w:gridCol w:w="3020"/>
        <w:gridCol w:w="956"/>
        <w:gridCol w:w="1151"/>
        <w:gridCol w:w="1616"/>
        <w:gridCol w:w="575"/>
      </w:tblGrid>
      <w:tr w:rsidR="00AE5DE6" w:rsidTr="00AE5DE6">
        <w:tc>
          <w:tcPr>
            <w:tcW w:w="1620" w:type="dxa"/>
          </w:tcPr>
          <w:p w:rsidR="00AE5DE6" w:rsidRDefault="00AE5DE6" w:rsidP="00AE5DE6">
            <w:pPr>
              <w:spacing w:before="60"/>
              <w:rPr>
                <w:rFonts w:ascii="Arial" w:hAnsi="Arial" w:cs="Arial"/>
                <w:b/>
                <w:bCs/>
                <w:sz w:val="16"/>
              </w:rPr>
            </w:pPr>
            <w:r>
              <w:rPr>
                <w:rFonts w:ascii="Arial" w:hAnsi="Arial" w:cs="Arial"/>
                <w:b/>
                <w:bCs/>
                <w:sz w:val="16"/>
              </w:rPr>
              <w:t>Function Name</w:t>
            </w:r>
          </w:p>
        </w:tc>
        <w:tc>
          <w:tcPr>
            <w:tcW w:w="3020" w:type="dxa"/>
          </w:tcPr>
          <w:p w:rsidR="00AE5DE6" w:rsidRDefault="00AE5DE6" w:rsidP="00AE5DE6">
            <w:pPr>
              <w:spacing w:before="60"/>
              <w:rPr>
                <w:rFonts w:ascii="Arial" w:hAnsi="Arial" w:cs="Arial"/>
                <w:sz w:val="16"/>
              </w:rPr>
            </w:pPr>
            <w:proofErr w:type="spellStart"/>
            <w:r w:rsidRPr="00767CC2">
              <w:rPr>
                <w:rFonts w:ascii="Arial" w:hAnsi="Arial" w:cs="Arial"/>
                <w:sz w:val="16"/>
              </w:rPr>
              <w:t>DiagnoseCmdMag</w:t>
            </w:r>
            <w:proofErr w:type="spellEnd"/>
          </w:p>
        </w:tc>
        <w:tc>
          <w:tcPr>
            <w:tcW w:w="956"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Type</w:t>
            </w:r>
          </w:p>
        </w:tc>
        <w:tc>
          <w:tcPr>
            <w:tcW w:w="1151"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Min</w:t>
            </w:r>
          </w:p>
        </w:tc>
        <w:tc>
          <w:tcPr>
            <w:tcW w:w="1616" w:type="dxa"/>
            <w:shd w:val="pct30" w:color="FFFF00" w:fill="auto"/>
          </w:tcPr>
          <w:p w:rsidR="00AE5DE6" w:rsidRDefault="00AE5DE6" w:rsidP="00AE5DE6">
            <w:pPr>
              <w:spacing w:before="60"/>
              <w:jc w:val="center"/>
              <w:rPr>
                <w:rFonts w:ascii="Arial" w:hAnsi="Arial" w:cs="Arial"/>
                <w:sz w:val="16"/>
              </w:rPr>
            </w:pPr>
            <w:r>
              <w:rPr>
                <w:rFonts w:ascii="Arial" w:hAnsi="Arial" w:cs="Arial"/>
                <w:sz w:val="16"/>
              </w:rPr>
              <w:t>Max</w:t>
            </w:r>
          </w:p>
        </w:tc>
        <w:tc>
          <w:tcPr>
            <w:tcW w:w="575" w:type="dxa"/>
            <w:tcBorders>
              <w:bottom w:val="single" w:sz="4" w:space="0" w:color="auto"/>
            </w:tcBorders>
            <w:shd w:val="pct30" w:color="FFFF00" w:fill="auto"/>
          </w:tcPr>
          <w:p w:rsidR="00AE5DE6" w:rsidRDefault="00AE5DE6"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AE5DE6" w:rsidTr="00AE5DE6">
        <w:tc>
          <w:tcPr>
            <w:tcW w:w="1620" w:type="dxa"/>
          </w:tcPr>
          <w:p w:rsidR="00AE5DE6" w:rsidRDefault="00AE5DE6" w:rsidP="00AE5DE6">
            <w:pPr>
              <w:spacing w:before="60"/>
              <w:rPr>
                <w:rFonts w:ascii="Arial" w:hAnsi="Arial" w:cs="Arial"/>
                <w:b/>
                <w:bCs/>
                <w:sz w:val="16"/>
              </w:rPr>
            </w:pPr>
            <w:r>
              <w:rPr>
                <w:rFonts w:ascii="Arial" w:hAnsi="Arial" w:cs="Arial"/>
                <w:b/>
                <w:bCs/>
                <w:sz w:val="16"/>
              </w:rPr>
              <w:t xml:space="preserve">Arguments Passed </w:t>
            </w:r>
          </w:p>
        </w:tc>
        <w:tc>
          <w:tcPr>
            <w:tcW w:w="3020" w:type="dxa"/>
          </w:tcPr>
          <w:p w:rsidR="00AE5DE6" w:rsidRDefault="00AE5DE6" w:rsidP="00AE5DE6">
            <w:pPr>
              <w:spacing w:before="60"/>
              <w:rPr>
                <w:rFonts w:ascii="Arial" w:hAnsi="Arial" w:cs="Arial"/>
                <w:sz w:val="16"/>
              </w:rPr>
            </w:pPr>
            <w:r w:rsidRPr="00767CC2">
              <w:rPr>
                <w:rFonts w:ascii="Arial" w:hAnsi="Arial" w:cs="Arial"/>
                <w:sz w:val="16"/>
              </w:rPr>
              <w:t>InputCommand_MtrNm_T_f32</w:t>
            </w:r>
          </w:p>
        </w:tc>
        <w:tc>
          <w:tcPr>
            <w:tcW w:w="956" w:type="dxa"/>
          </w:tcPr>
          <w:p w:rsidR="00AE5DE6" w:rsidRDefault="00AE5DE6" w:rsidP="00AE5DE6">
            <w:pPr>
              <w:spacing w:before="60"/>
              <w:rPr>
                <w:rFonts w:ascii="Arial" w:hAnsi="Arial" w:cs="Arial"/>
                <w:sz w:val="16"/>
              </w:rPr>
            </w:pPr>
            <w:r w:rsidRPr="00CA7D19">
              <w:rPr>
                <w:rFonts w:ascii="Arial" w:hAnsi="Arial" w:cs="Arial"/>
                <w:sz w:val="16"/>
              </w:rPr>
              <w:t>float32</w:t>
            </w:r>
          </w:p>
        </w:tc>
        <w:tc>
          <w:tcPr>
            <w:tcW w:w="1151" w:type="dxa"/>
          </w:tcPr>
          <w:p w:rsidR="00AE5DE6" w:rsidRPr="00397A04" w:rsidRDefault="00AE5DE6" w:rsidP="00AE5DE6">
            <w:pPr>
              <w:spacing w:before="60"/>
              <w:rPr>
                <w:rFonts w:ascii="Arial" w:hAnsi="Arial" w:cs="Arial"/>
                <w:sz w:val="16"/>
              </w:rPr>
            </w:pPr>
            <w:r w:rsidRPr="00397A04">
              <w:rPr>
                <w:rFonts w:ascii="Arial" w:hAnsi="Arial" w:cs="Arial"/>
                <w:sz w:val="16"/>
              </w:rPr>
              <w:t>-127</w:t>
            </w:r>
          </w:p>
        </w:tc>
        <w:tc>
          <w:tcPr>
            <w:tcW w:w="1616" w:type="dxa"/>
          </w:tcPr>
          <w:p w:rsidR="00AE5DE6" w:rsidRPr="00397A04" w:rsidRDefault="00AE5DE6" w:rsidP="00AE5DE6">
            <w:pPr>
              <w:spacing w:before="60"/>
              <w:rPr>
                <w:rFonts w:ascii="Arial" w:hAnsi="Arial" w:cs="Arial"/>
                <w:sz w:val="16"/>
              </w:rPr>
            </w:pPr>
            <w:r w:rsidRPr="00397A04">
              <w:rPr>
                <w:rFonts w:ascii="Arial" w:hAnsi="Arial" w:cs="Arial"/>
                <w:sz w:val="16"/>
              </w:rPr>
              <w:t>127</w:t>
            </w:r>
          </w:p>
        </w:tc>
        <w:tc>
          <w:tcPr>
            <w:tcW w:w="575" w:type="dxa"/>
            <w:shd w:val="pct15" w:color="auto" w:fill="auto"/>
          </w:tcPr>
          <w:p w:rsidR="00AE5DE6" w:rsidRDefault="00AE5DE6" w:rsidP="00AE5DE6">
            <w:pPr>
              <w:spacing w:before="60"/>
              <w:rPr>
                <w:rFonts w:ascii="Arial" w:hAnsi="Arial" w:cs="Arial"/>
                <w:sz w:val="16"/>
              </w:rPr>
            </w:pPr>
          </w:p>
        </w:tc>
      </w:tr>
      <w:tr w:rsidR="00AE5DE6" w:rsidTr="00AE5DE6">
        <w:tc>
          <w:tcPr>
            <w:tcW w:w="1620" w:type="dxa"/>
          </w:tcPr>
          <w:p w:rsidR="00AE5DE6" w:rsidRDefault="00AE5DE6" w:rsidP="00AE5DE6">
            <w:pPr>
              <w:spacing w:before="60"/>
              <w:rPr>
                <w:rFonts w:ascii="Arial" w:hAnsi="Arial" w:cs="Arial"/>
                <w:b/>
                <w:bCs/>
                <w:sz w:val="16"/>
              </w:rPr>
            </w:pPr>
            <w:r>
              <w:rPr>
                <w:rFonts w:ascii="Arial" w:hAnsi="Arial" w:cs="Arial"/>
                <w:b/>
                <w:bCs/>
                <w:sz w:val="16"/>
              </w:rPr>
              <w:t>Return Value</w:t>
            </w:r>
          </w:p>
        </w:tc>
        <w:tc>
          <w:tcPr>
            <w:tcW w:w="3020" w:type="dxa"/>
          </w:tcPr>
          <w:p w:rsidR="00AE5DE6" w:rsidRDefault="00AE5DE6" w:rsidP="00AE5DE6">
            <w:pPr>
              <w:spacing w:before="60"/>
              <w:rPr>
                <w:rFonts w:ascii="Arial" w:hAnsi="Arial" w:cs="Arial"/>
                <w:sz w:val="16"/>
              </w:rPr>
            </w:pPr>
            <w:r>
              <w:rPr>
                <w:rFonts w:ascii="Arial" w:hAnsi="Arial" w:cs="Arial"/>
                <w:sz w:val="16"/>
              </w:rPr>
              <w:t>N/A</w:t>
            </w:r>
          </w:p>
        </w:tc>
        <w:tc>
          <w:tcPr>
            <w:tcW w:w="956" w:type="dxa"/>
          </w:tcPr>
          <w:p w:rsidR="00AE5DE6" w:rsidRDefault="00AE5DE6" w:rsidP="00AE5DE6">
            <w:pPr>
              <w:spacing w:before="60"/>
              <w:rPr>
                <w:rFonts w:ascii="Arial" w:hAnsi="Arial" w:cs="Arial"/>
                <w:sz w:val="16"/>
              </w:rPr>
            </w:pPr>
          </w:p>
        </w:tc>
        <w:tc>
          <w:tcPr>
            <w:tcW w:w="1151" w:type="dxa"/>
          </w:tcPr>
          <w:p w:rsidR="00AE5DE6" w:rsidRDefault="00AE5DE6" w:rsidP="00AE5DE6">
            <w:pPr>
              <w:spacing w:before="60"/>
              <w:rPr>
                <w:rFonts w:ascii="Arial" w:hAnsi="Arial" w:cs="Arial"/>
                <w:sz w:val="16"/>
              </w:rPr>
            </w:pPr>
          </w:p>
        </w:tc>
        <w:tc>
          <w:tcPr>
            <w:tcW w:w="1616" w:type="dxa"/>
          </w:tcPr>
          <w:p w:rsidR="00AE5DE6" w:rsidRDefault="00AE5DE6" w:rsidP="00AE5DE6">
            <w:pPr>
              <w:spacing w:before="60"/>
              <w:rPr>
                <w:rFonts w:ascii="Arial" w:hAnsi="Arial" w:cs="Arial"/>
                <w:sz w:val="16"/>
              </w:rPr>
            </w:pPr>
          </w:p>
        </w:tc>
        <w:tc>
          <w:tcPr>
            <w:tcW w:w="575" w:type="dxa"/>
          </w:tcPr>
          <w:p w:rsidR="00AE5DE6" w:rsidRDefault="00AE5DE6" w:rsidP="00AE5DE6">
            <w:pPr>
              <w:spacing w:before="60"/>
              <w:rPr>
                <w:rFonts w:ascii="Arial" w:hAnsi="Arial" w:cs="Arial"/>
                <w:sz w:val="16"/>
              </w:rPr>
            </w:pPr>
          </w:p>
        </w:tc>
      </w:tr>
    </w:tbl>
    <w:p w:rsidR="00AE5DE6" w:rsidRDefault="00AE5DE6" w:rsidP="00AE5DE6">
      <w:pPr>
        <w:pStyle w:val="Heading4"/>
      </w:pPr>
      <w:r>
        <w:lastRenderedPageBreak/>
        <w:t>Description</w:t>
      </w:r>
    </w:p>
    <w:p w:rsidR="00AE5DE6" w:rsidRDefault="0011682C" w:rsidP="00AE5DE6">
      <w:pPr>
        <w:spacing w:after="0"/>
        <w:rPr>
          <w:rFonts w:ascii="Arial" w:hAnsi="Arial"/>
          <w:b/>
          <w:kern w:val="28"/>
          <w:sz w:val="28"/>
        </w:rPr>
      </w:pPr>
      <w:r>
        <w:object w:dxaOrig="12186" w:dyaOrig="7121">
          <v:shape id="_x0000_i1040" type="#_x0000_t75" style="width:449.85pt;height:260.95pt" o:ole="">
            <v:imagedata r:id="rId38" o:title=""/>
          </v:shape>
          <o:OLEObject Type="Embed" ProgID="Visio.Drawing.11" ShapeID="_x0000_i1040" DrawAspect="Content" ObjectID="_1426334567" r:id="rId39"/>
        </w:object>
      </w:r>
    </w:p>
    <w:p w:rsidR="00AE5DE6" w:rsidRDefault="00300F27" w:rsidP="00AE5DE6">
      <w:pPr>
        <w:pStyle w:val="Heading3"/>
      </w:pPr>
      <w:r w:rsidRPr="009C6E40">
        <w:t>Calculate Command Amplitude</w:t>
      </w:r>
    </w:p>
    <w:p w:rsidR="00AE5DE6" w:rsidRDefault="00AE5DE6" w:rsidP="00AE5DE6">
      <w:pPr>
        <w:spacing w:after="0"/>
        <w:rPr>
          <w:rFonts w:ascii="Arial" w:hAnsi="Arial"/>
          <w:b/>
          <w:kern w:val="28"/>
          <w:sz w:val="28"/>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61"/>
        <w:gridCol w:w="3489"/>
        <w:gridCol w:w="1791"/>
        <w:gridCol w:w="608"/>
        <w:gridCol w:w="1151"/>
        <w:gridCol w:w="1195"/>
      </w:tblGrid>
      <w:tr w:rsidR="00D8770E" w:rsidTr="00D8770E">
        <w:tc>
          <w:tcPr>
            <w:tcW w:w="1061" w:type="dxa"/>
          </w:tcPr>
          <w:p w:rsidR="00BE2907" w:rsidRDefault="00BE2907" w:rsidP="00AE5DE6">
            <w:pPr>
              <w:spacing w:before="60"/>
              <w:rPr>
                <w:rFonts w:ascii="Arial" w:hAnsi="Arial" w:cs="Arial"/>
                <w:b/>
                <w:bCs/>
                <w:sz w:val="16"/>
              </w:rPr>
            </w:pPr>
            <w:r>
              <w:rPr>
                <w:rFonts w:ascii="Arial" w:hAnsi="Arial" w:cs="Arial"/>
                <w:b/>
                <w:bCs/>
                <w:sz w:val="16"/>
              </w:rPr>
              <w:t>Function Name</w:t>
            </w:r>
          </w:p>
        </w:tc>
        <w:tc>
          <w:tcPr>
            <w:tcW w:w="3489" w:type="dxa"/>
          </w:tcPr>
          <w:p w:rsidR="00BE2907" w:rsidRPr="009C6E40" w:rsidRDefault="00BE2907" w:rsidP="007554E3">
            <w:pPr>
              <w:spacing w:before="60"/>
              <w:rPr>
                <w:rFonts w:ascii="Arial" w:hAnsi="Arial" w:cs="Arial"/>
                <w:sz w:val="16"/>
              </w:rPr>
            </w:pPr>
            <w:proofErr w:type="spellStart"/>
            <w:r w:rsidRPr="009C6E40">
              <w:rPr>
                <w:rFonts w:ascii="Arial" w:hAnsi="Arial" w:cs="Arial"/>
                <w:sz w:val="16"/>
              </w:rPr>
              <w:t>CalcCmdAmplitude</w:t>
            </w:r>
            <w:proofErr w:type="spellEnd"/>
          </w:p>
        </w:tc>
        <w:tc>
          <w:tcPr>
            <w:tcW w:w="1791" w:type="dxa"/>
            <w:shd w:val="pct30" w:color="FFFF00" w:fill="auto"/>
          </w:tcPr>
          <w:p w:rsidR="00BE2907" w:rsidRPr="009C6E40" w:rsidRDefault="00BE2907" w:rsidP="007554E3">
            <w:pPr>
              <w:spacing w:before="60"/>
              <w:jc w:val="center"/>
              <w:rPr>
                <w:rFonts w:ascii="Arial" w:hAnsi="Arial" w:cs="Arial"/>
                <w:sz w:val="16"/>
              </w:rPr>
            </w:pPr>
            <w:r w:rsidRPr="009C6E40">
              <w:rPr>
                <w:rFonts w:ascii="Arial" w:hAnsi="Arial" w:cs="Arial"/>
                <w:sz w:val="16"/>
              </w:rPr>
              <w:t>Type</w:t>
            </w:r>
          </w:p>
        </w:tc>
        <w:tc>
          <w:tcPr>
            <w:tcW w:w="608" w:type="dxa"/>
            <w:shd w:val="pct30" w:color="FFFF00" w:fill="auto"/>
          </w:tcPr>
          <w:p w:rsidR="00BE2907" w:rsidRPr="009C6E40" w:rsidRDefault="00BE2907" w:rsidP="007554E3">
            <w:pPr>
              <w:spacing w:before="60"/>
              <w:jc w:val="center"/>
              <w:rPr>
                <w:rFonts w:ascii="Arial" w:hAnsi="Arial" w:cs="Arial"/>
                <w:sz w:val="16"/>
              </w:rPr>
            </w:pPr>
            <w:r w:rsidRPr="009C6E40">
              <w:rPr>
                <w:rFonts w:ascii="Arial" w:hAnsi="Arial" w:cs="Arial"/>
                <w:sz w:val="16"/>
              </w:rPr>
              <w:t>Min</w:t>
            </w:r>
          </w:p>
        </w:tc>
        <w:tc>
          <w:tcPr>
            <w:tcW w:w="1151" w:type="dxa"/>
            <w:shd w:val="pct30" w:color="FFFF00" w:fill="auto"/>
          </w:tcPr>
          <w:p w:rsidR="00BE2907" w:rsidRPr="009C6E40" w:rsidRDefault="00BE2907" w:rsidP="007554E3">
            <w:pPr>
              <w:spacing w:before="60"/>
              <w:jc w:val="center"/>
              <w:rPr>
                <w:rFonts w:ascii="Arial" w:hAnsi="Arial" w:cs="Arial"/>
                <w:sz w:val="16"/>
              </w:rPr>
            </w:pPr>
            <w:r w:rsidRPr="009C6E40">
              <w:rPr>
                <w:rFonts w:ascii="Arial" w:hAnsi="Arial" w:cs="Arial"/>
                <w:sz w:val="16"/>
              </w:rPr>
              <w:t>Max</w:t>
            </w:r>
          </w:p>
        </w:tc>
        <w:tc>
          <w:tcPr>
            <w:tcW w:w="1195" w:type="dxa"/>
            <w:tcBorders>
              <w:bottom w:val="single" w:sz="4" w:space="0" w:color="auto"/>
            </w:tcBorders>
            <w:shd w:val="pct30" w:color="FFFF00" w:fill="auto"/>
          </w:tcPr>
          <w:p w:rsidR="00BE2907" w:rsidRDefault="00BE2907" w:rsidP="00AE5DE6">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8770E" w:rsidTr="00D8770E">
        <w:tc>
          <w:tcPr>
            <w:tcW w:w="1061" w:type="dxa"/>
          </w:tcPr>
          <w:p w:rsidR="00BE2907" w:rsidRDefault="00BE2907" w:rsidP="00AE5DE6">
            <w:pPr>
              <w:spacing w:before="60"/>
              <w:rPr>
                <w:rFonts w:ascii="Arial" w:hAnsi="Arial" w:cs="Arial"/>
                <w:b/>
                <w:bCs/>
                <w:sz w:val="16"/>
              </w:rPr>
            </w:pPr>
            <w:r>
              <w:rPr>
                <w:rFonts w:ascii="Arial" w:hAnsi="Arial" w:cs="Arial"/>
                <w:b/>
                <w:bCs/>
                <w:sz w:val="16"/>
              </w:rPr>
              <w:t xml:space="preserve">Arguments Passed </w:t>
            </w:r>
          </w:p>
        </w:tc>
        <w:tc>
          <w:tcPr>
            <w:tcW w:w="3489" w:type="dxa"/>
          </w:tcPr>
          <w:p w:rsidR="00BE2907" w:rsidRPr="009C6E40" w:rsidRDefault="00BE2907" w:rsidP="007554E3">
            <w:pPr>
              <w:spacing w:before="60"/>
              <w:rPr>
                <w:rFonts w:ascii="Arial" w:hAnsi="Arial" w:cs="Arial"/>
                <w:sz w:val="16"/>
              </w:rPr>
            </w:pPr>
            <w:r w:rsidRPr="009C6E40">
              <w:rPr>
                <w:rFonts w:ascii="Arial" w:hAnsi="Arial" w:cs="Arial"/>
                <w:sz w:val="16"/>
              </w:rPr>
              <w:t>InputCommand_MtrNm_T_f32</w:t>
            </w:r>
          </w:p>
        </w:tc>
        <w:tc>
          <w:tcPr>
            <w:tcW w:w="1791" w:type="dxa"/>
          </w:tcPr>
          <w:p w:rsidR="00BE2907" w:rsidRPr="009C6E40" w:rsidRDefault="00BE2907" w:rsidP="007554E3">
            <w:pPr>
              <w:spacing w:before="60"/>
              <w:rPr>
                <w:rFonts w:ascii="Arial" w:hAnsi="Arial" w:cs="Arial"/>
                <w:sz w:val="16"/>
              </w:rPr>
            </w:pPr>
            <w:r w:rsidRPr="009C6E40">
              <w:rPr>
                <w:rFonts w:ascii="Arial" w:hAnsi="Arial" w:cs="Arial"/>
                <w:sz w:val="16"/>
              </w:rPr>
              <w:t>float32</w:t>
            </w:r>
          </w:p>
        </w:tc>
        <w:tc>
          <w:tcPr>
            <w:tcW w:w="608" w:type="dxa"/>
          </w:tcPr>
          <w:p w:rsidR="00BE2907" w:rsidRPr="009C6E40" w:rsidRDefault="00BE2907" w:rsidP="007554E3">
            <w:pPr>
              <w:spacing w:before="60"/>
              <w:rPr>
                <w:rFonts w:ascii="Arial" w:hAnsi="Arial" w:cs="Arial"/>
                <w:sz w:val="16"/>
              </w:rPr>
            </w:pPr>
            <w:r w:rsidRPr="009C6E40">
              <w:rPr>
                <w:rFonts w:ascii="Arial" w:hAnsi="Arial" w:cs="Arial"/>
                <w:sz w:val="16"/>
              </w:rPr>
              <w:t>-127</w:t>
            </w:r>
          </w:p>
        </w:tc>
        <w:tc>
          <w:tcPr>
            <w:tcW w:w="1151" w:type="dxa"/>
          </w:tcPr>
          <w:p w:rsidR="00BE2907" w:rsidRPr="009C6E40" w:rsidRDefault="00BE2907" w:rsidP="007554E3">
            <w:pPr>
              <w:spacing w:before="60"/>
              <w:rPr>
                <w:rFonts w:ascii="Arial" w:hAnsi="Arial" w:cs="Arial"/>
                <w:sz w:val="16"/>
              </w:rPr>
            </w:pPr>
            <w:r w:rsidRPr="009C6E40">
              <w:rPr>
                <w:rFonts w:ascii="Arial" w:hAnsi="Arial" w:cs="Arial"/>
                <w:sz w:val="16"/>
              </w:rPr>
              <w:t>127</w:t>
            </w:r>
          </w:p>
        </w:tc>
        <w:tc>
          <w:tcPr>
            <w:tcW w:w="1195" w:type="dxa"/>
            <w:shd w:val="pct15" w:color="auto" w:fill="auto"/>
          </w:tcPr>
          <w:p w:rsidR="00BE2907" w:rsidRDefault="00BE2907" w:rsidP="00AE5DE6">
            <w:pPr>
              <w:spacing w:before="60"/>
              <w:rPr>
                <w:rFonts w:ascii="Arial" w:hAnsi="Arial" w:cs="Arial"/>
                <w:sz w:val="16"/>
              </w:rPr>
            </w:pPr>
          </w:p>
        </w:tc>
      </w:tr>
      <w:tr w:rsidR="00D8770E" w:rsidTr="00D8770E">
        <w:tc>
          <w:tcPr>
            <w:tcW w:w="1061" w:type="dxa"/>
          </w:tcPr>
          <w:p w:rsidR="00BE2907" w:rsidRDefault="00BE2907" w:rsidP="00AE5DE6">
            <w:pPr>
              <w:spacing w:before="60"/>
              <w:rPr>
                <w:rFonts w:ascii="Arial" w:hAnsi="Arial" w:cs="Arial"/>
                <w:b/>
                <w:bCs/>
                <w:sz w:val="16"/>
              </w:rPr>
            </w:pPr>
          </w:p>
        </w:tc>
        <w:tc>
          <w:tcPr>
            <w:tcW w:w="3489" w:type="dxa"/>
          </w:tcPr>
          <w:p w:rsidR="00D8770E" w:rsidRDefault="00BE2907" w:rsidP="007554E3">
            <w:pPr>
              <w:spacing w:before="60"/>
              <w:rPr>
                <w:rFonts w:ascii="Arial" w:hAnsi="Arial" w:cs="Arial"/>
                <w:sz w:val="16"/>
              </w:rPr>
            </w:pPr>
            <w:r w:rsidRPr="009C6E40">
              <w:rPr>
                <w:rFonts w:ascii="Arial" w:hAnsi="Arial" w:cs="Arial"/>
                <w:sz w:val="16"/>
              </w:rPr>
              <w:t>CmdMagFiltSV1_Ptr_T_</w:t>
            </w:r>
            <w:r w:rsidR="00950D26">
              <w:rPr>
                <w:rFonts w:ascii="Arial" w:hAnsi="Arial" w:cs="Arial"/>
                <w:sz w:val="16"/>
              </w:rPr>
              <w:t>Str</w:t>
            </w:r>
          </w:p>
          <w:p w:rsidR="00D8770E" w:rsidRPr="00D8770E" w:rsidRDefault="00B205F6" w:rsidP="00D8770E">
            <w:pPr>
              <w:spacing w:before="60"/>
              <w:rPr>
                <w:rFonts w:ascii="Arial" w:hAnsi="Arial" w:cs="Arial"/>
                <w:sz w:val="16"/>
                <w:lang w:val="fr-FR"/>
              </w:rPr>
            </w:pPr>
            <w:proofErr w:type="spellStart"/>
            <w:r w:rsidRPr="00B205F6">
              <w:rPr>
                <w:rFonts w:ascii="Arial" w:hAnsi="Arial" w:cs="Arial"/>
                <w:sz w:val="16"/>
                <w:lang w:val="fr-FR"/>
              </w:rPr>
              <w:t>CmdMagFiltSV1_Ptr_T_Str.k_Uls_f32</w:t>
            </w:r>
            <w:proofErr w:type="spellEnd"/>
          </w:p>
          <w:p w:rsidR="00BE2907" w:rsidRPr="00D8770E" w:rsidRDefault="00D8770E" w:rsidP="00D8770E">
            <w:pPr>
              <w:spacing w:before="60"/>
              <w:rPr>
                <w:rFonts w:ascii="Arial" w:hAnsi="Arial" w:cs="Arial"/>
                <w:sz w:val="16"/>
                <w:lang w:val="fr-FR"/>
              </w:rPr>
            </w:pPr>
            <w:r w:rsidRPr="00D8770E">
              <w:rPr>
                <w:rFonts w:ascii="Arial" w:hAnsi="Arial" w:cs="Arial"/>
                <w:sz w:val="16"/>
                <w:lang w:val="fr-FR"/>
              </w:rPr>
              <w:t>CmdMagFiltSV1_Ptr_T_Str</w:t>
            </w:r>
            <w:r>
              <w:rPr>
                <w:rFonts w:ascii="Arial" w:hAnsi="Arial" w:cs="Arial"/>
                <w:sz w:val="16"/>
                <w:lang w:val="fr-FR"/>
              </w:rPr>
              <w:t>.SV</w:t>
            </w:r>
            <w:r w:rsidRPr="00D8770E">
              <w:rPr>
                <w:rFonts w:ascii="Arial" w:hAnsi="Arial" w:cs="Arial"/>
                <w:sz w:val="16"/>
                <w:lang w:val="fr-FR"/>
              </w:rPr>
              <w:t>_Uls_f32</w:t>
            </w:r>
          </w:p>
        </w:tc>
        <w:tc>
          <w:tcPr>
            <w:tcW w:w="1791" w:type="dxa"/>
          </w:tcPr>
          <w:p w:rsidR="00B50E64" w:rsidRDefault="00B13AF2">
            <w:pPr>
              <w:spacing w:before="60"/>
              <w:jc w:val="center"/>
              <w:rPr>
                <w:rFonts w:ascii="Arial" w:hAnsi="Arial" w:cs="Arial"/>
                <w:sz w:val="16"/>
              </w:rPr>
            </w:pPr>
            <w:proofErr w:type="spellStart"/>
            <w:r>
              <w:rPr>
                <w:rFonts w:ascii="Arial" w:hAnsi="Arial" w:cs="Arial"/>
                <w:sz w:val="16"/>
              </w:rPr>
              <w:t>Ptr</w:t>
            </w:r>
            <w:proofErr w:type="spellEnd"/>
            <w:r>
              <w:rPr>
                <w:rFonts w:ascii="Arial" w:hAnsi="Arial" w:cs="Arial"/>
                <w:sz w:val="16"/>
              </w:rPr>
              <w:t xml:space="preserve"> to </w:t>
            </w:r>
            <w:r w:rsidR="00950D26" w:rsidRPr="00EF7A8A">
              <w:rPr>
                <w:rFonts w:ascii="Arial" w:hAnsi="Arial" w:cs="Arial"/>
                <w:sz w:val="16"/>
              </w:rPr>
              <w:t>LPF32KSV_Str</w:t>
            </w:r>
          </w:p>
        </w:tc>
        <w:tc>
          <w:tcPr>
            <w:tcW w:w="608" w:type="dxa"/>
          </w:tcPr>
          <w:p w:rsidR="00D8770E" w:rsidRDefault="00950D26" w:rsidP="007554E3">
            <w:pPr>
              <w:spacing w:before="60"/>
              <w:rPr>
                <w:rFonts w:ascii="Arial" w:hAnsi="Arial" w:cs="Arial"/>
                <w:sz w:val="16"/>
              </w:rPr>
            </w:pPr>
            <w:r>
              <w:rPr>
                <w:rFonts w:ascii="Arial" w:hAnsi="Arial" w:cs="Arial"/>
                <w:sz w:val="16"/>
              </w:rPr>
              <w:t>N/A</w:t>
            </w:r>
          </w:p>
          <w:p w:rsidR="00D8770E" w:rsidRDefault="00D8770E" w:rsidP="007554E3">
            <w:pPr>
              <w:spacing w:before="60"/>
              <w:rPr>
                <w:rFonts w:ascii="Arial" w:hAnsi="Arial" w:cs="Arial"/>
                <w:sz w:val="16"/>
              </w:rPr>
            </w:pPr>
            <w:r>
              <w:rPr>
                <w:rFonts w:ascii="Arial" w:hAnsi="Arial" w:cs="Arial"/>
                <w:sz w:val="16"/>
              </w:rPr>
              <w:t>0</w:t>
            </w:r>
          </w:p>
          <w:p w:rsidR="00BE2907" w:rsidRPr="009C6E40" w:rsidRDefault="00D8770E" w:rsidP="007554E3">
            <w:pPr>
              <w:spacing w:before="60"/>
              <w:rPr>
                <w:rFonts w:ascii="Arial" w:hAnsi="Arial" w:cs="Arial"/>
                <w:sz w:val="16"/>
              </w:rPr>
            </w:pPr>
            <w:r>
              <w:rPr>
                <w:rFonts w:ascii="Arial" w:hAnsi="Arial" w:cs="Arial"/>
                <w:sz w:val="16"/>
              </w:rPr>
              <w:t>0</w:t>
            </w:r>
          </w:p>
        </w:tc>
        <w:tc>
          <w:tcPr>
            <w:tcW w:w="1151" w:type="dxa"/>
          </w:tcPr>
          <w:p w:rsidR="00BE2907" w:rsidRDefault="00950D26" w:rsidP="00950D26">
            <w:pPr>
              <w:spacing w:before="60"/>
              <w:rPr>
                <w:rFonts w:ascii="Arial" w:hAnsi="Arial" w:cs="Arial"/>
                <w:sz w:val="16"/>
              </w:rPr>
            </w:pPr>
            <w:r>
              <w:rPr>
                <w:rFonts w:ascii="Arial" w:hAnsi="Arial" w:cs="Arial"/>
                <w:sz w:val="16"/>
              </w:rPr>
              <w:t>N/A</w:t>
            </w:r>
          </w:p>
          <w:p w:rsidR="00D8770E" w:rsidRDefault="00D8770E" w:rsidP="00950D26">
            <w:pPr>
              <w:spacing w:before="60"/>
              <w:rPr>
                <w:rFonts w:ascii="Arial" w:hAnsi="Arial" w:cs="Arial"/>
                <w:sz w:val="16"/>
              </w:rPr>
            </w:pPr>
            <w:r>
              <w:rPr>
                <w:rFonts w:ascii="Arial" w:hAnsi="Arial" w:cs="Arial"/>
                <w:sz w:val="16"/>
              </w:rPr>
              <w:t>0.715390457</w:t>
            </w:r>
          </w:p>
          <w:p w:rsidR="00D8770E" w:rsidRPr="009C6E40" w:rsidRDefault="00D8770E" w:rsidP="00950D26">
            <w:pPr>
              <w:spacing w:before="60"/>
              <w:rPr>
                <w:rFonts w:ascii="Arial" w:hAnsi="Arial" w:cs="Arial"/>
                <w:sz w:val="16"/>
              </w:rPr>
            </w:pPr>
            <w:r>
              <w:rPr>
                <w:rFonts w:ascii="Arial" w:hAnsi="Arial" w:cs="Arial"/>
                <w:sz w:val="16"/>
              </w:rPr>
              <w:t>127</w:t>
            </w:r>
          </w:p>
        </w:tc>
        <w:tc>
          <w:tcPr>
            <w:tcW w:w="1195" w:type="dxa"/>
            <w:shd w:val="clear" w:color="auto" w:fill="FFFFFF" w:themeFill="background1"/>
          </w:tcPr>
          <w:p w:rsidR="00D8770E" w:rsidRDefault="00D8770E" w:rsidP="00AE5DE6">
            <w:pPr>
              <w:spacing w:before="60"/>
              <w:rPr>
                <w:rFonts w:ascii="Arial" w:hAnsi="Arial" w:cs="Arial"/>
                <w:sz w:val="16"/>
              </w:rPr>
            </w:pPr>
          </w:p>
          <w:p w:rsidR="00D8770E" w:rsidRDefault="00D8770E" w:rsidP="00AE5DE6">
            <w:pPr>
              <w:spacing w:before="60"/>
              <w:rPr>
                <w:rFonts w:ascii="Arial" w:hAnsi="Arial" w:cs="Arial"/>
                <w:sz w:val="16"/>
              </w:rPr>
            </w:pPr>
            <w:r>
              <w:rPr>
                <w:rFonts w:ascii="Arial" w:hAnsi="Arial" w:cs="Arial"/>
                <w:sz w:val="16"/>
              </w:rPr>
              <w:t>1.25663E-05</w:t>
            </w:r>
          </w:p>
          <w:p w:rsidR="00BE2907" w:rsidRDefault="00D8770E" w:rsidP="00AE5DE6">
            <w:pPr>
              <w:spacing w:before="60"/>
              <w:rPr>
                <w:rFonts w:ascii="Arial" w:hAnsi="Arial" w:cs="Arial"/>
                <w:sz w:val="16"/>
              </w:rPr>
            </w:pPr>
            <w:r>
              <w:rPr>
                <w:rFonts w:ascii="Arial" w:hAnsi="Arial" w:cs="Arial"/>
                <w:sz w:val="16"/>
              </w:rPr>
              <w:t>0.0084</w:t>
            </w:r>
          </w:p>
        </w:tc>
      </w:tr>
      <w:tr w:rsidR="00D8770E" w:rsidTr="00D8770E">
        <w:tc>
          <w:tcPr>
            <w:tcW w:w="1061" w:type="dxa"/>
          </w:tcPr>
          <w:p w:rsidR="00D8770E" w:rsidRDefault="00D8770E" w:rsidP="00AE5DE6">
            <w:pPr>
              <w:spacing w:before="60"/>
              <w:rPr>
                <w:rFonts w:ascii="Arial" w:hAnsi="Arial" w:cs="Arial"/>
                <w:b/>
                <w:bCs/>
                <w:sz w:val="16"/>
              </w:rPr>
            </w:pPr>
          </w:p>
        </w:tc>
        <w:tc>
          <w:tcPr>
            <w:tcW w:w="3489" w:type="dxa"/>
          </w:tcPr>
          <w:p w:rsidR="00D8770E" w:rsidRDefault="00D8770E" w:rsidP="007554E3">
            <w:pPr>
              <w:spacing w:before="60"/>
              <w:rPr>
                <w:rFonts w:ascii="Arial" w:hAnsi="Arial" w:cs="Arial"/>
                <w:sz w:val="16"/>
              </w:rPr>
            </w:pPr>
            <w:r w:rsidRPr="009C6E40">
              <w:rPr>
                <w:rFonts w:ascii="Arial" w:hAnsi="Arial" w:cs="Arial"/>
                <w:sz w:val="16"/>
              </w:rPr>
              <w:t>CmdMagFiltSV2_Ptr_T_</w:t>
            </w:r>
            <w:r>
              <w:rPr>
                <w:rFonts w:ascii="Arial" w:hAnsi="Arial" w:cs="Arial"/>
                <w:sz w:val="16"/>
              </w:rPr>
              <w:t>Str</w:t>
            </w:r>
          </w:p>
          <w:p w:rsidR="00D8770E" w:rsidRPr="0004649B" w:rsidRDefault="00E64542" w:rsidP="007554E3">
            <w:pPr>
              <w:spacing w:before="60"/>
              <w:rPr>
                <w:rFonts w:ascii="Arial" w:hAnsi="Arial" w:cs="Arial"/>
                <w:sz w:val="16"/>
              </w:rPr>
            </w:pPr>
            <w:r w:rsidRPr="00E64542">
              <w:rPr>
                <w:rFonts w:ascii="Arial" w:hAnsi="Arial" w:cs="Arial"/>
                <w:sz w:val="16"/>
              </w:rPr>
              <w:t>CmdMagFiltSV2_Ptr_T_Str.K_Uls_f32</w:t>
            </w:r>
          </w:p>
          <w:p w:rsidR="00D8770E" w:rsidRPr="00D8770E" w:rsidRDefault="00D8770E" w:rsidP="00D8770E">
            <w:pPr>
              <w:spacing w:before="60"/>
              <w:rPr>
                <w:rFonts w:ascii="Arial" w:hAnsi="Arial" w:cs="Arial"/>
                <w:sz w:val="16"/>
                <w:lang w:val="fr-FR"/>
              </w:rPr>
            </w:pPr>
            <w:r w:rsidRPr="00D8770E">
              <w:rPr>
                <w:rFonts w:ascii="Arial" w:hAnsi="Arial" w:cs="Arial"/>
                <w:sz w:val="16"/>
                <w:lang w:val="fr-FR"/>
              </w:rPr>
              <w:t>CmdMagFiltSV2_Ptr_T_Str.</w:t>
            </w:r>
            <w:r>
              <w:rPr>
                <w:rFonts w:ascii="Arial" w:hAnsi="Arial" w:cs="Arial"/>
                <w:sz w:val="16"/>
                <w:lang w:val="fr-FR"/>
              </w:rPr>
              <w:t>SV</w:t>
            </w:r>
            <w:r w:rsidRPr="00D8770E">
              <w:rPr>
                <w:rFonts w:ascii="Arial" w:hAnsi="Arial" w:cs="Arial"/>
                <w:sz w:val="16"/>
                <w:lang w:val="fr-FR"/>
              </w:rPr>
              <w:t>_Uls_f32</w:t>
            </w:r>
          </w:p>
        </w:tc>
        <w:tc>
          <w:tcPr>
            <w:tcW w:w="1791" w:type="dxa"/>
          </w:tcPr>
          <w:p w:rsidR="00D8770E" w:rsidRPr="009C6E40" w:rsidRDefault="00D8770E" w:rsidP="007554E3">
            <w:pPr>
              <w:spacing w:before="60"/>
              <w:rPr>
                <w:rFonts w:ascii="Arial" w:hAnsi="Arial" w:cs="Arial"/>
                <w:sz w:val="16"/>
              </w:rPr>
            </w:pPr>
            <w:proofErr w:type="spellStart"/>
            <w:r>
              <w:rPr>
                <w:rFonts w:ascii="Arial" w:hAnsi="Arial" w:cs="Arial"/>
                <w:sz w:val="16"/>
              </w:rPr>
              <w:t>Ptr</w:t>
            </w:r>
            <w:proofErr w:type="spellEnd"/>
            <w:r>
              <w:rPr>
                <w:rFonts w:ascii="Arial" w:hAnsi="Arial" w:cs="Arial"/>
                <w:sz w:val="16"/>
              </w:rPr>
              <w:t xml:space="preserve"> to </w:t>
            </w:r>
            <w:r w:rsidRPr="00EF7A8A">
              <w:rPr>
                <w:rFonts w:ascii="Arial" w:hAnsi="Arial" w:cs="Arial"/>
                <w:sz w:val="16"/>
              </w:rPr>
              <w:t>LPF32KSV_Str</w:t>
            </w:r>
          </w:p>
        </w:tc>
        <w:tc>
          <w:tcPr>
            <w:tcW w:w="608" w:type="dxa"/>
          </w:tcPr>
          <w:p w:rsidR="00D8770E" w:rsidRDefault="00D8770E" w:rsidP="0011682C">
            <w:pPr>
              <w:spacing w:before="60"/>
              <w:rPr>
                <w:rFonts w:ascii="Arial" w:hAnsi="Arial" w:cs="Arial"/>
                <w:sz w:val="16"/>
              </w:rPr>
            </w:pPr>
            <w:r>
              <w:rPr>
                <w:rFonts w:ascii="Arial" w:hAnsi="Arial" w:cs="Arial"/>
                <w:sz w:val="16"/>
              </w:rPr>
              <w:t>N/A</w:t>
            </w:r>
          </w:p>
          <w:p w:rsidR="00D8770E" w:rsidRDefault="00D8770E" w:rsidP="0011682C">
            <w:pPr>
              <w:spacing w:before="60"/>
              <w:rPr>
                <w:rFonts w:ascii="Arial" w:hAnsi="Arial" w:cs="Arial"/>
                <w:sz w:val="16"/>
              </w:rPr>
            </w:pPr>
            <w:r>
              <w:rPr>
                <w:rFonts w:ascii="Arial" w:hAnsi="Arial" w:cs="Arial"/>
                <w:sz w:val="16"/>
              </w:rPr>
              <w:t>0</w:t>
            </w:r>
          </w:p>
          <w:p w:rsidR="00D8770E" w:rsidRPr="009C6E40" w:rsidRDefault="00D8770E" w:rsidP="007554E3">
            <w:pPr>
              <w:spacing w:before="60"/>
              <w:rPr>
                <w:rFonts w:ascii="Arial" w:hAnsi="Arial" w:cs="Arial"/>
                <w:sz w:val="16"/>
              </w:rPr>
            </w:pPr>
            <w:r>
              <w:rPr>
                <w:rFonts w:ascii="Arial" w:hAnsi="Arial" w:cs="Arial"/>
                <w:sz w:val="16"/>
              </w:rPr>
              <w:t>0</w:t>
            </w:r>
          </w:p>
        </w:tc>
        <w:tc>
          <w:tcPr>
            <w:tcW w:w="1151" w:type="dxa"/>
          </w:tcPr>
          <w:p w:rsidR="00D8770E" w:rsidRDefault="00D8770E" w:rsidP="0011682C">
            <w:pPr>
              <w:spacing w:before="60"/>
              <w:rPr>
                <w:rFonts w:ascii="Arial" w:hAnsi="Arial" w:cs="Arial"/>
                <w:sz w:val="16"/>
              </w:rPr>
            </w:pPr>
            <w:r>
              <w:rPr>
                <w:rFonts w:ascii="Arial" w:hAnsi="Arial" w:cs="Arial"/>
                <w:sz w:val="16"/>
              </w:rPr>
              <w:t>N/A</w:t>
            </w:r>
          </w:p>
          <w:p w:rsidR="00D8770E" w:rsidRDefault="00D8770E" w:rsidP="0011682C">
            <w:pPr>
              <w:spacing w:before="60"/>
              <w:rPr>
                <w:rFonts w:ascii="Arial" w:hAnsi="Arial" w:cs="Arial"/>
                <w:sz w:val="16"/>
              </w:rPr>
            </w:pPr>
            <w:r>
              <w:rPr>
                <w:rFonts w:ascii="Arial" w:hAnsi="Arial" w:cs="Arial"/>
                <w:sz w:val="16"/>
              </w:rPr>
              <w:t>0.715390457</w:t>
            </w:r>
          </w:p>
          <w:p w:rsidR="00D8770E" w:rsidRPr="009C6E40" w:rsidRDefault="00D8770E" w:rsidP="007554E3">
            <w:pPr>
              <w:spacing w:before="60"/>
              <w:rPr>
                <w:rFonts w:ascii="Arial" w:hAnsi="Arial" w:cs="Arial"/>
                <w:sz w:val="16"/>
              </w:rPr>
            </w:pPr>
            <w:r>
              <w:rPr>
                <w:rFonts w:ascii="Arial" w:hAnsi="Arial" w:cs="Arial"/>
                <w:sz w:val="16"/>
              </w:rPr>
              <w:t>127</w:t>
            </w:r>
          </w:p>
        </w:tc>
        <w:tc>
          <w:tcPr>
            <w:tcW w:w="1195" w:type="dxa"/>
            <w:shd w:val="clear" w:color="auto" w:fill="FFFFFF" w:themeFill="background1"/>
          </w:tcPr>
          <w:p w:rsidR="00D8770E" w:rsidRDefault="00D8770E" w:rsidP="0011682C">
            <w:pPr>
              <w:spacing w:before="60"/>
              <w:rPr>
                <w:rFonts w:ascii="Arial" w:hAnsi="Arial" w:cs="Arial"/>
                <w:sz w:val="16"/>
              </w:rPr>
            </w:pPr>
          </w:p>
          <w:p w:rsidR="00D8770E" w:rsidRDefault="00D8770E" w:rsidP="0011682C">
            <w:pPr>
              <w:spacing w:before="60"/>
              <w:rPr>
                <w:rFonts w:ascii="Arial" w:hAnsi="Arial" w:cs="Arial"/>
                <w:sz w:val="16"/>
              </w:rPr>
            </w:pPr>
            <w:r>
              <w:rPr>
                <w:rFonts w:ascii="Arial" w:hAnsi="Arial" w:cs="Arial"/>
                <w:sz w:val="16"/>
              </w:rPr>
              <w:t>1.25663E-05</w:t>
            </w:r>
          </w:p>
          <w:p w:rsidR="00D8770E" w:rsidRDefault="00D8770E" w:rsidP="00950D26">
            <w:pPr>
              <w:spacing w:before="60"/>
              <w:rPr>
                <w:rFonts w:ascii="Arial" w:hAnsi="Arial" w:cs="Arial"/>
                <w:sz w:val="16"/>
              </w:rPr>
            </w:pPr>
            <w:r>
              <w:rPr>
                <w:rFonts w:ascii="Arial" w:hAnsi="Arial" w:cs="Arial"/>
                <w:sz w:val="16"/>
              </w:rPr>
              <w:t>0.0084</w:t>
            </w:r>
          </w:p>
        </w:tc>
      </w:tr>
      <w:tr w:rsidR="00D8770E" w:rsidTr="00D8770E">
        <w:tc>
          <w:tcPr>
            <w:tcW w:w="1061" w:type="dxa"/>
          </w:tcPr>
          <w:p w:rsidR="00D8770E" w:rsidRDefault="00D8770E" w:rsidP="00AE5DE6">
            <w:pPr>
              <w:spacing w:before="60"/>
              <w:rPr>
                <w:rFonts w:ascii="Arial" w:hAnsi="Arial" w:cs="Arial"/>
                <w:b/>
                <w:bCs/>
                <w:sz w:val="16"/>
              </w:rPr>
            </w:pPr>
            <w:r>
              <w:rPr>
                <w:rFonts w:ascii="Arial" w:hAnsi="Arial" w:cs="Arial"/>
                <w:b/>
                <w:bCs/>
                <w:sz w:val="16"/>
              </w:rPr>
              <w:t>Return Value</w:t>
            </w:r>
          </w:p>
        </w:tc>
        <w:tc>
          <w:tcPr>
            <w:tcW w:w="3489" w:type="dxa"/>
          </w:tcPr>
          <w:p w:rsidR="00D8770E" w:rsidRPr="009C6E40" w:rsidRDefault="00D8770E" w:rsidP="007554E3">
            <w:pPr>
              <w:spacing w:before="60"/>
              <w:rPr>
                <w:rFonts w:ascii="Arial" w:hAnsi="Arial" w:cs="Arial"/>
                <w:sz w:val="16"/>
              </w:rPr>
            </w:pPr>
            <w:r w:rsidRPr="009C6E40">
              <w:rPr>
                <w:rFonts w:ascii="Arial" w:hAnsi="Arial" w:cs="Arial"/>
                <w:sz w:val="16"/>
              </w:rPr>
              <w:t>CmdAmp_MtrNm_T_f32</w:t>
            </w:r>
          </w:p>
        </w:tc>
        <w:tc>
          <w:tcPr>
            <w:tcW w:w="1791" w:type="dxa"/>
          </w:tcPr>
          <w:p w:rsidR="00D8770E" w:rsidRPr="009C6E40" w:rsidRDefault="00D8770E" w:rsidP="007554E3">
            <w:pPr>
              <w:spacing w:before="60"/>
              <w:rPr>
                <w:rFonts w:ascii="Arial" w:hAnsi="Arial" w:cs="Arial"/>
                <w:sz w:val="16"/>
              </w:rPr>
            </w:pPr>
            <w:r w:rsidRPr="009C6E40">
              <w:rPr>
                <w:rFonts w:ascii="Arial" w:hAnsi="Arial" w:cs="Arial"/>
                <w:sz w:val="16"/>
              </w:rPr>
              <w:t>float32</w:t>
            </w:r>
          </w:p>
        </w:tc>
        <w:tc>
          <w:tcPr>
            <w:tcW w:w="608" w:type="dxa"/>
          </w:tcPr>
          <w:p w:rsidR="00D8770E" w:rsidRPr="009C6E40" w:rsidRDefault="00D8770E" w:rsidP="007554E3">
            <w:pPr>
              <w:spacing w:before="60"/>
              <w:rPr>
                <w:rFonts w:ascii="Arial" w:hAnsi="Arial" w:cs="Arial"/>
                <w:sz w:val="16"/>
              </w:rPr>
            </w:pPr>
            <w:r w:rsidRPr="009C6E40">
              <w:rPr>
                <w:rFonts w:ascii="Arial" w:hAnsi="Arial" w:cs="Arial"/>
                <w:sz w:val="16"/>
              </w:rPr>
              <w:t>0</w:t>
            </w:r>
          </w:p>
        </w:tc>
        <w:tc>
          <w:tcPr>
            <w:tcW w:w="1151" w:type="dxa"/>
          </w:tcPr>
          <w:p w:rsidR="00D8770E" w:rsidRPr="009C6E40" w:rsidRDefault="00D8770E" w:rsidP="007554E3">
            <w:pPr>
              <w:spacing w:before="60"/>
              <w:rPr>
                <w:rFonts w:ascii="Arial" w:hAnsi="Arial" w:cs="Arial"/>
                <w:sz w:val="16"/>
              </w:rPr>
            </w:pPr>
            <w:r w:rsidRPr="009C6E40">
              <w:rPr>
                <w:rFonts w:ascii="Arial" w:hAnsi="Arial" w:cs="Arial"/>
                <w:sz w:val="16"/>
              </w:rPr>
              <w:t>127*π/2 (*See Note)</w:t>
            </w:r>
          </w:p>
        </w:tc>
        <w:tc>
          <w:tcPr>
            <w:tcW w:w="1195" w:type="dxa"/>
          </w:tcPr>
          <w:p w:rsidR="00D8770E" w:rsidRDefault="00D8770E" w:rsidP="00AE5DE6">
            <w:pPr>
              <w:spacing w:before="60"/>
              <w:rPr>
                <w:rFonts w:ascii="Arial" w:hAnsi="Arial" w:cs="Arial"/>
                <w:sz w:val="16"/>
              </w:rPr>
            </w:pPr>
            <w:r w:rsidRPr="007410DE">
              <w:rPr>
                <w:rFonts w:ascii="Arial" w:hAnsi="Arial" w:cs="Arial"/>
                <w:sz w:val="16"/>
              </w:rPr>
              <w:t>0.0084</w:t>
            </w:r>
          </w:p>
        </w:tc>
      </w:tr>
    </w:tbl>
    <w:p w:rsidR="00BE2907" w:rsidRPr="00BE2907" w:rsidRDefault="00BE2907" w:rsidP="00BE2907">
      <w:pPr>
        <w:ind w:left="540" w:hanging="540"/>
        <w:rPr>
          <w:sz w:val="16"/>
          <w:szCs w:val="16"/>
        </w:rPr>
      </w:pPr>
      <w:r w:rsidRPr="00EA19B1">
        <w:rPr>
          <w:sz w:val="16"/>
          <w:szCs w:val="16"/>
        </w:rPr>
        <w:t xml:space="preserve">*Note: Range of return value is dependent on range of </w:t>
      </w:r>
      <w:proofErr w:type="spellStart"/>
      <w:r w:rsidRPr="00EA19B1">
        <w:rPr>
          <w:sz w:val="16"/>
          <w:szCs w:val="16"/>
        </w:rPr>
        <w:t>InputCommand</w:t>
      </w:r>
      <w:proofErr w:type="spellEnd"/>
      <w:r w:rsidRPr="00EA19B1">
        <w:rPr>
          <w:sz w:val="16"/>
          <w:szCs w:val="16"/>
        </w:rPr>
        <w:t xml:space="preserve"> input signal multiplied by π/</w:t>
      </w:r>
      <w:proofErr w:type="gramStart"/>
      <w:r w:rsidRPr="00EA19B1">
        <w:rPr>
          <w:sz w:val="16"/>
          <w:szCs w:val="16"/>
        </w:rPr>
        <w:t>2,</w:t>
      </w:r>
      <w:proofErr w:type="gramEnd"/>
      <w:r w:rsidRPr="00EA19B1">
        <w:rPr>
          <w:sz w:val="16"/>
          <w:szCs w:val="16"/>
        </w:rPr>
        <w:t xml:space="preserve"> therefore return value range may be less than range defined in this table if </w:t>
      </w:r>
      <w:proofErr w:type="spellStart"/>
      <w:r w:rsidRPr="00EA19B1">
        <w:rPr>
          <w:sz w:val="16"/>
          <w:szCs w:val="16"/>
        </w:rPr>
        <w:t>InputCommand</w:t>
      </w:r>
      <w:proofErr w:type="spellEnd"/>
      <w:r>
        <w:rPr>
          <w:sz w:val="16"/>
          <w:szCs w:val="16"/>
        </w:rPr>
        <w:t xml:space="preserve"> range</w:t>
      </w:r>
      <w:r w:rsidRPr="00EA19B1">
        <w:rPr>
          <w:sz w:val="16"/>
          <w:szCs w:val="16"/>
        </w:rPr>
        <w:t xml:space="preserve"> is lower than the range defined in this table.</w:t>
      </w:r>
    </w:p>
    <w:p w:rsidR="00AE5DE6" w:rsidRDefault="00AE5DE6" w:rsidP="00AE5DE6">
      <w:pPr>
        <w:pStyle w:val="Heading4"/>
      </w:pPr>
      <w:r>
        <w:lastRenderedPageBreak/>
        <w:t>Description</w:t>
      </w:r>
    </w:p>
    <w:p w:rsidR="00AE5DE6" w:rsidRDefault="0011682C" w:rsidP="00AE5DE6">
      <w:pPr>
        <w:spacing w:after="0"/>
      </w:pPr>
      <w:r>
        <w:object w:dxaOrig="6475" w:dyaOrig="6423">
          <v:shape id="_x0000_i1041" type="#_x0000_t75" style="width:238.45pt;height:235pt" o:ole="">
            <v:imagedata r:id="rId40" o:title=""/>
          </v:shape>
          <o:OLEObject Type="Embed" ProgID="Visio.Drawing.11" ShapeID="_x0000_i1041" DrawAspect="Content" ObjectID="_1426334568" r:id="rId41"/>
        </w:object>
      </w:r>
    </w:p>
    <w:p w:rsidR="00BE2907" w:rsidRDefault="00BE2907" w:rsidP="00AE5DE6">
      <w:pPr>
        <w:spacing w:after="0"/>
      </w:pPr>
    </w:p>
    <w:p w:rsidR="00BE2907" w:rsidRDefault="00300F27" w:rsidP="00BE2907">
      <w:pPr>
        <w:pStyle w:val="Heading3"/>
      </w:pPr>
      <w:r w:rsidRPr="009C6E40">
        <w:t>Diagnose Frequency</w:t>
      </w:r>
    </w:p>
    <w:p w:rsidR="00BE2907" w:rsidRDefault="00BE2907" w:rsidP="00BE2907">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0"/>
        <w:gridCol w:w="3020"/>
        <w:gridCol w:w="956"/>
        <w:gridCol w:w="1151"/>
        <w:gridCol w:w="1616"/>
        <w:gridCol w:w="575"/>
      </w:tblGrid>
      <w:tr w:rsidR="00BE2907" w:rsidTr="007554E3">
        <w:tc>
          <w:tcPr>
            <w:tcW w:w="1620" w:type="dxa"/>
          </w:tcPr>
          <w:p w:rsidR="00BE2907" w:rsidRDefault="00BE2907" w:rsidP="007554E3">
            <w:pPr>
              <w:spacing w:before="60"/>
              <w:rPr>
                <w:rFonts w:ascii="Arial" w:hAnsi="Arial" w:cs="Arial"/>
                <w:b/>
                <w:bCs/>
                <w:sz w:val="16"/>
              </w:rPr>
            </w:pPr>
            <w:r>
              <w:rPr>
                <w:rFonts w:ascii="Arial" w:hAnsi="Arial" w:cs="Arial"/>
                <w:b/>
                <w:bCs/>
                <w:sz w:val="16"/>
              </w:rPr>
              <w:t>Function Name</w:t>
            </w:r>
          </w:p>
        </w:tc>
        <w:tc>
          <w:tcPr>
            <w:tcW w:w="3020" w:type="dxa"/>
          </w:tcPr>
          <w:p w:rsidR="00BE2907" w:rsidRPr="009C6E40" w:rsidRDefault="00BE2907" w:rsidP="007554E3">
            <w:pPr>
              <w:spacing w:before="60"/>
              <w:rPr>
                <w:rFonts w:ascii="Arial" w:hAnsi="Arial" w:cs="Arial"/>
                <w:sz w:val="16"/>
              </w:rPr>
            </w:pPr>
            <w:proofErr w:type="spellStart"/>
            <w:r w:rsidRPr="009C6E40">
              <w:rPr>
                <w:rFonts w:ascii="Arial" w:hAnsi="Arial" w:cs="Arial"/>
                <w:sz w:val="16"/>
              </w:rPr>
              <w:t>DiagnoseFreq</w:t>
            </w:r>
            <w:proofErr w:type="spellEnd"/>
          </w:p>
        </w:tc>
        <w:tc>
          <w:tcPr>
            <w:tcW w:w="956" w:type="dxa"/>
            <w:shd w:val="pct30" w:color="FFFF00" w:fill="auto"/>
          </w:tcPr>
          <w:p w:rsidR="00BE2907" w:rsidRPr="009C6E40" w:rsidRDefault="00BE2907" w:rsidP="007554E3">
            <w:pPr>
              <w:spacing w:before="60"/>
              <w:jc w:val="center"/>
              <w:rPr>
                <w:rFonts w:ascii="Arial" w:hAnsi="Arial" w:cs="Arial"/>
                <w:sz w:val="16"/>
              </w:rPr>
            </w:pPr>
            <w:r w:rsidRPr="009C6E40">
              <w:rPr>
                <w:rFonts w:ascii="Arial" w:hAnsi="Arial" w:cs="Arial"/>
                <w:sz w:val="16"/>
              </w:rPr>
              <w:t>Type</w:t>
            </w:r>
          </w:p>
        </w:tc>
        <w:tc>
          <w:tcPr>
            <w:tcW w:w="1151" w:type="dxa"/>
            <w:shd w:val="pct30" w:color="FFFF00" w:fill="auto"/>
          </w:tcPr>
          <w:p w:rsidR="00BE2907" w:rsidRPr="009C6E40" w:rsidRDefault="00BE2907" w:rsidP="007554E3">
            <w:pPr>
              <w:spacing w:before="60"/>
              <w:jc w:val="center"/>
              <w:rPr>
                <w:rFonts w:ascii="Arial" w:hAnsi="Arial" w:cs="Arial"/>
                <w:sz w:val="16"/>
              </w:rPr>
            </w:pPr>
            <w:r w:rsidRPr="009C6E40">
              <w:rPr>
                <w:rFonts w:ascii="Arial" w:hAnsi="Arial" w:cs="Arial"/>
                <w:sz w:val="16"/>
              </w:rPr>
              <w:t>Min</w:t>
            </w:r>
          </w:p>
        </w:tc>
        <w:tc>
          <w:tcPr>
            <w:tcW w:w="1616" w:type="dxa"/>
            <w:shd w:val="pct30" w:color="FFFF00" w:fill="auto"/>
          </w:tcPr>
          <w:p w:rsidR="00BE2907" w:rsidRPr="009C6E40" w:rsidRDefault="00BE2907" w:rsidP="007554E3">
            <w:pPr>
              <w:spacing w:before="60"/>
              <w:jc w:val="center"/>
              <w:rPr>
                <w:rFonts w:ascii="Arial" w:hAnsi="Arial" w:cs="Arial"/>
                <w:sz w:val="16"/>
              </w:rPr>
            </w:pPr>
            <w:r w:rsidRPr="009C6E40">
              <w:rPr>
                <w:rFonts w:ascii="Arial" w:hAnsi="Arial" w:cs="Arial"/>
                <w:sz w:val="16"/>
              </w:rPr>
              <w:t>Max</w:t>
            </w:r>
          </w:p>
        </w:tc>
        <w:tc>
          <w:tcPr>
            <w:tcW w:w="575" w:type="dxa"/>
            <w:tcBorders>
              <w:bottom w:val="single" w:sz="4" w:space="0" w:color="auto"/>
            </w:tcBorders>
            <w:shd w:val="pct30" w:color="FFFF00" w:fill="auto"/>
          </w:tcPr>
          <w:p w:rsidR="00BE2907" w:rsidRDefault="00BE2907" w:rsidP="007554E3">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BE2907" w:rsidTr="007554E3">
        <w:tc>
          <w:tcPr>
            <w:tcW w:w="1620" w:type="dxa"/>
          </w:tcPr>
          <w:p w:rsidR="00BE2907" w:rsidRDefault="00BE2907" w:rsidP="007554E3">
            <w:pPr>
              <w:spacing w:before="60"/>
              <w:rPr>
                <w:rFonts w:ascii="Arial" w:hAnsi="Arial" w:cs="Arial"/>
                <w:b/>
                <w:bCs/>
                <w:sz w:val="16"/>
              </w:rPr>
            </w:pPr>
            <w:r>
              <w:rPr>
                <w:rFonts w:ascii="Arial" w:hAnsi="Arial" w:cs="Arial"/>
                <w:b/>
                <w:bCs/>
                <w:sz w:val="16"/>
              </w:rPr>
              <w:t xml:space="preserve">Arguments Passed </w:t>
            </w:r>
          </w:p>
        </w:tc>
        <w:tc>
          <w:tcPr>
            <w:tcW w:w="3020" w:type="dxa"/>
          </w:tcPr>
          <w:p w:rsidR="00BE2907" w:rsidRPr="009C6E40" w:rsidRDefault="00BE2907" w:rsidP="007554E3">
            <w:pPr>
              <w:spacing w:before="60"/>
              <w:rPr>
                <w:rFonts w:ascii="Arial" w:hAnsi="Arial" w:cs="Arial"/>
                <w:sz w:val="16"/>
              </w:rPr>
            </w:pPr>
            <w:r w:rsidRPr="009C6E40">
              <w:rPr>
                <w:rFonts w:ascii="Arial" w:hAnsi="Arial" w:cs="Arial"/>
                <w:sz w:val="16"/>
              </w:rPr>
              <w:t>WhlImbRejCmd_MtrNm_T_f32</w:t>
            </w:r>
          </w:p>
        </w:tc>
        <w:tc>
          <w:tcPr>
            <w:tcW w:w="956" w:type="dxa"/>
          </w:tcPr>
          <w:p w:rsidR="00BE2907" w:rsidRPr="009C6E40" w:rsidRDefault="00BE2907" w:rsidP="007554E3">
            <w:pPr>
              <w:spacing w:before="60"/>
              <w:rPr>
                <w:rFonts w:ascii="Arial" w:hAnsi="Arial" w:cs="Arial"/>
                <w:sz w:val="16"/>
              </w:rPr>
            </w:pPr>
            <w:r w:rsidRPr="009C6E40">
              <w:rPr>
                <w:rFonts w:ascii="Arial" w:hAnsi="Arial" w:cs="Arial"/>
                <w:sz w:val="16"/>
              </w:rPr>
              <w:t>float32</w:t>
            </w:r>
          </w:p>
        </w:tc>
        <w:tc>
          <w:tcPr>
            <w:tcW w:w="1151" w:type="dxa"/>
          </w:tcPr>
          <w:p w:rsidR="00BE2907" w:rsidRPr="009C6E40" w:rsidRDefault="00BE2907" w:rsidP="007554E3">
            <w:pPr>
              <w:spacing w:before="60"/>
              <w:rPr>
                <w:rFonts w:ascii="Arial" w:hAnsi="Arial" w:cs="Arial"/>
                <w:sz w:val="16"/>
              </w:rPr>
            </w:pPr>
            <w:r w:rsidRPr="009C6E40">
              <w:rPr>
                <w:rFonts w:ascii="Arial" w:hAnsi="Arial" w:cs="Arial"/>
                <w:sz w:val="16"/>
              </w:rPr>
              <w:t>-127</w:t>
            </w:r>
          </w:p>
        </w:tc>
        <w:tc>
          <w:tcPr>
            <w:tcW w:w="1616" w:type="dxa"/>
          </w:tcPr>
          <w:p w:rsidR="00BE2907" w:rsidRPr="009C6E40" w:rsidRDefault="00BE2907" w:rsidP="007554E3">
            <w:pPr>
              <w:spacing w:before="60"/>
              <w:rPr>
                <w:rFonts w:ascii="Arial" w:hAnsi="Arial" w:cs="Arial"/>
                <w:sz w:val="16"/>
              </w:rPr>
            </w:pPr>
            <w:r w:rsidRPr="009C6E40">
              <w:rPr>
                <w:rFonts w:ascii="Arial" w:hAnsi="Arial" w:cs="Arial"/>
                <w:sz w:val="16"/>
              </w:rPr>
              <w:t>127</w:t>
            </w:r>
          </w:p>
        </w:tc>
        <w:tc>
          <w:tcPr>
            <w:tcW w:w="575" w:type="dxa"/>
            <w:shd w:val="pct15" w:color="auto" w:fill="auto"/>
          </w:tcPr>
          <w:p w:rsidR="00BE2907" w:rsidRDefault="00BE2907" w:rsidP="007554E3">
            <w:pPr>
              <w:spacing w:before="60"/>
              <w:rPr>
                <w:rFonts w:ascii="Arial" w:hAnsi="Arial" w:cs="Arial"/>
                <w:sz w:val="16"/>
              </w:rPr>
            </w:pPr>
          </w:p>
        </w:tc>
      </w:tr>
      <w:tr w:rsidR="00BE2907" w:rsidTr="007554E3">
        <w:tc>
          <w:tcPr>
            <w:tcW w:w="1620" w:type="dxa"/>
          </w:tcPr>
          <w:p w:rsidR="00BE2907" w:rsidRDefault="00BE2907" w:rsidP="007554E3">
            <w:pPr>
              <w:spacing w:before="60"/>
              <w:rPr>
                <w:rFonts w:ascii="Arial" w:hAnsi="Arial" w:cs="Arial"/>
                <w:b/>
                <w:bCs/>
                <w:sz w:val="16"/>
              </w:rPr>
            </w:pPr>
            <w:r>
              <w:rPr>
                <w:rFonts w:ascii="Arial" w:hAnsi="Arial" w:cs="Arial"/>
                <w:b/>
                <w:bCs/>
                <w:sz w:val="16"/>
              </w:rPr>
              <w:t>Return Value</w:t>
            </w:r>
          </w:p>
        </w:tc>
        <w:tc>
          <w:tcPr>
            <w:tcW w:w="3020" w:type="dxa"/>
          </w:tcPr>
          <w:p w:rsidR="00BE2907" w:rsidRPr="009C6E40" w:rsidRDefault="00BE2907" w:rsidP="007554E3">
            <w:pPr>
              <w:spacing w:before="60"/>
              <w:rPr>
                <w:rFonts w:ascii="Arial" w:hAnsi="Arial" w:cs="Arial"/>
                <w:sz w:val="16"/>
              </w:rPr>
            </w:pPr>
            <w:r w:rsidRPr="009C6E40">
              <w:rPr>
                <w:rFonts w:ascii="Arial" w:hAnsi="Arial" w:cs="Arial"/>
                <w:sz w:val="16"/>
              </w:rPr>
              <w:t>N/A</w:t>
            </w:r>
          </w:p>
        </w:tc>
        <w:tc>
          <w:tcPr>
            <w:tcW w:w="956" w:type="dxa"/>
          </w:tcPr>
          <w:p w:rsidR="00BE2907" w:rsidRPr="009C6E40" w:rsidRDefault="00BE2907" w:rsidP="007554E3">
            <w:pPr>
              <w:spacing w:before="60"/>
              <w:rPr>
                <w:rFonts w:ascii="Arial" w:hAnsi="Arial" w:cs="Arial"/>
                <w:sz w:val="16"/>
              </w:rPr>
            </w:pPr>
          </w:p>
        </w:tc>
        <w:tc>
          <w:tcPr>
            <w:tcW w:w="1151" w:type="dxa"/>
          </w:tcPr>
          <w:p w:rsidR="00BE2907" w:rsidRPr="009C6E40" w:rsidRDefault="00BE2907" w:rsidP="007554E3">
            <w:pPr>
              <w:spacing w:before="60"/>
              <w:rPr>
                <w:rFonts w:ascii="Arial" w:hAnsi="Arial" w:cs="Arial"/>
                <w:sz w:val="16"/>
              </w:rPr>
            </w:pPr>
          </w:p>
        </w:tc>
        <w:tc>
          <w:tcPr>
            <w:tcW w:w="1616" w:type="dxa"/>
          </w:tcPr>
          <w:p w:rsidR="00BE2907" w:rsidRPr="009C6E40" w:rsidRDefault="00BE2907" w:rsidP="007554E3">
            <w:pPr>
              <w:spacing w:before="60"/>
              <w:rPr>
                <w:rFonts w:ascii="Arial" w:hAnsi="Arial" w:cs="Arial"/>
                <w:sz w:val="16"/>
              </w:rPr>
            </w:pPr>
          </w:p>
        </w:tc>
        <w:tc>
          <w:tcPr>
            <w:tcW w:w="575" w:type="dxa"/>
          </w:tcPr>
          <w:p w:rsidR="00BE2907" w:rsidRDefault="00BE2907" w:rsidP="007554E3">
            <w:pPr>
              <w:spacing w:before="60"/>
              <w:rPr>
                <w:rFonts w:ascii="Arial" w:hAnsi="Arial" w:cs="Arial"/>
                <w:sz w:val="16"/>
              </w:rPr>
            </w:pPr>
          </w:p>
        </w:tc>
      </w:tr>
    </w:tbl>
    <w:p w:rsidR="00BE2907" w:rsidRDefault="00BE2907" w:rsidP="00BE2907">
      <w:pPr>
        <w:pStyle w:val="Heading4"/>
      </w:pPr>
      <w:r>
        <w:lastRenderedPageBreak/>
        <w:t>Description</w:t>
      </w:r>
    </w:p>
    <w:p w:rsidR="00BE2907" w:rsidRDefault="0011682C" w:rsidP="00BE2907">
      <w:pPr>
        <w:spacing w:after="0"/>
      </w:pPr>
      <w:r>
        <w:object w:dxaOrig="8908" w:dyaOrig="12046">
          <v:shape id="_x0000_i1042" type="#_x0000_t75" style="width:328.3pt;height:440.65pt" o:ole="">
            <v:imagedata r:id="rId42" o:title=""/>
          </v:shape>
          <o:OLEObject Type="Embed" ProgID="Visio.Drawing.11" ShapeID="_x0000_i1042" DrawAspect="Content" ObjectID="_1426334569" r:id="rId43"/>
        </w:object>
      </w:r>
    </w:p>
    <w:p w:rsidR="00BE2907" w:rsidRDefault="00300F27" w:rsidP="00BE2907">
      <w:pPr>
        <w:pStyle w:val="Heading3"/>
      </w:pPr>
      <w:r>
        <w:t>Diagnose DC Trend</w:t>
      </w:r>
    </w:p>
    <w:p w:rsidR="00BE2907" w:rsidRDefault="00BE2907" w:rsidP="00BE2907">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0"/>
        <w:gridCol w:w="3020"/>
        <w:gridCol w:w="956"/>
        <w:gridCol w:w="1151"/>
        <w:gridCol w:w="1616"/>
        <w:gridCol w:w="575"/>
      </w:tblGrid>
      <w:tr w:rsidR="00BE2907" w:rsidTr="007554E3">
        <w:tc>
          <w:tcPr>
            <w:tcW w:w="1620" w:type="dxa"/>
          </w:tcPr>
          <w:p w:rsidR="00BE2907" w:rsidRDefault="00BE2907" w:rsidP="007554E3">
            <w:pPr>
              <w:spacing w:before="60"/>
              <w:rPr>
                <w:rFonts w:ascii="Arial" w:hAnsi="Arial" w:cs="Arial"/>
                <w:b/>
                <w:bCs/>
                <w:sz w:val="16"/>
              </w:rPr>
            </w:pPr>
            <w:r>
              <w:rPr>
                <w:rFonts w:ascii="Arial" w:hAnsi="Arial" w:cs="Arial"/>
                <w:b/>
                <w:bCs/>
                <w:sz w:val="16"/>
              </w:rPr>
              <w:t>Function Name</w:t>
            </w:r>
          </w:p>
        </w:tc>
        <w:tc>
          <w:tcPr>
            <w:tcW w:w="3020" w:type="dxa"/>
          </w:tcPr>
          <w:p w:rsidR="00BE2907" w:rsidRDefault="00BE2907" w:rsidP="007554E3">
            <w:pPr>
              <w:spacing w:before="60"/>
              <w:rPr>
                <w:rFonts w:ascii="Arial" w:hAnsi="Arial" w:cs="Arial"/>
                <w:sz w:val="16"/>
              </w:rPr>
            </w:pPr>
            <w:proofErr w:type="spellStart"/>
            <w:r w:rsidRPr="00744257">
              <w:rPr>
                <w:rFonts w:ascii="Arial" w:hAnsi="Arial" w:cs="Arial"/>
                <w:sz w:val="16"/>
              </w:rPr>
              <w:t>DiagnoseDCTrend</w:t>
            </w:r>
            <w:proofErr w:type="spellEnd"/>
          </w:p>
        </w:tc>
        <w:tc>
          <w:tcPr>
            <w:tcW w:w="956"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Type</w:t>
            </w:r>
          </w:p>
        </w:tc>
        <w:tc>
          <w:tcPr>
            <w:tcW w:w="1151"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Min</w:t>
            </w:r>
          </w:p>
        </w:tc>
        <w:tc>
          <w:tcPr>
            <w:tcW w:w="1616"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Max</w:t>
            </w:r>
          </w:p>
        </w:tc>
        <w:tc>
          <w:tcPr>
            <w:tcW w:w="575" w:type="dxa"/>
            <w:tcBorders>
              <w:bottom w:val="single" w:sz="4" w:space="0" w:color="auto"/>
            </w:tcBorders>
            <w:shd w:val="pct30" w:color="FFFF00" w:fill="auto"/>
          </w:tcPr>
          <w:p w:rsidR="00BE2907" w:rsidRDefault="00BE2907" w:rsidP="007554E3">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BE2907" w:rsidTr="007554E3">
        <w:tc>
          <w:tcPr>
            <w:tcW w:w="1620" w:type="dxa"/>
          </w:tcPr>
          <w:p w:rsidR="00BE2907" w:rsidRDefault="00BE2907" w:rsidP="007554E3">
            <w:pPr>
              <w:spacing w:before="60"/>
              <w:rPr>
                <w:rFonts w:ascii="Arial" w:hAnsi="Arial" w:cs="Arial"/>
                <w:b/>
                <w:bCs/>
                <w:sz w:val="16"/>
              </w:rPr>
            </w:pPr>
            <w:r>
              <w:rPr>
                <w:rFonts w:ascii="Arial" w:hAnsi="Arial" w:cs="Arial"/>
                <w:b/>
                <w:bCs/>
                <w:sz w:val="16"/>
              </w:rPr>
              <w:t xml:space="preserve">Arguments Passed </w:t>
            </w:r>
          </w:p>
        </w:tc>
        <w:tc>
          <w:tcPr>
            <w:tcW w:w="3020" w:type="dxa"/>
          </w:tcPr>
          <w:p w:rsidR="00BE2907" w:rsidRDefault="00BE2907" w:rsidP="007554E3">
            <w:pPr>
              <w:spacing w:before="60"/>
              <w:rPr>
                <w:rFonts w:ascii="Arial" w:hAnsi="Arial" w:cs="Arial"/>
                <w:sz w:val="16"/>
              </w:rPr>
            </w:pPr>
            <w:r w:rsidRPr="00744257">
              <w:rPr>
                <w:rFonts w:ascii="Arial" w:hAnsi="Arial" w:cs="Arial"/>
                <w:sz w:val="16"/>
              </w:rPr>
              <w:t>InputCommand_MtrNm_T_f32</w:t>
            </w:r>
          </w:p>
        </w:tc>
        <w:tc>
          <w:tcPr>
            <w:tcW w:w="956" w:type="dxa"/>
          </w:tcPr>
          <w:p w:rsidR="00BE2907" w:rsidRDefault="00BE2907" w:rsidP="007554E3">
            <w:pPr>
              <w:spacing w:before="60"/>
              <w:rPr>
                <w:rFonts w:ascii="Arial" w:hAnsi="Arial" w:cs="Arial"/>
                <w:sz w:val="16"/>
              </w:rPr>
            </w:pPr>
            <w:r w:rsidRPr="00CA7D19">
              <w:rPr>
                <w:rFonts w:ascii="Arial" w:hAnsi="Arial" w:cs="Arial"/>
                <w:sz w:val="16"/>
              </w:rPr>
              <w:t>float32</w:t>
            </w:r>
          </w:p>
        </w:tc>
        <w:tc>
          <w:tcPr>
            <w:tcW w:w="1151" w:type="dxa"/>
          </w:tcPr>
          <w:p w:rsidR="00BE2907" w:rsidRPr="00397A04" w:rsidRDefault="00BE2907" w:rsidP="007554E3">
            <w:pPr>
              <w:spacing w:before="60"/>
              <w:rPr>
                <w:rFonts w:ascii="Arial" w:hAnsi="Arial" w:cs="Arial"/>
                <w:sz w:val="16"/>
              </w:rPr>
            </w:pPr>
            <w:r>
              <w:rPr>
                <w:rFonts w:ascii="Arial" w:hAnsi="Arial" w:cs="Arial"/>
                <w:sz w:val="16"/>
              </w:rPr>
              <w:t>-127</w:t>
            </w:r>
          </w:p>
        </w:tc>
        <w:tc>
          <w:tcPr>
            <w:tcW w:w="1616" w:type="dxa"/>
          </w:tcPr>
          <w:p w:rsidR="00BE2907" w:rsidRPr="00397A04" w:rsidRDefault="00BE2907" w:rsidP="007554E3">
            <w:pPr>
              <w:spacing w:before="60"/>
              <w:rPr>
                <w:rFonts w:ascii="Arial" w:hAnsi="Arial" w:cs="Arial"/>
                <w:sz w:val="16"/>
              </w:rPr>
            </w:pPr>
            <w:r>
              <w:rPr>
                <w:rFonts w:ascii="Arial" w:hAnsi="Arial" w:cs="Arial"/>
                <w:sz w:val="16"/>
              </w:rPr>
              <w:t>127</w:t>
            </w:r>
          </w:p>
        </w:tc>
        <w:tc>
          <w:tcPr>
            <w:tcW w:w="575" w:type="dxa"/>
            <w:shd w:val="pct15" w:color="auto" w:fill="auto"/>
          </w:tcPr>
          <w:p w:rsidR="00BE2907" w:rsidRDefault="00BE2907" w:rsidP="007554E3">
            <w:pPr>
              <w:spacing w:before="60"/>
              <w:rPr>
                <w:rFonts w:ascii="Arial" w:hAnsi="Arial" w:cs="Arial"/>
                <w:sz w:val="16"/>
              </w:rPr>
            </w:pPr>
          </w:p>
        </w:tc>
      </w:tr>
      <w:tr w:rsidR="00BE2907" w:rsidTr="007554E3">
        <w:tc>
          <w:tcPr>
            <w:tcW w:w="1620" w:type="dxa"/>
          </w:tcPr>
          <w:p w:rsidR="00BE2907" w:rsidRDefault="00BE2907" w:rsidP="007554E3">
            <w:pPr>
              <w:spacing w:before="60"/>
              <w:rPr>
                <w:rFonts w:ascii="Arial" w:hAnsi="Arial" w:cs="Arial"/>
                <w:b/>
                <w:bCs/>
                <w:sz w:val="16"/>
              </w:rPr>
            </w:pPr>
            <w:r>
              <w:rPr>
                <w:rFonts w:ascii="Arial" w:hAnsi="Arial" w:cs="Arial"/>
                <w:b/>
                <w:bCs/>
                <w:sz w:val="16"/>
              </w:rPr>
              <w:t>Return Value</w:t>
            </w:r>
          </w:p>
        </w:tc>
        <w:tc>
          <w:tcPr>
            <w:tcW w:w="3020" w:type="dxa"/>
          </w:tcPr>
          <w:p w:rsidR="00BE2907" w:rsidRDefault="00BE2907" w:rsidP="007554E3">
            <w:pPr>
              <w:spacing w:before="60"/>
              <w:rPr>
                <w:rFonts w:ascii="Arial" w:hAnsi="Arial" w:cs="Arial"/>
                <w:sz w:val="16"/>
              </w:rPr>
            </w:pPr>
            <w:r>
              <w:rPr>
                <w:rFonts w:ascii="Arial" w:hAnsi="Arial" w:cs="Arial"/>
                <w:sz w:val="16"/>
              </w:rPr>
              <w:t>N/A</w:t>
            </w:r>
          </w:p>
        </w:tc>
        <w:tc>
          <w:tcPr>
            <w:tcW w:w="956" w:type="dxa"/>
          </w:tcPr>
          <w:p w:rsidR="00BE2907" w:rsidRDefault="00BE2907" w:rsidP="007554E3">
            <w:pPr>
              <w:spacing w:before="60"/>
              <w:rPr>
                <w:rFonts w:ascii="Arial" w:hAnsi="Arial" w:cs="Arial"/>
                <w:sz w:val="16"/>
              </w:rPr>
            </w:pPr>
          </w:p>
        </w:tc>
        <w:tc>
          <w:tcPr>
            <w:tcW w:w="1151" w:type="dxa"/>
          </w:tcPr>
          <w:p w:rsidR="00BE2907" w:rsidRDefault="00BE2907" w:rsidP="007554E3">
            <w:pPr>
              <w:spacing w:before="60"/>
              <w:rPr>
                <w:rFonts w:ascii="Arial" w:hAnsi="Arial" w:cs="Arial"/>
                <w:sz w:val="16"/>
              </w:rPr>
            </w:pPr>
          </w:p>
        </w:tc>
        <w:tc>
          <w:tcPr>
            <w:tcW w:w="1616" w:type="dxa"/>
          </w:tcPr>
          <w:p w:rsidR="00BE2907" w:rsidRDefault="00BE2907" w:rsidP="007554E3">
            <w:pPr>
              <w:spacing w:before="60"/>
              <w:rPr>
                <w:rFonts w:ascii="Arial" w:hAnsi="Arial" w:cs="Arial"/>
                <w:sz w:val="16"/>
              </w:rPr>
            </w:pPr>
          </w:p>
        </w:tc>
        <w:tc>
          <w:tcPr>
            <w:tcW w:w="575" w:type="dxa"/>
          </w:tcPr>
          <w:p w:rsidR="00BE2907" w:rsidRDefault="00BE2907" w:rsidP="007554E3">
            <w:pPr>
              <w:spacing w:before="60"/>
              <w:rPr>
                <w:rFonts w:ascii="Arial" w:hAnsi="Arial" w:cs="Arial"/>
                <w:sz w:val="16"/>
              </w:rPr>
            </w:pPr>
          </w:p>
        </w:tc>
      </w:tr>
    </w:tbl>
    <w:p w:rsidR="00BE2907" w:rsidRDefault="00BE2907" w:rsidP="00BE2907">
      <w:pPr>
        <w:pStyle w:val="Heading4"/>
      </w:pPr>
      <w:r>
        <w:lastRenderedPageBreak/>
        <w:t>Description</w:t>
      </w:r>
    </w:p>
    <w:p w:rsidR="00BE2907" w:rsidRDefault="0011682C" w:rsidP="00BE2907">
      <w:pPr>
        <w:spacing w:after="0"/>
      </w:pPr>
      <w:r>
        <w:object w:dxaOrig="10104" w:dyaOrig="8959">
          <v:shape id="_x0000_i1043" type="#_x0000_t75" style="width:372.1pt;height:327.75pt" o:ole="">
            <v:imagedata r:id="rId44" o:title=""/>
          </v:shape>
          <o:OLEObject Type="Embed" ProgID="Visio.Drawing.11" ShapeID="_x0000_i1043" DrawAspect="Content" ObjectID="_1426334570" r:id="rId45"/>
        </w:object>
      </w:r>
    </w:p>
    <w:p w:rsidR="00BE2907" w:rsidRDefault="00300F27" w:rsidP="00BE2907">
      <w:pPr>
        <w:pStyle w:val="Heading3"/>
      </w:pPr>
      <w:r>
        <w:t>Process Status Bits</w:t>
      </w:r>
    </w:p>
    <w:p w:rsidR="00BE2907" w:rsidRDefault="00BE2907" w:rsidP="00BE2907">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0"/>
        <w:gridCol w:w="3020"/>
        <w:gridCol w:w="956"/>
        <w:gridCol w:w="1151"/>
        <w:gridCol w:w="1616"/>
        <w:gridCol w:w="575"/>
      </w:tblGrid>
      <w:tr w:rsidR="00BE2907" w:rsidTr="007554E3">
        <w:tc>
          <w:tcPr>
            <w:tcW w:w="1620" w:type="dxa"/>
          </w:tcPr>
          <w:p w:rsidR="00BE2907" w:rsidRDefault="00BE2907" w:rsidP="007554E3">
            <w:pPr>
              <w:spacing w:before="60"/>
              <w:rPr>
                <w:rFonts w:ascii="Arial" w:hAnsi="Arial" w:cs="Arial"/>
                <w:b/>
                <w:bCs/>
                <w:sz w:val="16"/>
              </w:rPr>
            </w:pPr>
            <w:r>
              <w:rPr>
                <w:rFonts w:ascii="Arial" w:hAnsi="Arial" w:cs="Arial"/>
                <w:b/>
                <w:bCs/>
                <w:sz w:val="16"/>
              </w:rPr>
              <w:t>Function Name</w:t>
            </w:r>
          </w:p>
        </w:tc>
        <w:tc>
          <w:tcPr>
            <w:tcW w:w="3020" w:type="dxa"/>
          </w:tcPr>
          <w:p w:rsidR="00BE2907" w:rsidRDefault="00BE2907" w:rsidP="007554E3">
            <w:pPr>
              <w:spacing w:before="60"/>
              <w:rPr>
                <w:rFonts w:ascii="Arial" w:hAnsi="Arial" w:cs="Arial"/>
                <w:sz w:val="16"/>
              </w:rPr>
            </w:pPr>
            <w:proofErr w:type="spellStart"/>
            <w:r>
              <w:rPr>
                <w:rFonts w:ascii="Arial" w:hAnsi="Arial" w:cs="Arial"/>
                <w:sz w:val="16"/>
              </w:rPr>
              <w:t>ProcessStatusBits</w:t>
            </w:r>
            <w:proofErr w:type="spellEnd"/>
          </w:p>
        </w:tc>
        <w:tc>
          <w:tcPr>
            <w:tcW w:w="956"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Type</w:t>
            </w:r>
          </w:p>
        </w:tc>
        <w:tc>
          <w:tcPr>
            <w:tcW w:w="1151"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Min</w:t>
            </w:r>
          </w:p>
        </w:tc>
        <w:tc>
          <w:tcPr>
            <w:tcW w:w="1616"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Max</w:t>
            </w:r>
          </w:p>
        </w:tc>
        <w:tc>
          <w:tcPr>
            <w:tcW w:w="575" w:type="dxa"/>
            <w:tcBorders>
              <w:bottom w:val="single" w:sz="4" w:space="0" w:color="auto"/>
            </w:tcBorders>
            <w:shd w:val="pct30" w:color="FFFF00" w:fill="auto"/>
          </w:tcPr>
          <w:p w:rsidR="00BE2907" w:rsidRDefault="00BE2907" w:rsidP="007554E3">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BE2907" w:rsidTr="007554E3">
        <w:tc>
          <w:tcPr>
            <w:tcW w:w="1620" w:type="dxa"/>
          </w:tcPr>
          <w:p w:rsidR="00BE2907" w:rsidRDefault="00BE2907" w:rsidP="007554E3">
            <w:pPr>
              <w:spacing w:before="60"/>
              <w:rPr>
                <w:rFonts w:ascii="Arial" w:hAnsi="Arial" w:cs="Arial"/>
                <w:b/>
                <w:bCs/>
                <w:sz w:val="16"/>
              </w:rPr>
            </w:pPr>
            <w:r>
              <w:rPr>
                <w:rFonts w:ascii="Arial" w:hAnsi="Arial" w:cs="Arial"/>
                <w:b/>
                <w:bCs/>
                <w:sz w:val="16"/>
              </w:rPr>
              <w:t xml:space="preserve">Arguments Passed </w:t>
            </w:r>
          </w:p>
        </w:tc>
        <w:tc>
          <w:tcPr>
            <w:tcW w:w="3020" w:type="dxa"/>
          </w:tcPr>
          <w:p w:rsidR="00BE2907" w:rsidRDefault="00BE2907" w:rsidP="007554E3">
            <w:pPr>
              <w:spacing w:before="60"/>
              <w:rPr>
                <w:rFonts w:ascii="Arial" w:hAnsi="Arial" w:cs="Arial"/>
                <w:sz w:val="16"/>
              </w:rPr>
            </w:pPr>
            <w:r>
              <w:rPr>
                <w:rFonts w:ascii="Arial" w:hAnsi="Arial" w:cs="Arial"/>
                <w:sz w:val="16"/>
              </w:rPr>
              <w:t>None</w:t>
            </w:r>
          </w:p>
        </w:tc>
        <w:tc>
          <w:tcPr>
            <w:tcW w:w="956" w:type="dxa"/>
          </w:tcPr>
          <w:p w:rsidR="00BE2907" w:rsidRDefault="00BE2907" w:rsidP="007554E3">
            <w:pPr>
              <w:spacing w:before="60"/>
              <w:rPr>
                <w:rFonts w:ascii="Arial" w:hAnsi="Arial" w:cs="Arial"/>
                <w:sz w:val="16"/>
              </w:rPr>
            </w:pPr>
          </w:p>
        </w:tc>
        <w:tc>
          <w:tcPr>
            <w:tcW w:w="1151" w:type="dxa"/>
          </w:tcPr>
          <w:p w:rsidR="00BE2907" w:rsidRPr="00397A04" w:rsidRDefault="00BE2907" w:rsidP="007554E3">
            <w:pPr>
              <w:spacing w:before="60"/>
              <w:rPr>
                <w:rFonts w:ascii="Arial" w:hAnsi="Arial" w:cs="Arial"/>
                <w:sz w:val="16"/>
              </w:rPr>
            </w:pPr>
          </w:p>
        </w:tc>
        <w:tc>
          <w:tcPr>
            <w:tcW w:w="1616" w:type="dxa"/>
          </w:tcPr>
          <w:p w:rsidR="00BE2907" w:rsidRPr="00397A04" w:rsidRDefault="00BE2907" w:rsidP="007554E3">
            <w:pPr>
              <w:spacing w:before="60"/>
              <w:rPr>
                <w:rFonts w:ascii="Arial" w:hAnsi="Arial" w:cs="Arial"/>
                <w:sz w:val="16"/>
              </w:rPr>
            </w:pPr>
          </w:p>
        </w:tc>
        <w:tc>
          <w:tcPr>
            <w:tcW w:w="575" w:type="dxa"/>
            <w:shd w:val="pct15" w:color="auto" w:fill="auto"/>
          </w:tcPr>
          <w:p w:rsidR="00BE2907" w:rsidRDefault="00BE2907" w:rsidP="007554E3">
            <w:pPr>
              <w:spacing w:before="60"/>
              <w:rPr>
                <w:rFonts w:ascii="Arial" w:hAnsi="Arial" w:cs="Arial"/>
                <w:sz w:val="16"/>
              </w:rPr>
            </w:pPr>
          </w:p>
        </w:tc>
      </w:tr>
      <w:tr w:rsidR="00BE2907" w:rsidTr="007554E3">
        <w:tc>
          <w:tcPr>
            <w:tcW w:w="1620" w:type="dxa"/>
          </w:tcPr>
          <w:p w:rsidR="00BE2907" w:rsidRDefault="00BE2907" w:rsidP="007554E3">
            <w:pPr>
              <w:spacing w:before="60"/>
              <w:rPr>
                <w:rFonts w:ascii="Arial" w:hAnsi="Arial" w:cs="Arial"/>
                <w:b/>
                <w:bCs/>
                <w:sz w:val="16"/>
              </w:rPr>
            </w:pPr>
            <w:r>
              <w:rPr>
                <w:rFonts w:ascii="Arial" w:hAnsi="Arial" w:cs="Arial"/>
                <w:b/>
                <w:bCs/>
                <w:sz w:val="16"/>
              </w:rPr>
              <w:t>Return Value</w:t>
            </w:r>
          </w:p>
        </w:tc>
        <w:tc>
          <w:tcPr>
            <w:tcW w:w="3020" w:type="dxa"/>
          </w:tcPr>
          <w:p w:rsidR="00BE2907" w:rsidRDefault="00BE2907" w:rsidP="007554E3">
            <w:pPr>
              <w:spacing w:before="60"/>
              <w:rPr>
                <w:rFonts w:ascii="Arial" w:hAnsi="Arial" w:cs="Arial"/>
                <w:sz w:val="16"/>
              </w:rPr>
            </w:pPr>
            <w:r>
              <w:rPr>
                <w:rFonts w:ascii="Arial" w:hAnsi="Arial" w:cs="Arial"/>
                <w:sz w:val="16"/>
              </w:rPr>
              <w:t>N/A</w:t>
            </w:r>
          </w:p>
        </w:tc>
        <w:tc>
          <w:tcPr>
            <w:tcW w:w="956" w:type="dxa"/>
          </w:tcPr>
          <w:p w:rsidR="00BE2907" w:rsidRDefault="00BE2907" w:rsidP="007554E3">
            <w:pPr>
              <w:spacing w:before="60"/>
              <w:rPr>
                <w:rFonts w:ascii="Arial" w:hAnsi="Arial" w:cs="Arial"/>
                <w:sz w:val="16"/>
              </w:rPr>
            </w:pPr>
          </w:p>
        </w:tc>
        <w:tc>
          <w:tcPr>
            <w:tcW w:w="1151" w:type="dxa"/>
          </w:tcPr>
          <w:p w:rsidR="00BE2907" w:rsidRDefault="00BE2907" w:rsidP="007554E3">
            <w:pPr>
              <w:spacing w:before="60"/>
              <w:rPr>
                <w:rFonts w:ascii="Arial" w:hAnsi="Arial" w:cs="Arial"/>
                <w:sz w:val="16"/>
              </w:rPr>
            </w:pPr>
          </w:p>
        </w:tc>
        <w:tc>
          <w:tcPr>
            <w:tcW w:w="1616" w:type="dxa"/>
          </w:tcPr>
          <w:p w:rsidR="00BE2907" w:rsidRDefault="00BE2907" w:rsidP="007554E3">
            <w:pPr>
              <w:spacing w:before="60"/>
              <w:rPr>
                <w:rFonts w:ascii="Arial" w:hAnsi="Arial" w:cs="Arial"/>
                <w:sz w:val="16"/>
              </w:rPr>
            </w:pPr>
          </w:p>
        </w:tc>
        <w:tc>
          <w:tcPr>
            <w:tcW w:w="575" w:type="dxa"/>
          </w:tcPr>
          <w:p w:rsidR="00BE2907" w:rsidRDefault="00BE2907" w:rsidP="007554E3">
            <w:pPr>
              <w:spacing w:before="60"/>
              <w:rPr>
                <w:rFonts w:ascii="Arial" w:hAnsi="Arial" w:cs="Arial"/>
                <w:sz w:val="16"/>
              </w:rPr>
            </w:pPr>
          </w:p>
        </w:tc>
      </w:tr>
    </w:tbl>
    <w:p w:rsidR="00BE2907" w:rsidRDefault="00BE2907" w:rsidP="00BE2907">
      <w:pPr>
        <w:pStyle w:val="Heading4"/>
      </w:pPr>
      <w:r>
        <w:lastRenderedPageBreak/>
        <w:t>Description</w:t>
      </w:r>
    </w:p>
    <w:p w:rsidR="00BE2907" w:rsidRDefault="00F95622" w:rsidP="00BE2907">
      <w:pPr>
        <w:spacing w:after="0"/>
      </w:pPr>
      <w:r>
        <w:object w:dxaOrig="9523" w:dyaOrig="11039">
          <v:shape id="_x0000_i1044" type="#_x0000_t75" style="width:350.8pt;height:403.8pt" o:ole="">
            <v:imagedata r:id="rId46" o:title=""/>
          </v:shape>
          <o:OLEObject Type="Embed" ProgID="Visio.Drawing.11" ShapeID="_x0000_i1044" DrawAspect="Content" ObjectID="_1426334571" r:id="rId47"/>
        </w:object>
      </w:r>
    </w:p>
    <w:p w:rsidR="00BE2907" w:rsidRDefault="00300F27" w:rsidP="00BE2907">
      <w:pPr>
        <w:pStyle w:val="Heading3"/>
      </w:pPr>
      <w:r>
        <w:t>Update Fault Bits</w:t>
      </w:r>
    </w:p>
    <w:p w:rsidR="00BE2907" w:rsidRDefault="00BE2907" w:rsidP="00BE2907">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1"/>
        <w:gridCol w:w="2897"/>
        <w:gridCol w:w="1417"/>
        <w:gridCol w:w="1095"/>
        <w:gridCol w:w="1439"/>
        <w:gridCol w:w="569"/>
      </w:tblGrid>
      <w:tr w:rsidR="00BE2907" w:rsidTr="00BE2907">
        <w:tc>
          <w:tcPr>
            <w:tcW w:w="1542" w:type="dxa"/>
          </w:tcPr>
          <w:p w:rsidR="00BE2907" w:rsidRDefault="00BE2907" w:rsidP="007554E3">
            <w:pPr>
              <w:spacing w:before="60"/>
              <w:rPr>
                <w:rFonts w:ascii="Arial" w:hAnsi="Arial" w:cs="Arial"/>
                <w:b/>
                <w:bCs/>
                <w:sz w:val="16"/>
              </w:rPr>
            </w:pPr>
            <w:r>
              <w:rPr>
                <w:rFonts w:ascii="Arial" w:hAnsi="Arial" w:cs="Arial"/>
                <w:b/>
                <w:bCs/>
                <w:sz w:val="16"/>
              </w:rPr>
              <w:t>Function Name</w:t>
            </w:r>
          </w:p>
        </w:tc>
        <w:tc>
          <w:tcPr>
            <w:tcW w:w="2923" w:type="dxa"/>
          </w:tcPr>
          <w:p w:rsidR="00BE2907" w:rsidRDefault="00BE2907" w:rsidP="007554E3">
            <w:pPr>
              <w:spacing w:before="60"/>
              <w:rPr>
                <w:rFonts w:ascii="Arial" w:hAnsi="Arial" w:cs="Arial"/>
                <w:sz w:val="16"/>
              </w:rPr>
            </w:pPr>
            <w:proofErr w:type="spellStart"/>
            <w:r>
              <w:rPr>
                <w:rFonts w:ascii="Arial" w:hAnsi="Arial" w:cs="Arial"/>
                <w:sz w:val="16"/>
              </w:rPr>
              <w:t>UpdateFaultBits</w:t>
            </w:r>
            <w:proofErr w:type="spellEnd"/>
          </w:p>
        </w:tc>
        <w:tc>
          <w:tcPr>
            <w:tcW w:w="1310"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Type</w:t>
            </w:r>
          </w:p>
        </w:tc>
        <w:tc>
          <w:tcPr>
            <w:tcW w:w="1117"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Min</w:t>
            </w:r>
          </w:p>
        </w:tc>
        <w:tc>
          <w:tcPr>
            <w:tcW w:w="1476"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Max</w:t>
            </w:r>
          </w:p>
        </w:tc>
        <w:tc>
          <w:tcPr>
            <w:tcW w:w="570" w:type="dxa"/>
            <w:tcBorders>
              <w:bottom w:val="single" w:sz="4" w:space="0" w:color="auto"/>
            </w:tcBorders>
            <w:shd w:val="pct30" w:color="FFFF00" w:fill="auto"/>
          </w:tcPr>
          <w:p w:rsidR="00BE2907" w:rsidRDefault="00BE2907" w:rsidP="007554E3">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BE2907" w:rsidTr="00877263">
        <w:tc>
          <w:tcPr>
            <w:tcW w:w="1542" w:type="dxa"/>
          </w:tcPr>
          <w:p w:rsidR="00BE2907" w:rsidRDefault="00BE2907" w:rsidP="007554E3">
            <w:pPr>
              <w:spacing w:before="60"/>
              <w:rPr>
                <w:rFonts w:ascii="Arial" w:hAnsi="Arial" w:cs="Arial"/>
                <w:b/>
                <w:bCs/>
                <w:sz w:val="16"/>
              </w:rPr>
            </w:pPr>
            <w:r>
              <w:rPr>
                <w:rFonts w:ascii="Arial" w:hAnsi="Arial" w:cs="Arial"/>
                <w:b/>
                <w:bCs/>
                <w:sz w:val="16"/>
              </w:rPr>
              <w:t xml:space="preserve">Arguments Passed </w:t>
            </w:r>
          </w:p>
        </w:tc>
        <w:tc>
          <w:tcPr>
            <w:tcW w:w="2923" w:type="dxa"/>
          </w:tcPr>
          <w:p w:rsidR="00BE2907" w:rsidRDefault="00BE2907" w:rsidP="007554E3">
            <w:pPr>
              <w:spacing w:before="60"/>
              <w:rPr>
                <w:rFonts w:ascii="Arial" w:hAnsi="Arial" w:cs="Arial"/>
                <w:sz w:val="16"/>
              </w:rPr>
            </w:pPr>
            <w:proofErr w:type="spellStart"/>
            <w:r>
              <w:rPr>
                <w:rFonts w:ascii="Arial" w:hAnsi="Arial" w:cs="Arial"/>
                <w:sz w:val="16"/>
              </w:rPr>
              <w:t>DiagInfo_Ptr_T_Str</w:t>
            </w:r>
            <w:proofErr w:type="spellEnd"/>
          </w:p>
        </w:tc>
        <w:tc>
          <w:tcPr>
            <w:tcW w:w="1310" w:type="dxa"/>
          </w:tcPr>
          <w:p w:rsidR="00BE2907" w:rsidRDefault="00BE2907" w:rsidP="00013B60">
            <w:pPr>
              <w:spacing w:before="60"/>
              <w:rPr>
                <w:rFonts w:ascii="Arial" w:hAnsi="Arial" w:cs="Arial"/>
                <w:sz w:val="16"/>
              </w:rPr>
            </w:pPr>
            <w:r>
              <w:rPr>
                <w:rFonts w:ascii="Arial" w:hAnsi="Arial" w:cs="Arial"/>
                <w:sz w:val="16"/>
              </w:rPr>
              <w:t xml:space="preserve">pointer to </w:t>
            </w:r>
            <w:proofErr w:type="spellStart"/>
            <w:r w:rsidRPr="001F4C48">
              <w:rPr>
                <w:rFonts w:ascii="Arial" w:hAnsi="Arial" w:cs="Arial"/>
                <w:sz w:val="16"/>
              </w:rPr>
              <w:t>WIRDiagInfo_</w:t>
            </w:r>
            <w:r w:rsidR="00013B60">
              <w:rPr>
                <w:rFonts w:ascii="Arial" w:hAnsi="Arial" w:cs="Arial"/>
                <w:sz w:val="16"/>
              </w:rPr>
              <w:t>Str</w:t>
            </w:r>
            <w:proofErr w:type="spellEnd"/>
          </w:p>
        </w:tc>
        <w:tc>
          <w:tcPr>
            <w:tcW w:w="2593" w:type="dxa"/>
            <w:gridSpan w:val="2"/>
          </w:tcPr>
          <w:p w:rsidR="00BE2907" w:rsidRPr="00397A04" w:rsidRDefault="00BE2907" w:rsidP="00BE2907">
            <w:pPr>
              <w:spacing w:before="60"/>
              <w:jc w:val="center"/>
              <w:rPr>
                <w:rFonts w:ascii="Arial" w:hAnsi="Arial" w:cs="Arial"/>
                <w:sz w:val="16"/>
              </w:rPr>
            </w:pPr>
            <w:r>
              <w:rPr>
                <w:rFonts w:ascii="Arial" w:hAnsi="Arial" w:cs="Arial"/>
                <w:sz w:val="16"/>
              </w:rPr>
              <w:t xml:space="preserve">See </w:t>
            </w:r>
            <w:proofErr w:type="spellStart"/>
            <w:r>
              <w:rPr>
                <w:rFonts w:ascii="Arial" w:hAnsi="Arial" w:cs="Arial"/>
                <w:sz w:val="16"/>
              </w:rPr>
              <w:t>DataType</w:t>
            </w:r>
            <w:proofErr w:type="spellEnd"/>
            <w:r>
              <w:rPr>
                <w:rFonts w:ascii="Arial" w:hAnsi="Arial" w:cs="Arial"/>
                <w:sz w:val="16"/>
              </w:rPr>
              <w:t xml:space="preserve"> Def</w:t>
            </w:r>
          </w:p>
        </w:tc>
        <w:tc>
          <w:tcPr>
            <w:tcW w:w="570" w:type="dxa"/>
            <w:shd w:val="clear" w:color="auto" w:fill="FFFFFF" w:themeFill="background1"/>
          </w:tcPr>
          <w:p w:rsidR="00BE2907" w:rsidRDefault="00877263" w:rsidP="007554E3">
            <w:pPr>
              <w:spacing w:before="60"/>
              <w:rPr>
                <w:rFonts w:ascii="Arial" w:hAnsi="Arial" w:cs="Arial"/>
                <w:sz w:val="16"/>
              </w:rPr>
            </w:pPr>
            <w:r>
              <w:rPr>
                <w:rFonts w:ascii="Arial" w:hAnsi="Arial" w:cs="Arial"/>
                <w:sz w:val="16"/>
              </w:rPr>
              <w:t>0</w:t>
            </w:r>
          </w:p>
        </w:tc>
      </w:tr>
      <w:tr w:rsidR="00BE2907" w:rsidTr="00BE2907">
        <w:tc>
          <w:tcPr>
            <w:tcW w:w="1542" w:type="dxa"/>
          </w:tcPr>
          <w:p w:rsidR="00BE2907" w:rsidRDefault="00BE2907" w:rsidP="007554E3">
            <w:pPr>
              <w:spacing w:before="60"/>
              <w:rPr>
                <w:rFonts w:ascii="Arial" w:hAnsi="Arial" w:cs="Arial"/>
                <w:b/>
                <w:bCs/>
                <w:sz w:val="16"/>
              </w:rPr>
            </w:pPr>
          </w:p>
        </w:tc>
        <w:tc>
          <w:tcPr>
            <w:tcW w:w="2923" w:type="dxa"/>
          </w:tcPr>
          <w:p w:rsidR="00BE2907" w:rsidRDefault="00BE2907" w:rsidP="007554E3">
            <w:pPr>
              <w:spacing w:before="60"/>
              <w:rPr>
                <w:rFonts w:ascii="Arial" w:hAnsi="Arial" w:cs="Arial"/>
                <w:sz w:val="16"/>
              </w:rPr>
            </w:pPr>
            <w:r>
              <w:rPr>
                <w:rFonts w:ascii="Arial" w:hAnsi="Arial" w:cs="Arial"/>
                <w:sz w:val="16"/>
              </w:rPr>
              <w:t>FaultMask_Cnt_T_b16</w:t>
            </w:r>
          </w:p>
        </w:tc>
        <w:tc>
          <w:tcPr>
            <w:tcW w:w="1310" w:type="dxa"/>
          </w:tcPr>
          <w:p w:rsidR="00BE2907" w:rsidRDefault="00BE2907" w:rsidP="007554E3">
            <w:pPr>
              <w:spacing w:before="60"/>
              <w:rPr>
                <w:rFonts w:ascii="Arial" w:hAnsi="Arial" w:cs="Arial"/>
                <w:sz w:val="16"/>
              </w:rPr>
            </w:pPr>
            <w:r>
              <w:rPr>
                <w:rFonts w:ascii="Arial" w:hAnsi="Arial" w:cs="Arial"/>
                <w:sz w:val="16"/>
              </w:rPr>
              <w:t>uint16</w:t>
            </w:r>
          </w:p>
        </w:tc>
        <w:tc>
          <w:tcPr>
            <w:tcW w:w="1117" w:type="dxa"/>
          </w:tcPr>
          <w:p w:rsidR="00BE2907" w:rsidRDefault="00BE2907" w:rsidP="007554E3">
            <w:pPr>
              <w:spacing w:before="60"/>
              <w:jc w:val="center"/>
              <w:rPr>
                <w:rFonts w:ascii="Arial" w:hAnsi="Arial" w:cs="Arial"/>
                <w:sz w:val="16"/>
              </w:rPr>
            </w:pPr>
            <w:r>
              <w:rPr>
                <w:rFonts w:ascii="Arial" w:hAnsi="Arial" w:cs="Arial"/>
                <w:sz w:val="16"/>
              </w:rPr>
              <w:t>FULL</w:t>
            </w:r>
          </w:p>
        </w:tc>
        <w:tc>
          <w:tcPr>
            <w:tcW w:w="1476" w:type="dxa"/>
          </w:tcPr>
          <w:p w:rsidR="00BE2907" w:rsidRDefault="00BE2907" w:rsidP="007554E3">
            <w:pPr>
              <w:spacing w:before="60"/>
              <w:jc w:val="center"/>
              <w:rPr>
                <w:rFonts w:ascii="Arial" w:hAnsi="Arial" w:cs="Arial"/>
                <w:sz w:val="16"/>
              </w:rPr>
            </w:pPr>
            <w:r>
              <w:rPr>
                <w:rFonts w:ascii="Arial" w:hAnsi="Arial" w:cs="Arial"/>
                <w:sz w:val="16"/>
              </w:rPr>
              <w:t>FULL</w:t>
            </w:r>
          </w:p>
        </w:tc>
        <w:tc>
          <w:tcPr>
            <w:tcW w:w="570" w:type="dxa"/>
            <w:shd w:val="pct15" w:color="auto" w:fill="auto"/>
          </w:tcPr>
          <w:p w:rsidR="00BE2907" w:rsidRDefault="00BE2907" w:rsidP="007554E3">
            <w:pPr>
              <w:spacing w:before="60"/>
              <w:rPr>
                <w:rFonts w:ascii="Arial" w:hAnsi="Arial" w:cs="Arial"/>
                <w:sz w:val="16"/>
              </w:rPr>
            </w:pPr>
          </w:p>
        </w:tc>
      </w:tr>
      <w:tr w:rsidR="00BE2907" w:rsidTr="00BE2907">
        <w:tc>
          <w:tcPr>
            <w:tcW w:w="1542" w:type="dxa"/>
          </w:tcPr>
          <w:p w:rsidR="00BE2907" w:rsidRDefault="00BE2907" w:rsidP="007554E3">
            <w:pPr>
              <w:spacing w:before="60"/>
              <w:rPr>
                <w:rFonts w:ascii="Arial" w:hAnsi="Arial" w:cs="Arial"/>
                <w:b/>
                <w:bCs/>
                <w:sz w:val="16"/>
              </w:rPr>
            </w:pPr>
          </w:p>
        </w:tc>
        <w:tc>
          <w:tcPr>
            <w:tcW w:w="2923" w:type="dxa"/>
          </w:tcPr>
          <w:p w:rsidR="00BE2907" w:rsidRDefault="00BE2907" w:rsidP="007554E3">
            <w:pPr>
              <w:spacing w:before="60"/>
              <w:rPr>
                <w:rFonts w:ascii="Arial" w:hAnsi="Arial" w:cs="Arial"/>
                <w:sz w:val="16"/>
              </w:rPr>
            </w:pPr>
            <w:r>
              <w:rPr>
                <w:rFonts w:ascii="Arial" w:hAnsi="Arial" w:cs="Arial"/>
                <w:sz w:val="16"/>
              </w:rPr>
              <w:t>RecoveryFaultMask_Cnt_b16</w:t>
            </w:r>
          </w:p>
        </w:tc>
        <w:tc>
          <w:tcPr>
            <w:tcW w:w="1310" w:type="dxa"/>
          </w:tcPr>
          <w:p w:rsidR="00BE2907" w:rsidRDefault="00BE2907" w:rsidP="007554E3">
            <w:pPr>
              <w:spacing w:before="60"/>
              <w:rPr>
                <w:rFonts w:ascii="Arial" w:hAnsi="Arial" w:cs="Arial"/>
                <w:sz w:val="16"/>
              </w:rPr>
            </w:pPr>
            <w:r>
              <w:rPr>
                <w:rFonts w:ascii="Arial" w:hAnsi="Arial" w:cs="Arial"/>
                <w:sz w:val="16"/>
              </w:rPr>
              <w:t>uint16</w:t>
            </w:r>
          </w:p>
        </w:tc>
        <w:tc>
          <w:tcPr>
            <w:tcW w:w="1117" w:type="dxa"/>
          </w:tcPr>
          <w:p w:rsidR="00BE2907" w:rsidRDefault="00BE2907" w:rsidP="007554E3">
            <w:pPr>
              <w:spacing w:before="60"/>
              <w:jc w:val="center"/>
              <w:rPr>
                <w:rFonts w:ascii="Arial" w:hAnsi="Arial" w:cs="Arial"/>
                <w:sz w:val="16"/>
              </w:rPr>
            </w:pPr>
            <w:r>
              <w:rPr>
                <w:rFonts w:ascii="Arial" w:hAnsi="Arial" w:cs="Arial"/>
                <w:sz w:val="16"/>
              </w:rPr>
              <w:t>FULL</w:t>
            </w:r>
          </w:p>
        </w:tc>
        <w:tc>
          <w:tcPr>
            <w:tcW w:w="1476" w:type="dxa"/>
          </w:tcPr>
          <w:p w:rsidR="00BE2907" w:rsidRDefault="00BE2907" w:rsidP="007554E3">
            <w:pPr>
              <w:spacing w:before="60"/>
              <w:jc w:val="center"/>
              <w:rPr>
                <w:rFonts w:ascii="Arial" w:hAnsi="Arial" w:cs="Arial"/>
                <w:sz w:val="16"/>
              </w:rPr>
            </w:pPr>
            <w:r>
              <w:rPr>
                <w:rFonts w:ascii="Arial" w:hAnsi="Arial" w:cs="Arial"/>
                <w:sz w:val="16"/>
              </w:rPr>
              <w:t>FULL</w:t>
            </w:r>
          </w:p>
        </w:tc>
        <w:tc>
          <w:tcPr>
            <w:tcW w:w="570" w:type="dxa"/>
            <w:shd w:val="pct15" w:color="auto" w:fill="auto"/>
          </w:tcPr>
          <w:p w:rsidR="00BE2907" w:rsidRDefault="00BE2907" w:rsidP="007554E3">
            <w:pPr>
              <w:spacing w:before="60"/>
              <w:rPr>
                <w:rFonts w:ascii="Arial" w:hAnsi="Arial" w:cs="Arial"/>
                <w:sz w:val="16"/>
              </w:rPr>
            </w:pPr>
          </w:p>
        </w:tc>
      </w:tr>
      <w:tr w:rsidR="00BE2907" w:rsidTr="00877263">
        <w:tc>
          <w:tcPr>
            <w:tcW w:w="1542" w:type="dxa"/>
          </w:tcPr>
          <w:p w:rsidR="00BE2907" w:rsidRDefault="00BE2907" w:rsidP="007554E3">
            <w:pPr>
              <w:spacing w:before="60"/>
              <w:rPr>
                <w:rFonts w:ascii="Arial" w:hAnsi="Arial" w:cs="Arial"/>
                <w:b/>
                <w:bCs/>
                <w:sz w:val="16"/>
              </w:rPr>
            </w:pPr>
          </w:p>
        </w:tc>
        <w:tc>
          <w:tcPr>
            <w:tcW w:w="2923" w:type="dxa"/>
          </w:tcPr>
          <w:p w:rsidR="00BE2907" w:rsidRDefault="00BE2907" w:rsidP="007554E3">
            <w:pPr>
              <w:spacing w:before="60"/>
              <w:rPr>
                <w:rFonts w:ascii="Arial" w:hAnsi="Arial" w:cs="Arial"/>
                <w:sz w:val="16"/>
              </w:rPr>
            </w:pPr>
            <w:r>
              <w:rPr>
                <w:rFonts w:ascii="Arial" w:hAnsi="Arial" w:cs="Arial"/>
                <w:sz w:val="16"/>
              </w:rPr>
              <w:t>WhlImbFltStatus_Ptr_T_b16</w:t>
            </w:r>
          </w:p>
        </w:tc>
        <w:tc>
          <w:tcPr>
            <w:tcW w:w="1310" w:type="dxa"/>
          </w:tcPr>
          <w:p w:rsidR="00BE2907" w:rsidRDefault="00BE2907" w:rsidP="007554E3">
            <w:pPr>
              <w:spacing w:before="60"/>
              <w:rPr>
                <w:rFonts w:ascii="Arial" w:hAnsi="Arial" w:cs="Arial"/>
                <w:sz w:val="16"/>
              </w:rPr>
            </w:pPr>
            <w:r>
              <w:rPr>
                <w:rFonts w:ascii="Arial" w:hAnsi="Arial" w:cs="Arial"/>
                <w:sz w:val="16"/>
              </w:rPr>
              <w:t>pointer to uint16</w:t>
            </w:r>
          </w:p>
        </w:tc>
        <w:tc>
          <w:tcPr>
            <w:tcW w:w="1117" w:type="dxa"/>
          </w:tcPr>
          <w:p w:rsidR="00BE2907" w:rsidRDefault="00BE2907" w:rsidP="007554E3">
            <w:pPr>
              <w:spacing w:before="60"/>
              <w:jc w:val="center"/>
              <w:rPr>
                <w:rFonts w:ascii="Arial" w:hAnsi="Arial" w:cs="Arial"/>
                <w:sz w:val="16"/>
              </w:rPr>
            </w:pPr>
            <w:r>
              <w:rPr>
                <w:rFonts w:ascii="Arial" w:hAnsi="Arial" w:cs="Arial"/>
                <w:sz w:val="16"/>
              </w:rPr>
              <w:t>FULL</w:t>
            </w:r>
          </w:p>
        </w:tc>
        <w:tc>
          <w:tcPr>
            <w:tcW w:w="1476" w:type="dxa"/>
          </w:tcPr>
          <w:p w:rsidR="00BE2907" w:rsidRDefault="00BE2907" w:rsidP="007554E3">
            <w:pPr>
              <w:spacing w:before="60"/>
              <w:jc w:val="center"/>
              <w:rPr>
                <w:rFonts w:ascii="Arial" w:hAnsi="Arial" w:cs="Arial"/>
                <w:sz w:val="16"/>
              </w:rPr>
            </w:pPr>
            <w:r>
              <w:rPr>
                <w:rFonts w:ascii="Arial" w:hAnsi="Arial" w:cs="Arial"/>
                <w:sz w:val="16"/>
              </w:rPr>
              <w:t>FULL</w:t>
            </w:r>
          </w:p>
        </w:tc>
        <w:tc>
          <w:tcPr>
            <w:tcW w:w="570" w:type="dxa"/>
            <w:shd w:val="clear" w:color="auto" w:fill="FFFFFF" w:themeFill="background1"/>
          </w:tcPr>
          <w:p w:rsidR="00BE2907" w:rsidRDefault="00877263" w:rsidP="007554E3">
            <w:pPr>
              <w:spacing w:before="60"/>
              <w:rPr>
                <w:rFonts w:ascii="Arial" w:hAnsi="Arial" w:cs="Arial"/>
                <w:sz w:val="16"/>
              </w:rPr>
            </w:pPr>
            <w:r>
              <w:rPr>
                <w:rFonts w:ascii="Arial" w:hAnsi="Arial" w:cs="Arial"/>
                <w:sz w:val="16"/>
              </w:rPr>
              <w:t>0</w:t>
            </w:r>
          </w:p>
        </w:tc>
      </w:tr>
      <w:tr w:rsidR="00BE2907" w:rsidTr="00BE2907">
        <w:tc>
          <w:tcPr>
            <w:tcW w:w="1542" w:type="dxa"/>
          </w:tcPr>
          <w:p w:rsidR="00BE2907" w:rsidRDefault="00BE2907" w:rsidP="007554E3">
            <w:pPr>
              <w:spacing w:before="60"/>
              <w:rPr>
                <w:rFonts w:ascii="Arial" w:hAnsi="Arial" w:cs="Arial"/>
                <w:b/>
                <w:bCs/>
                <w:sz w:val="16"/>
              </w:rPr>
            </w:pPr>
            <w:r>
              <w:rPr>
                <w:rFonts w:ascii="Arial" w:hAnsi="Arial" w:cs="Arial"/>
                <w:b/>
                <w:bCs/>
                <w:sz w:val="16"/>
              </w:rPr>
              <w:lastRenderedPageBreak/>
              <w:t>Return Value</w:t>
            </w:r>
          </w:p>
        </w:tc>
        <w:tc>
          <w:tcPr>
            <w:tcW w:w="2923" w:type="dxa"/>
          </w:tcPr>
          <w:p w:rsidR="00BE2907" w:rsidRDefault="00BE2907" w:rsidP="007554E3">
            <w:pPr>
              <w:spacing w:before="60"/>
              <w:rPr>
                <w:rFonts w:ascii="Arial" w:hAnsi="Arial" w:cs="Arial"/>
                <w:sz w:val="16"/>
              </w:rPr>
            </w:pPr>
            <w:r>
              <w:rPr>
                <w:rFonts w:ascii="Arial" w:hAnsi="Arial" w:cs="Arial"/>
                <w:sz w:val="16"/>
              </w:rPr>
              <w:t>N/A</w:t>
            </w:r>
          </w:p>
        </w:tc>
        <w:tc>
          <w:tcPr>
            <w:tcW w:w="1310" w:type="dxa"/>
          </w:tcPr>
          <w:p w:rsidR="00BE2907" w:rsidRDefault="00BE2907" w:rsidP="007554E3">
            <w:pPr>
              <w:spacing w:before="60"/>
              <w:rPr>
                <w:rFonts w:ascii="Arial" w:hAnsi="Arial" w:cs="Arial"/>
                <w:sz w:val="16"/>
              </w:rPr>
            </w:pPr>
          </w:p>
        </w:tc>
        <w:tc>
          <w:tcPr>
            <w:tcW w:w="1117" w:type="dxa"/>
          </w:tcPr>
          <w:p w:rsidR="00BE2907" w:rsidRDefault="00BE2907" w:rsidP="007554E3">
            <w:pPr>
              <w:spacing w:before="60"/>
              <w:rPr>
                <w:rFonts w:ascii="Arial" w:hAnsi="Arial" w:cs="Arial"/>
                <w:sz w:val="16"/>
              </w:rPr>
            </w:pPr>
          </w:p>
        </w:tc>
        <w:tc>
          <w:tcPr>
            <w:tcW w:w="1476" w:type="dxa"/>
          </w:tcPr>
          <w:p w:rsidR="00BE2907" w:rsidRDefault="00BE2907" w:rsidP="007554E3">
            <w:pPr>
              <w:spacing w:before="60"/>
              <w:rPr>
                <w:rFonts w:ascii="Arial" w:hAnsi="Arial" w:cs="Arial"/>
                <w:sz w:val="16"/>
              </w:rPr>
            </w:pPr>
          </w:p>
        </w:tc>
        <w:tc>
          <w:tcPr>
            <w:tcW w:w="570" w:type="dxa"/>
          </w:tcPr>
          <w:p w:rsidR="00BE2907" w:rsidRDefault="00BE2907" w:rsidP="007554E3">
            <w:pPr>
              <w:spacing w:before="60"/>
              <w:rPr>
                <w:rFonts w:ascii="Arial" w:hAnsi="Arial" w:cs="Arial"/>
                <w:sz w:val="16"/>
              </w:rPr>
            </w:pPr>
          </w:p>
        </w:tc>
      </w:tr>
    </w:tbl>
    <w:p w:rsidR="00BE2907" w:rsidRDefault="00BE2907" w:rsidP="00BE2907">
      <w:pPr>
        <w:pStyle w:val="Heading4"/>
      </w:pPr>
      <w:r>
        <w:t>Description</w:t>
      </w:r>
    </w:p>
    <w:p w:rsidR="00BE2907" w:rsidRDefault="00BE2907" w:rsidP="00BE2907">
      <w:pPr>
        <w:spacing w:after="0"/>
      </w:pPr>
      <w:r>
        <w:object w:dxaOrig="9268" w:dyaOrig="7223">
          <v:shape id="_x0000_i1045" type="#_x0000_t75" style="width:341pt;height:264.95pt" o:ole="">
            <v:imagedata r:id="rId48" o:title=""/>
          </v:shape>
          <o:OLEObject Type="Embed" ProgID="Visio.Drawing.11" ShapeID="_x0000_i1045" DrawAspect="Content" ObjectID="_1426334572" r:id="rId49"/>
        </w:object>
      </w:r>
    </w:p>
    <w:p w:rsidR="00BE2907" w:rsidRDefault="00300F27" w:rsidP="00BE2907">
      <w:pPr>
        <w:pStyle w:val="Heading3"/>
      </w:pPr>
      <w:r>
        <w:t>Log Compensation Activity</w:t>
      </w:r>
    </w:p>
    <w:p w:rsidR="00BE2907" w:rsidRDefault="00BE2907" w:rsidP="00BE2907">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42"/>
        <w:gridCol w:w="2923"/>
        <w:gridCol w:w="1310"/>
        <w:gridCol w:w="1117"/>
        <w:gridCol w:w="1476"/>
        <w:gridCol w:w="570"/>
      </w:tblGrid>
      <w:tr w:rsidR="00BE2907" w:rsidTr="007554E3">
        <w:tc>
          <w:tcPr>
            <w:tcW w:w="1542" w:type="dxa"/>
          </w:tcPr>
          <w:p w:rsidR="00BE2907" w:rsidRDefault="00BE2907" w:rsidP="007554E3">
            <w:pPr>
              <w:spacing w:before="60"/>
              <w:rPr>
                <w:rFonts w:ascii="Arial" w:hAnsi="Arial" w:cs="Arial"/>
                <w:b/>
                <w:bCs/>
                <w:sz w:val="16"/>
              </w:rPr>
            </w:pPr>
            <w:r>
              <w:rPr>
                <w:rFonts w:ascii="Arial" w:hAnsi="Arial" w:cs="Arial"/>
                <w:b/>
                <w:bCs/>
                <w:sz w:val="16"/>
              </w:rPr>
              <w:t>Function Name</w:t>
            </w:r>
          </w:p>
        </w:tc>
        <w:tc>
          <w:tcPr>
            <w:tcW w:w="2923" w:type="dxa"/>
          </w:tcPr>
          <w:p w:rsidR="00BE2907" w:rsidRDefault="00BE2907" w:rsidP="007554E3">
            <w:pPr>
              <w:spacing w:before="60"/>
              <w:rPr>
                <w:rFonts w:ascii="Arial" w:hAnsi="Arial" w:cs="Arial"/>
                <w:sz w:val="16"/>
              </w:rPr>
            </w:pPr>
            <w:proofErr w:type="spellStart"/>
            <w:r w:rsidRPr="00744257">
              <w:rPr>
                <w:rFonts w:ascii="Arial" w:hAnsi="Arial" w:cs="Arial"/>
                <w:sz w:val="16"/>
              </w:rPr>
              <w:t>LogCompActivity</w:t>
            </w:r>
            <w:proofErr w:type="spellEnd"/>
          </w:p>
        </w:tc>
        <w:tc>
          <w:tcPr>
            <w:tcW w:w="1310"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Type</w:t>
            </w:r>
          </w:p>
        </w:tc>
        <w:tc>
          <w:tcPr>
            <w:tcW w:w="1117"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Min</w:t>
            </w:r>
          </w:p>
        </w:tc>
        <w:tc>
          <w:tcPr>
            <w:tcW w:w="1476"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Max</w:t>
            </w:r>
          </w:p>
        </w:tc>
        <w:tc>
          <w:tcPr>
            <w:tcW w:w="570" w:type="dxa"/>
            <w:tcBorders>
              <w:bottom w:val="single" w:sz="4" w:space="0" w:color="auto"/>
            </w:tcBorders>
            <w:shd w:val="pct30" w:color="FFFF00" w:fill="auto"/>
          </w:tcPr>
          <w:p w:rsidR="00BE2907" w:rsidRDefault="00BE2907" w:rsidP="007554E3">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BE2907" w:rsidTr="00BE2907">
        <w:tc>
          <w:tcPr>
            <w:tcW w:w="1542" w:type="dxa"/>
          </w:tcPr>
          <w:p w:rsidR="00BE2907" w:rsidRDefault="00BE2907" w:rsidP="007554E3">
            <w:pPr>
              <w:spacing w:before="60"/>
              <w:rPr>
                <w:rFonts w:ascii="Arial" w:hAnsi="Arial" w:cs="Arial"/>
                <w:b/>
                <w:bCs/>
                <w:sz w:val="16"/>
              </w:rPr>
            </w:pPr>
            <w:r>
              <w:rPr>
                <w:rFonts w:ascii="Arial" w:hAnsi="Arial" w:cs="Arial"/>
                <w:b/>
                <w:bCs/>
                <w:sz w:val="16"/>
              </w:rPr>
              <w:t xml:space="preserve">Arguments Passed </w:t>
            </w:r>
          </w:p>
        </w:tc>
        <w:tc>
          <w:tcPr>
            <w:tcW w:w="2923" w:type="dxa"/>
          </w:tcPr>
          <w:p w:rsidR="00BE2907" w:rsidRDefault="00BE2907" w:rsidP="007554E3">
            <w:pPr>
              <w:spacing w:before="60"/>
              <w:rPr>
                <w:rFonts w:ascii="Arial" w:hAnsi="Arial" w:cs="Arial"/>
                <w:sz w:val="16"/>
              </w:rPr>
            </w:pPr>
            <w:r w:rsidRPr="00744257">
              <w:rPr>
                <w:rFonts w:ascii="Arial" w:hAnsi="Arial" w:cs="Arial"/>
                <w:sz w:val="16"/>
              </w:rPr>
              <w:t>WIRCmdMag_MtrNm_T_f32</w:t>
            </w:r>
          </w:p>
        </w:tc>
        <w:tc>
          <w:tcPr>
            <w:tcW w:w="1310" w:type="dxa"/>
          </w:tcPr>
          <w:p w:rsidR="00BE2907" w:rsidRDefault="00BE2907" w:rsidP="007554E3">
            <w:pPr>
              <w:spacing w:before="60"/>
              <w:rPr>
                <w:rFonts w:ascii="Arial" w:hAnsi="Arial" w:cs="Arial"/>
                <w:sz w:val="16"/>
              </w:rPr>
            </w:pPr>
            <w:r w:rsidRPr="00CA7D19">
              <w:rPr>
                <w:rFonts w:ascii="Arial" w:hAnsi="Arial" w:cs="Arial"/>
                <w:sz w:val="16"/>
              </w:rPr>
              <w:t>float32</w:t>
            </w:r>
          </w:p>
        </w:tc>
        <w:tc>
          <w:tcPr>
            <w:tcW w:w="1117" w:type="dxa"/>
          </w:tcPr>
          <w:p w:rsidR="00BE2907" w:rsidRPr="00397A04" w:rsidRDefault="00BE2907" w:rsidP="007554E3">
            <w:pPr>
              <w:spacing w:before="60"/>
              <w:rPr>
                <w:rFonts w:ascii="Arial" w:hAnsi="Arial" w:cs="Arial"/>
                <w:sz w:val="16"/>
              </w:rPr>
            </w:pPr>
            <w:r>
              <w:rPr>
                <w:rFonts w:ascii="Arial" w:hAnsi="Arial" w:cs="Arial"/>
                <w:sz w:val="16"/>
              </w:rPr>
              <w:t>0</w:t>
            </w:r>
          </w:p>
        </w:tc>
        <w:tc>
          <w:tcPr>
            <w:tcW w:w="1476" w:type="dxa"/>
          </w:tcPr>
          <w:p w:rsidR="00BE2907" w:rsidRPr="00397A04" w:rsidRDefault="00BE2907" w:rsidP="007554E3">
            <w:pPr>
              <w:spacing w:before="60"/>
              <w:rPr>
                <w:rFonts w:ascii="Arial" w:hAnsi="Arial" w:cs="Arial"/>
                <w:sz w:val="16"/>
              </w:rPr>
            </w:pPr>
            <w:r>
              <w:rPr>
                <w:rFonts w:ascii="Arial" w:hAnsi="Arial" w:cs="Arial"/>
                <w:sz w:val="16"/>
              </w:rPr>
              <w:t>127*π/2</w:t>
            </w:r>
          </w:p>
        </w:tc>
        <w:tc>
          <w:tcPr>
            <w:tcW w:w="570" w:type="dxa"/>
            <w:shd w:val="pct15" w:color="auto" w:fill="auto"/>
          </w:tcPr>
          <w:p w:rsidR="00BE2907" w:rsidRDefault="00BE2907" w:rsidP="007554E3">
            <w:pPr>
              <w:spacing w:before="60"/>
              <w:rPr>
                <w:rFonts w:ascii="Arial" w:hAnsi="Arial" w:cs="Arial"/>
                <w:sz w:val="16"/>
              </w:rPr>
            </w:pPr>
          </w:p>
        </w:tc>
      </w:tr>
      <w:tr w:rsidR="00BE2907" w:rsidTr="007554E3">
        <w:tc>
          <w:tcPr>
            <w:tcW w:w="1542" w:type="dxa"/>
          </w:tcPr>
          <w:p w:rsidR="00BE2907" w:rsidRDefault="00BE2907" w:rsidP="007554E3">
            <w:pPr>
              <w:spacing w:before="60"/>
              <w:rPr>
                <w:rFonts w:ascii="Arial" w:hAnsi="Arial" w:cs="Arial"/>
                <w:b/>
                <w:bCs/>
                <w:sz w:val="16"/>
              </w:rPr>
            </w:pPr>
            <w:r>
              <w:rPr>
                <w:rFonts w:ascii="Arial" w:hAnsi="Arial" w:cs="Arial"/>
                <w:b/>
                <w:bCs/>
                <w:sz w:val="16"/>
              </w:rPr>
              <w:t>Return Value</w:t>
            </w:r>
          </w:p>
        </w:tc>
        <w:tc>
          <w:tcPr>
            <w:tcW w:w="2923" w:type="dxa"/>
          </w:tcPr>
          <w:p w:rsidR="00BE2907" w:rsidRDefault="00BE2907" w:rsidP="007554E3">
            <w:pPr>
              <w:spacing w:before="60"/>
              <w:rPr>
                <w:rFonts w:ascii="Arial" w:hAnsi="Arial" w:cs="Arial"/>
                <w:sz w:val="16"/>
              </w:rPr>
            </w:pPr>
            <w:r>
              <w:rPr>
                <w:rFonts w:ascii="Arial" w:hAnsi="Arial" w:cs="Arial"/>
                <w:sz w:val="16"/>
              </w:rPr>
              <w:t>N/A</w:t>
            </w:r>
          </w:p>
        </w:tc>
        <w:tc>
          <w:tcPr>
            <w:tcW w:w="1310" w:type="dxa"/>
          </w:tcPr>
          <w:p w:rsidR="00BE2907" w:rsidRDefault="00BE2907" w:rsidP="007554E3">
            <w:pPr>
              <w:spacing w:before="60"/>
              <w:rPr>
                <w:rFonts w:ascii="Arial" w:hAnsi="Arial" w:cs="Arial"/>
                <w:sz w:val="16"/>
              </w:rPr>
            </w:pPr>
          </w:p>
        </w:tc>
        <w:tc>
          <w:tcPr>
            <w:tcW w:w="1117" w:type="dxa"/>
          </w:tcPr>
          <w:p w:rsidR="00BE2907" w:rsidRDefault="00BE2907" w:rsidP="007554E3">
            <w:pPr>
              <w:spacing w:before="60"/>
              <w:rPr>
                <w:rFonts w:ascii="Arial" w:hAnsi="Arial" w:cs="Arial"/>
                <w:sz w:val="16"/>
              </w:rPr>
            </w:pPr>
          </w:p>
        </w:tc>
        <w:tc>
          <w:tcPr>
            <w:tcW w:w="1476" w:type="dxa"/>
          </w:tcPr>
          <w:p w:rsidR="00BE2907" w:rsidRDefault="00BE2907" w:rsidP="007554E3">
            <w:pPr>
              <w:spacing w:before="60"/>
              <w:rPr>
                <w:rFonts w:ascii="Arial" w:hAnsi="Arial" w:cs="Arial"/>
                <w:sz w:val="16"/>
              </w:rPr>
            </w:pPr>
          </w:p>
        </w:tc>
        <w:tc>
          <w:tcPr>
            <w:tcW w:w="570" w:type="dxa"/>
          </w:tcPr>
          <w:p w:rsidR="00BE2907" w:rsidRDefault="00BE2907" w:rsidP="007554E3">
            <w:pPr>
              <w:spacing w:before="60"/>
              <w:rPr>
                <w:rFonts w:ascii="Arial" w:hAnsi="Arial" w:cs="Arial"/>
                <w:sz w:val="16"/>
              </w:rPr>
            </w:pPr>
          </w:p>
        </w:tc>
      </w:tr>
    </w:tbl>
    <w:p w:rsidR="00BE2907" w:rsidRDefault="00BE2907" w:rsidP="00BE2907">
      <w:pPr>
        <w:pStyle w:val="Heading4"/>
      </w:pPr>
      <w:r>
        <w:lastRenderedPageBreak/>
        <w:t>Description</w:t>
      </w:r>
    </w:p>
    <w:p w:rsidR="00BE2907" w:rsidRDefault="00444A97" w:rsidP="00BE2907">
      <w:pPr>
        <w:spacing w:after="0"/>
        <w:rPr>
          <w:rFonts w:ascii="Arial" w:hAnsi="Arial"/>
          <w:b/>
          <w:kern w:val="28"/>
          <w:sz w:val="28"/>
        </w:rPr>
      </w:pPr>
      <w:r>
        <w:object w:dxaOrig="9235" w:dyaOrig="14587">
          <v:shape id="_x0000_i1046" type="#_x0000_t75" style="width:340.4pt;height:533.95pt" o:ole="">
            <v:imagedata r:id="rId50" o:title=""/>
          </v:shape>
          <o:OLEObject Type="Embed" ProgID="Visio.Drawing.11" ShapeID="_x0000_i1046" DrawAspect="Content" ObjectID="_1426334573" r:id="rId51"/>
        </w:object>
      </w:r>
    </w:p>
    <w:p w:rsidR="00BE2907" w:rsidRDefault="00300F27" w:rsidP="00BE2907">
      <w:pPr>
        <w:pStyle w:val="Heading3"/>
      </w:pPr>
      <w:r>
        <w:lastRenderedPageBreak/>
        <w:t>Check Compensation Persistence</w:t>
      </w:r>
    </w:p>
    <w:p w:rsidR="00BE2907" w:rsidRDefault="00BE2907" w:rsidP="00BE2907">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42"/>
        <w:gridCol w:w="2923"/>
        <w:gridCol w:w="1310"/>
        <w:gridCol w:w="1117"/>
        <w:gridCol w:w="1476"/>
        <w:gridCol w:w="570"/>
      </w:tblGrid>
      <w:tr w:rsidR="00BE2907" w:rsidTr="007554E3">
        <w:tc>
          <w:tcPr>
            <w:tcW w:w="1542" w:type="dxa"/>
          </w:tcPr>
          <w:p w:rsidR="00BE2907" w:rsidRDefault="00BE2907" w:rsidP="007554E3">
            <w:pPr>
              <w:spacing w:before="60"/>
              <w:rPr>
                <w:rFonts w:ascii="Arial" w:hAnsi="Arial" w:cs="Arial"/>
                <w:b/>
                <w:bCs/>
                <w:sz w:val="16"/>
              </w:rPr>
            </w:pPr>
            <w:r>
              <w:rPr>
                <w:rFonts w:ascii="Arial" w:hAnsi="Arial" w:cs="Arial"/>
                <w:b/>
                <w:bCs/>
                <w:sz w:val="16"/>
              </w:rPr>
              <w:t>Function Name</w:t>
            </w:r>
          </w:p>
        </w:tc>
        <w:tc>
          <w:tcPr>
            <w:tcW w:w="2923" w:type="dxa"/>
          </w:tcPr>
          <w:p w:rsidR="00BE2907" w:rsidRDefault="00BE2907" w:rsidP="007554E3">
            <w:pPr>
              <w:spacing w:before="60"/>
              <w:rPr>
                <w:rFonts w:ascii="Arial" w:hAnsi="Arial" w:cs="Arial"/>
                <w:sz w:val="16"/>
              </w:rPr>
            </w:pPr>
            <w:proofErr w:type="spellStart"/>
            <w:r w:rsidRPr="000E7492">
              <w:rPr>
                <w:rFonts w:ascii="Arial" w:hAnsi="Arial" w:cs="Arial"/>
                <w:sz w:val="16"/>
              </w:rPr>
              <w:t>CheckCompPers</w:t>
            </w:r>
            <w:proofErr w:type="spellEnd"/>
          </w:p>
        </w:tc>
        <w:tc>
          <w:tcPr>
            <w:tcW w:w="1310"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Type</w:t>
            </w:r>
          </w:p>
        </w:tc>
        <w:tc>
          <w:tcPr>
            <w:tcW w:w="1117"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Min</w:t>
            </w:r>
          </w:p>
        </w:tc>
        <w:tc>
          <w:tcPr>
            <w:tcW w:w="1476"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Max</w:t>
            </w:r>
          </w:p>
        </w:tc>
        <w:tc>
          <w:tcPr>
            <w:tcW w:w="570" w:type="dxa"/>
            <w:tcBorders>
              <w:bottom w:val="single" w:sz="4" w:space="0" w:color="auto"/>
            </w:tcBorders>
            <w:shd w:val="pct30" w:color="FFFF00" w:fill="auto"/>
          </w:tcPr>
          <w:p w:rsidR="00BE2907" w:rsidRDefault="00BE2907" w:rsidP="007554E3">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BE2907" w:rsidTr="007554E3">
        <w:tc>
          <w:tcPr>
            <w:tcW w:w="1542" w:type="dxa"/>
          </w:tcPr>
          <w:p w:rsidR="00BE2907" w:rsidRDefault="00BE2907" w:rsidP="007554E3">
            <w:pPr>
              <w:spacing w:before="60"/>
              <w:rPr>
                <w:rFonts w:ascii="Arial" w:hAnsi="Arial" w:cs="Arial"/>
                <w:b/>
                <w:bCs/>
                <w:sz w:val="16"/>
              </w:rPr>
            </w:pPr>
            <w:r>
              <w:rPr>
                <w:rFonts w:ascii="Arial" w:hAnsi="Arial" w:cs="Arial"/>
                <w:b/>
                <w:bCs/>
                <w:sz w:val="16"/>
              </w:rPr>
              <w:t xml:space="preserve">Arguments Passed </w:t>
            </w:r>
          </w:p>
        </w:tc>
        <w:tc>
          <w:tcPr>
            <w:tcW w:w="2923" w:type="dxa"/>
          </w:tcPr>
          <w:p w:rsidR="00BE2907" w:rsidRDefault="00BE2907" w:rsidP="007554E3">
            <w:pPr>
              <w:spacing w:before="60"/>
              <w:rPr>
                <w:rFonts w:ascii="Arial" w:hAnsi="Arial" w:cs="Arial"/>
                <w:sz w:val="16"/>
              </w:rPr>
            </w:pPr>
            <w:r>
              <w:rPr>
                <w:rFonts w:ascii="Arial" w:hAnsi="Arial" w:cs="Arial"/>
                <w:sz w:val="16"/>
              </w:rPr>
              <w:t>None</w:t>
            </w:r>
          </w:p>
        </w:tc>
        <w:tc>
          <w:tcPr>
            <w:tcW w:w="1310" w:type="dxa"/>
          </w:tcPr>
          <w:p w:rsidR="00BE2907" w:rsidRDefault="00BE2907" w:rsidP="007554E3">
            <w:pPr>
              <w:spacing w:before="60"/>
              <w:rPr>
                <w:rFonts w:ascii="Arial" w:hAnsi="Arial" w:cs="Arial"/>
                <w:sz w:val="16"/>
              </w:rPr>
            </w:pPr>
          </w:p>
        </w:tc>
        <w:tc>
          <w:tcPr>
            <w:tcW w:w="1117" w:type="dxa"/>
          </w:tcPr>
          <w:p w:rsidR="00BE2907" w:rsidRPr="00397A04" w:rsidRDefault="00BE2907" w:rsidP="007554E3">
            <w:pPr>
              <w:spacing w:before="60"/>
              <w:rPr>
                <w:rFonts w:ascii="Arial" w:hAnsi="Arial" w:cs="Arial"/>
                <w:sz w:val="16"/>
              </w:rPr>
            </w:pPr>
          </w:p>
        </w:tc>
        <w:tc>
          <w:tcPr>
            <w:tcW w:w="1476" w:type="dxa"/>
          </w:tcPr>
          <w:p w:rsidR="00BE2907" w:rsidRPr="00397A04" w:rsidRDefault="00BE2907" w:rsidP="007554E3">
            <w:pPr>
              <w:spacing w:before="60"/>
              <w:rPr>
                <w:rFonts w:ascii="Arial" w:hAnsi="Arial" w:cs="Arial"/>
                <w:sz w:val="16"/>
              </w:rPr>
            </w:pPr>
          </w:p>
        </w:tc>
        <w:tc>
          <w:tcPr>
            <w:tcW w:w="570" w:type="dxa"/>
            <w:shd w:val="pct15" w:color="auto" w:fill="auto"/>
          </w:tcPr>
          <w:p w:rsidR="00BE2907" w:rsidRDefault="00BE2907" w:rsidP="007554E3">
            <w:pPr>
              <w:spacing w:before="60"/>
              <w:rPr>
                <w:rFonts w:ascii="Arial" w:hAnsi="Arial" w:cs="Arial"/>
                <w:sz w:val="16"/>
              </w:rPr>
            </w:pPr>
          </w:p>
        </w:tc>
      </w:tr>
      <w:tr w:rsidR="00BE2907" w:rsidTr="007554E3">
        <w:tc>
          <w:tcPr>
            <w:tcW w:w="1542" w:type="dxa"/>
          </w:tcPr>
          <w:p w:rsidR="00BE2907" w:rsidRDefault="00BE2907" w:rsidP="007554E3">
            <w:pPr>
              <w:spacing w:before="60"/>
              <w:rPr>
                <w:rFonts w:ascii="Arial" w:hAnsi="Arial" w:cs="Arial"/>
                <w:b/>
                <w:bCs/>
                <w:sz w:val="16"/>
              </w:rPr>
            </w:pPr>
            <w:r>
              <w:rPr>
                <w:rFonts w:ascii="Arial" w:hAnsi="Arial" w:cs="Arial"/>
                <w:b/>
                <w:bCs/>
                <w:sz w:val="16"/>
              </w:rPr>
              <w:t>Return Value</w:t>
            </w:r>
          </w:p>
        </w:tc>
        <w:tc>
          <w:tcPr>
            <w:tcW w:w="2923" w:type="dxa"/>
          </w:tcPr>
          <w:p w:rsidR="00BE2907" w:rsidRDefault="00BE2907" w:rsidP="007554E3">
            <w:pPr>
              <w:spacing w:before="60"/>
              <w:rPr>
                <w:rFonts w:ascii="Arial" w:hAnsi="Arial" w:cs="Arial"/>
                <w:sz w:val="16"/>
              </w:rPr>
            </w:pPr>
            <w:r>
              <w:rPr>
                <w:rFonts w:ascii="Arial" w:hAnsi="Arial" w:cs="Arial"/>
                <w:sz w:val="16"/>
              </w:rPr>
              <w:t>N/A</w:t>
            </w:r>
          </w:p>
        </w:tc>
        <w:tc>
          <w:tcPr>
            <w:tcW w:w="1310" w:type="dxa"/>
          </w:tcPr>
          <w:p w:rsidR="00BE2907" w:rsidRDefault="00BE2907" w:rsidP="007554E3">
            <w:pPr>
              <w:spacing w:before="60"/>
              <w:rPr>
                <w:rFonts w:ascii="Arial" w:hAnsi="Arial" w:cs="Arial"/>
                <w:sz w:val="16"/>
              </w:rPr>
            </w:pPr>
          </w:p>
        </w:tc>
        <w:tc>
          <w:tcPr>
            <w:tcW w:w="1117" w:type="dxa"/>
          </w:tcPr>
          <w:p w:rsidR="00BE2907" w:rsidRDefault="00BE2907" w:rsidP="007554E3">
            <w:pPr>
              <w:spacing w:before="60"/>
              <w:rPr>
                <w:rFonts w:ascii="Arial" w:hAnsi="Arial" w:cs="Arial"/>
                <w:sz w:val="16"/>
              </w:rPr>
            </w:pPr>
          </w:p>
        </w:tc>
        <w:tc>
          <w:tcPr>
            <w:tcW w:w="1476" w:type="dxa"/>
          </w:tcPr>
          <w:p w:rsidR="00BE2907" w:rsidRDefault="00BE2907" w:rsidP="007554E3">
            <w:pPr>
              <w:spacing w:before="60"/>
              <w:rPr>
                <w:rFonts w:ascii="Arial" w:hAnsi="Arial" w:cs="Arial"/>
                <w:sz w:val="16"/>
              </w:rPr>
            </w:pPr>
          </w:p>
        </w:tc>
        <w:tc>
          <w:tcPr>
            <w:tcW w:w="570" w:type="dxa"/>
          </w:tcPr>
          <w:p w:rsidR="00BE2907" w:rsidRDefault="00BE2907" w:rsidP="007554E3">
            <w:pPr>
              <w:spacing w:before="60"/>
              <w:rPr>
                <w:rFonts w:ascii="Arial" w:hAnsi="Arial" w:cs="Arial"/>
                <w:sz w:val="16"/>
              </w:rPr>
            </w:pPr>
          </w:p>
        </w:tc>
      </w:tr>
    </w:tbl>
    <w:p w:rsidR="00BE2907" w:rsidRDefault="00BE2907" w:rsidP="00BE2907">
      <w:pPr>
        <w:pStyle w:val="Heading4"/>
      </w:pPr>
      <w:r>
        <w:t>Description</w:t>
      </w:r>
    </w:p>
    <w:p w:rsidR="00BE2907" w:rsidRDefault="00444A97" w:rsidP="00BE2907">
      <w:pPr>
        <w:spacing w:after="0"/>
      </w:pPr>
      <w:r>
        <w:object w:dxaOrig="7349" w:dyaOrig="5804">
          <v:shape id="_x0000_i1047" type="#_x0000_t75" style="width:334.65pt;height:262.65pt" o:ole="">
            <v:imagedata r:id="rId52" o:title=""/>
          </v:shape>
          <o:OLEObject Type="Embed" ProgID="Visio.Drawing.11" ShapeID="_x0000_i1047" DrawAspect="Content" ObjectID="_1426334574" r:id="rId53"/>
        </w:object>
      </w:r>
    </w:p>
    <w:p w:rsidR="00BE2907" w:rsidRDefault="00300F27" w:rsidP="00BE2907">
      <w:pPr>
        <w:pStyle w:val="Heading3"/>
      </w:pPr>
      <w:r>
        <w:t>WIR Fault Recovery</w:t>
      </w:r>
    </w:p>
    <w:p w:rsidR="00BE2907" w:rsidRDefault="00BE2907" w:rsidP="00BE2907">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3"/>
        <w:gridCol w:w="2889"/>
        <w:gridCol w:w="1417"/>
        <w:gridCol w:w="1097"/>
        <w:gridCol w:w="1443"/>
        <w:gridCol w:w="569"/>
      </w:tblGrid>
      <w:tr w:rsidR="00BE2907" w:rsidTr="007554E3">
        <w:tc>
          <w:tcPr>
            <w:tcW w:w="1542" w:type="dxa"/>
          </w:tcPr>
          <w:p w:rsidR="00BE2907" w:rsidRDefault="00BE2907" w:rsidP="007554E3">
            <w:pPr>
              <w:spacing w:before="60"/>
              <w:rPr>
                <w:rFonts w:ascii="Arial" w:hAnsi="Arial" w:cs="Arial"/>
                <w:b/>
                <w:bCs/>
                <w:sz w:val="16"/>
              </w:rPr>
            </w:pPr>
            <w:r>
              <w:rPr>
                <w:rFonts w:ascii="Arial" w:hAnsi="Arial" w:cs="Arial"/>
                <w:b/>
                <w:bCs/>
                <w:sz w:val="16"/>
              </w:rPr>
              <w:t>Function Name</w:t>
            </w:r>
          </w:p>
        </w:tc>
        <w:tc>
          <w:tcPr>
            <w:tcW w:w="2923" w:type="dxa"/>
          </w:tcPr>
          <w:p w:rsidR="00BE2907" w:rsidRDefault="00BE2907" w:rsidP="007554E3">
            <w:pPr>
              <w:spacing w:before="60"/>
              <w:rPr>
                <w:rFonts w:ascii="Arial" w:hAnsi="Arial" w:cs="Arial"/>
                <w:sz w:val="16"/>
              </w:rPr>
            </w:pPr>
            <w:proofErr w:type="spellStart"/>
            <w:r>
              <w:rPr>
                <w:rFonts w:ascii="Arial" w:hAnsi="Arial" w:cs="Arial"/>
                <w:sz w:val="16"/>
              </w:rPr>
              <w:t>WIRFlt</w:t>
            </w:r>
            <w:r w:rsidRPr="000E7492">
              <w:rPr>
                <w:rFonts w:ascii="Arial" w:hAnsi="Arial" w:cs="Arial"/>
                <w:sz w:val="16"/>
              </w:rPr>
              <w:t>Recovery</w:t>
            </w:r>
            <w:proofErr w:type="spellEnd"/>
          </w:p>
        </w:tc>
        <w:tc>
          <w:tcPr>
            <w:tcW w:w="1310"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Type</w:t>
            </w:r>
          </w:p>
        </w:tc>
        <w:tc>
          <w:tcPr>
            <w:tcW w:w="1117"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Min</w:t>
            </w:r>
          </w:p>
        </w:tc>
        <w:tc>
          <w:tcPr>
            <w:tcW w:w="1476"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Max</w:t>
            </w:r>
          </w:p>
        </w:tc>
        <w:tc>
          <w:tcPr>
            <w:tcW w:w="570" w:type="dxa"/>
            <w:tcBorders>
              <w:bottom w:val="single" w:sz="4" w:space="0" w:color="auto"/>
            </w:tcBorders>
            <w:shd w:val="pct30" w:color="FFFF00" w:fill="auto"/>
          </w:tcPr>
          <w:p w:rsidR="00BE2907" w:rsidRDefault="00BE2907" w:rsidP="007554E3">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BE2907" w:rsidTr="00877263">
        <w:tc>
          <w:tcPr>
            <w:tcW w:w="1542" w:type="dxa"/>
          </w:tcPr>
          <w:p w:rsidR="00BE2907" w:rsidRDefault="00BE2907" w:rsidP="007554E3">
            <w:pPr>
              <w:spacing w:before="60"/>
              <w:rPr>
                <w:rFonts w:ascii="Arial" w:hAnsi="Arial" w:cs="Arial"/>
                <w:b/>
                <w:bCs/>
                <w:sz w:val="16"/>
              </w:rPr>
            </w:pPr>
            <w:r>
              <w:rPr>
                <w:rFonts w:ascii="Arial" w:hAnsi="Arial" w:cs="Arial"/>
                <w:b/>
                <w:bCs/>
                <w:sz w:val="16"/>
              </w:rPr>
              <w:t xml:space="preserve">Arguments Passed </w:t>
            </w:r>
          </w:p>
        </w:tc>
        <w:tc>
          <w:tcPr>
            <w:tcW w:w="2923" w:type="dxa"/>
          </w:tcPr>
          <w:p w:rsidR="00BE2907" w:rsidRDefault="00BE2907" w:rsidP="007554E3">
            <w:pPr>
              <w:spacing w:before="60"/>
              <w:rPr>
                <w:rFonts w:ascii="Arial" w:hAnsi="Arial" w:cs="Arial"/>
                <w:sz w:val="16"/>
              </w:rPr>
            </w:pPr>
            <w:proofErr w:type="spellStart"/>
            <w:r>
              <w:rPr>
                <w:rFonts w:ascii="Arial" w:hAnsi="Arial" w:cs="Arial"/>
                <w:sz w:val="16"/>
              </w:rPr>
              <w:t>DiagInfo_Ptr_T_Str</w:t>
            </w:r>
            <w:proofErr w:type="spellEnd"/>
          </w:p>
        </w:tc>
        <w:tc>
          <w:tcPr>
            <w:tcW w:w="1310" w:type="dxa"/>
          </w:tcPr>
          <w:p w:rsidR="00BE2907" w:rsidRDefault="00BE2907" w:rsidP="00013B60">
            <w:pPr>
              <w:spacing w:before="60"/>
              <w:rPr>
                <w:rFonts w:ascii="Arial" w:hAnsi="Arial" w:cs="Arial"/>
                <w:sz w:val="16"/>
              </w:rPr>
            </w:pPr>
            <w:r>
              <w:rPr>
                <w:rFonts w:ascii="Arial" w:hAnsi="Arial" w:cs="Arial"/>
                <w:sz w:val="16"/>
              </w:rPr>
              <w:t xml:space="preserve">pointer to </w:t>
            </w:r>
            <w:proofErr w:type="spellStart"/>
            <w:r>
              <w:rPr>
                <w:rFonts w:ascii="Arial" w:hAnsi="Arial" w:cs="Arial"/>
                <w:sz w:val="16"/>
              </w:rPr>
              <w:t>WIRDiagInfo_</w:t>
            </w:r>
            <w:r w:rsidR="00013B60">
              <w:rPr>
                <w:rFonts w:ascii="Arial" w:hAnsi="Arial" w:cs="Arial"/>
                <w:sz w:val="16"/>
              </w:rPr>
              <w:t>Str</w:t>
            </w:r>
            <w:proofErr w:type="spellEnd"/>
          </w:p>
        </w:tc>
        <w:tc>
          <w:tcPr>
            <w:tcW w:w="2593" w:type="dxa"/>
            <w:gridSpan w:val="2"/>
          </w:tcPr>
          <w:p w:rsidR="00BE2907" w:rsidRPr="00397A04" w:rsidRDefault="00BE2907" w:rsidP="00BE2907">
            <w:pPr>
              <w:spacing w:before="60"/>
              <w:jc w:val="center"/>
              <w:rPr>
                <w:rFonts w:ascii="Arial" w:hAnsi="Arial" w:cs="Arial"/>
                <w:sz w:val="16"/>
              </w:rPr>
            </w:pPr>
            <w:r>
              <w:rPr>
                <w:rFonts w:ascii="Arial" w:hAnsi="Arial" w:cs="Arial"/>
                <w:sz w:val="16"/>
              </w:rPr>
              <w:t xml:space="preserve">See </w:t>
            </w:r>
            <w:proofErr w:type="spellStart"/>
            <w:r>
              <w:rPr>
                <w:rFonts w:ascii="Arial" w:hAnsi="Arial" w:cs="Arial"/>
                <w:sz w:val="16"/>
              </w:rPr>
              <w:t>DataType</w:t>
            </w:r>
            <w:proofErr w:type="spellEnd"/>
            <w:r>
              <w:rPr>
                <w:rFonts w:ascii="Arial" w:hAnsi="Arial" w:cs="Arial"/>
                <w:sz w:val="16"/>
              </w:rPr>
              <w:t xml:space="preserve"> Def</w:t>
            </w:r>
          </w:p>
        </w:tc>
        <w:tc>
          <w:tcPr>
            <w:tcW w:w="570" w:type="dxa"/>
            <w:shd w:val="clear" w:color="auto" w:fill="FFFFFF" w:themeFill="background1"/>
          </w:tcPr>
          <w:p w:rsidR="00BE2907" w:rsidRDefault="00877263" w:rsidP="007554E3">
            <w:pPr>
              <w:spacing w:before="60"/>
              <w:rPr>
                <w:rFonts w:ascii="Arial" w:hAnsi="Arial" w:cs="Arial"/>
                <w:sz w:val="16"/>
              </w:rPr>
            </w:pPr>
            <w:r>
              <w:rPr>
                <w:rFonts w:ascii="Arial" w:hAnsi="Arial" w:cs="Arial"/>
                <w:sz w:val="16"/>
              </w:rPr>
              <w:t>0</w:t>
            </w:r>
          </w:p>
        </w:tc>
      </w:tr>
      <w:tr w:rsidR="00BE2907" w:rsidTr="007554E3">
        <w:tc>
          <w:tcPr>
            <w:tcW w:w="1542" w:type="dxa"/>
          </w:tcPr>
          <w:p w:rsidR="00BE2907" w:rsidRDefault="00BE2907" w:rsidP="007554E3">
            <w:pPr>
              <w:spacing w:before="60"/>
              <w:rPr>
                <w:rFonts w:ascii="Arial" w:hAnsi="Arial" w:cs="Arial"/>
                <w:b/>
                <w:bCs/>
                <w:sz w:val="16"/>
              </w:rPr>
            </w:pPr>
          </w:p>
        </w:tc>
        <w:tc>
          <w:tcPr>
            <w:tcW w:w="2923" w:type="dxa"/>
          </w:tcPr>
          <w:p w:rsidR="00BE2907" w:rsidRPr="0018779F" w:rsidRDefault="00BE2907" w:rsidP="007554E3">
            <w:pPr>
              <w:spacing w:before="60"/>
              <w:rPr>
                <w:rFonts w:ascii="Arial" w:hAnsi="Arial" w:cs="Arial"/>
                <w:sz w:val="16"/>
              </w:rPr>
            </w:pPr>
            <w:r>
              <w:rPr>
                <w:rFonts w:ascii="Arial" w:hAnsi="Arial" w:cs="Arial"/>
                <w:sz w:val="16"/>
              </w:rPr>
              <w:t>MaxFltRecLmt_Cnt_T_u8</w:t>
            </w:r>
          </w:p>
        </w:tc>
        <w:tc>
          <w:tcPr>
            <w:tcW w:w="1310" w:type="dxa"/>
          </w:tcPr>
          <w:p w:rsidR="00BE2907" w:rsidRPr="0018779F" w:rsidRDefault="00BE2907" w:rsidP="007554E3">
            <w:pPr>
              <w:spacing w:before="60"/>
              <w:rPr>
                <w:rFonts w:ascii="Arial" w:hAnsi="Arial" w:cs="Arial"/>
                <w:sz w:val="16"/>
              </w:rPr>
            </w:pPr>
            <w:r>
              <w:rPr>
                <w:rFonts w:ascii="Arial" w:hAnsi="Arial" w:cs="Arial"/>
                <w:sz w:val="16"/>
              </w:rPr>
              <w:t>uint8</w:t>
            </w:r>
          </w:p>
        </w:tc>
        <w:tc>
          <w:tcPr>
            <w:tcW w:w="1117" w:type="dxa"/>
          </w:tcPr>
          <w:p w:rsidR="00BE2907" w:rsidRPr="0018779F" w:rsidRDefault="00BE2907" w:rsidP="007554E3">
            <w:pPr>
              <w:spacing w:before="60"/>
              <w:rPr>
                <w:rFonts w:ascii="Arial" w:hAnsi="Arial" w:cs="Arial"/>
                <w:sz w:val="16"/>
              </w:rPr>
            </w:pPr>
            <w:r>
              <w:rPr>
                <w:rFonts w:ascii="Arial" w:hAnsi="Arial" w:cs="Arial"/>
                <w:sz w:val="16"/>
              </w:rPr>
              <w:t>FULL</w:t>
            </w:r>
          </w:p>
        </w:tc>
        <w:tc>
          <w:tcPr>
            <w:tcW w:w="1476" w:type="dxa"/>
          </w:tcPr>
          <w:p w:rsidR="00BE2907" w:rsidRPr="0018779F" w:rsidRDefault="00BE2907" w:rsidP="007554E3">
            <w:pPr>
              <w:spacing w:before="60"/>
              <w:rPr>
                <w:rFonts w:ascii="Arial" w:hAnsi="Arial" w:cs="Arial"/>
                <w:sz w:val="16"/>
              </w:rPr>
            </w:pPr>
            <w:r>
              <w:rPr>
                <w:rFonts w:ascii="Arial" w:hAnsi="Arial" w:cs="Arial"/>
                <w:sz w:val="16"/>
              </w:rPr>
              <w:t>FULL</w:t>
            </w:r>
          </w:p>
        </w:tc>
        <w:tc>
          <w:tcPr>
            <w:tcW w:w="570" w:type="dxa"/>
            <w:shd w:val="pct15" w:color="auto" w:fill="auto"/>
          </w:tcPr>
          <w:p w:rsidR="00BE2907" w:rsidRDefault="00BE2907" w:rsidP="007554E3">
            <w:pPr>
              <w:spacing w:before="60"/>
              <w:rPr>
                <w:rFonts w:ascii="Arial" w:hAnsi="Arial" w:cs="Arial"/>
                <w:sz w:val="16"/>
              </w:rPr>
            </w:pPr>
          </w:p>
        </w:tc>
      </w:tr>
      <w:tr w:rsidR="00BE2907" w:rsidTr="007554E3">
        <w:tc>
          <w:tcPr>
            <w:tcW w:w="1542" w:type="dxa"/>
          </w:tcPr>
          <w:p w:rsidR="00BE2907" w:rsidRDefault="00BE2907" w:rsidP="007554E3">
            <w:pPr>
              <w:spacing w:before="60"/>
              <w:rPr>
                <w:rFonts w:ascii="Arial" w:hAnsi="Arial" w:cs="Arial"/>
                <w:b/>
                <w:bCs/>
                <w:sz w:val="16"/>
              </w:rPr>
            </w:pPr>
          </w:p>
        </w:tc>
        <w:tc>
          <w:tcPr>
            <w:tcW w:w="2923" w:type="dxa"/>
          </w:tcPr>
          <w:p w:rsidR="00BE2907" w:rsidRPr="0018779F" w:rsidRDefault="00BE2907" w:rsidP="007554E3">
            <w:pPr>
              <w:spacing w:before="60"/>
              <w:rPr>
                <w:rFonts w:ascii="Arial" w:hAnsi="Arial" w:cs="Arial"/>
                <w:sz w:val="16"/>
              </w:rPr>
            </w:pPr>
            <w:r>
              <w:rPr>
                <w:rFonts w:ascii="Arial" w:hAnsi="Arial" w:cs="Arial"/>
                <w:sz w:val="16"/>
              </w:rPr>
              <w:t>FltRecDly_Min_T_f32</w:t>
            </w:r>
          </w:p>
        </w:tc>
        <w:tc>
          <w:tcPr>
            <w:tcW w:w="1310" w:type="dxa"/>
          </w:tcPr>
          <w:p w:rsidR="00BE2907" w:rsidRPr="0018779F" w:rsidRDefault="00BE2907" w:rsidP="007554E3">
            <w:pPr>
              <w:spacing w:before="60"/>
              <w:rPr>
                <w:rFonts w:ascii="Arial" w:hAnsi="Arial" w:cs="Arial"/>
                <w:sz w:val="16"/>
              </w:rPr>
            </w:pPr>
            <w:r>
              <w:rPr>
                <w:rFonts w:ascii="Arial" w:hAnsi="Arial" w:cs="Arial"/>
                <w:sz w:val="16"/>
              </w:rPr>
              <w:t>float32</w:t>
            </w:r>
          </w:p>
        </w:tc>
        <w:tc>
          <w:tcPr>
            <w:tcW w:w="1117" w:type="dxa"/>
          </w:tcPr>
          <w:p w:rsidR="00BE2907" w:rsidRPr="0018779F" w:rsidRDefault="00BE2907" w:rsidP="007554E3">
            <w:pPr>
              <w:spacing w:before="60"/>
              <w:rPr>
                <w:rFonts w:ascii="Arial" w:hAnsi="Arial" w:cs="Arial"/>
                <w:sz w:val="16"/>
              </w:rPr>
            </w:pPr>
            <w:r>
              <w:rPr>
                <w:rFonts w:ascii="Arial" w:hAnsi="Arial" w:cs="Arial"/>
                <w:sz w:val="16"/>
              </w:rPr>
              <w:t>0</w:t>
            </w:r>
          </w:p>
        </w:tc>
        <w:tc>
          <w:tcPr>
            <w:tcW w:w="1476" w:type="dxa"/>
          </w:tcPr>
          <w:p w:rsidR="00BE2907" w:rsidRPr="0018779F" w:rsidRDefault="00BE2907" w:rsidP="007554E3">
            <w:pPr>
              <w:spacing w:before="60"/>
              <w:rPr>
                <w:rFonts w:ascii="Arial" w:hAnsi="Arial" w:cs="Arial"/>
                <w:sz w:val="16"/>
              </w:rPr>
            </w:pPr>
            <w:r>
              <w:rPr>
                <w:rFonts w:ascii="Arial" w:hAnsi="Arial" w:cs="Arial"/>
                <w:sz w:val="16"/>
              </w:rPr>
              <w:t>255</w:t>
            </w:r>
          </w:p>
        </w:tc>
        <w:tc>
          <w:tcPr>
            <w:tcW w:w="570" w:type="dxa"/>
            <w:shd w:val="pct15" w:color="auto" w:fill="auto"/>
          </w:tcPr>
          <w:p w:rsidR="00BE2907" w:rsidRDefault="00BE2907" w:rsidP="007554E3">
            <w:pPr>
              <w:spacing w:before="60"/>
              <w:rPr>
                <w:rFonts w:ascii="Arial" w:hAnsi="Arial" w:cs="Arial"/>
                <w:sz w:val="16"/>
              </w:rPr>
            </w:pPr>
          </w:p>
        </w:tc>
      </w:tr>
      <w:tr w:rsidR="00BE2907" w:rsidTr="007554E3">
        <w:tc>
          <w:tcPr>
            <w:tcW w:w="1542" w:type="dxa"/>
          </w:tcPr>
          <w:p w:rsidR="00BE2907" w:rsidRDefault="00BE2907" w:rsidP="007554E3">
            <w:pPr>
              <w:spacing w:before="60"/>
              <w:rPr>
                <w:rFonts w:ascii="Arial" w:hAnsi="Arial" w:cs="Arial"/>
                <w:b/>
                <w:bCs/>
                <w:sz w:val="16"/>
              </w:rPr>
            </w:pPr>
            <w:r>
              <w:rPr>
                <w:rFonts w:ascii="Arial" w:hAnsi="Arial" w:cs="Arial"/>
                <w:b/>
                <w:bCs/>
                <w:sz w:val="16"/>
              </w:rPr>
              <w:t>Return Value</w:t>
            </w:r>
          </w:p>
        </w:tc>
        <w:tc>
          <w:tcPr>
            <w:tcW w:w="2923" w:type="dxa"/>
          </w:tcPr>
          <w:p w:rsidR="00BE2907" w:rsidRDefault="00BE2907" w:rsidP="007554E3">
            <w:pPr>
              <w:spacing w:before="60"/>
              <w:rPr>
                <w:rFonts w:ascii="Arial" w:hAnsi="Arial" w:cs="Arial"/>
                <w:sz w:val="16"/>
              </w:rPr>
            </w:pPr>
            <w:r>
              <w:rPr>
                <w:rFonts w:ascii="Arial" w:hAnsi="Arial" w:cs="Arial"/>
                <w:sz w:val="16"/>
              </w:rPr>
              <w:t>N/A</w:t>
            </w:r>
          </w:p>
        </w:tc>
        <w:tc>
          <w:tcPr>
            <w:tcW w:w="1310" w:type="dxa"/>
          </w:tcPr>
          <w:p w:rsidR="00BE2907" w:rsidRDefault="00BE2907" w:rsidP="007554E3">
            <w:pPr>
              <w:spacing w:before="60"/>
              <w:rPr>
                <w:rFonts w:ascii="Arial" w:hAnsi="Arial" w:cs="Arial"/>
                <w:sz w:val="16"/>
              </w:rPr>
            </w:pPr>
          </w:p>
        </w:tc>
        <w:tc>
          <w:tcPr>
            <w:tcW w:w="1117" w:type="dxa"/>
          </w:tcPr>
          <w:p w:rsidR="00BE2907" w:rsidRDefault="00BE2907" w:rsidP="007554E3">
            <w:pPr>
              <w:spacing w:before="60"/>
              <w:rPr>
                <w:rFonts w:ascii="Arial" w:hAnsi="Arial" w:cs="Arial"/>
                <w:sz w:val="16"/>
              </w:rPr>
            </w:pPr>
          </w:p>
        </w:tc>
        <w:tc>
          <w:tcPr>
            <w:tcW w:w="1476" w:type="dxa"/>
          </w:tcPr>
          <w:p w:rsidR="00BE2907" w:rsidRDefault="00BE2907" w:rsidP="007554E3">
            <w:pPr>
              <w:spacing w:before="60"/>
              <w:rPr>
                <w:rFonts w:ascii="Arial" w:hAnsi="Arial" w:cs="Arial"/>
                <w:sz w:val="16"/>
              </w:rPr>
            </w:pPr>
          </w:p>
        </w:tc>
        <w:tc>
          <w:tcPr>
            <w:tcW w:w="570" w:type="dxa"/>
          </w:tcPr>
          <w:p w:rsidR="00BE2907" w:rsidRDefault="00BE2907" w:rsidP="007554E3">
            <w:pPr>
              <w:spacing w:before="60"/>
              <w:rPr>
                <w:rFonts w:ascii="Arial" w:hAnsi="Arial" w:cs="Arial"/>
                <w:sz w:val="16"/>
              </w:rPr>
            </w:pPr>
          </w:p>
        </w:tc>
      </w:tr>
    </w:tbl>
    <w:p w:rsidR="00BE2907" w:rsidRDefault="00BE2907" w:rsidP="00BE2907">
      <w:pPr>
        <w:pStyle w:val="Heading4"/>
      </w:pPr>
      <w:r>
        <w:lastRenderedPageBreak/>
        <w:t>Description</w:t>
      </w:r>
    </w:p>
    <w:p w:rsidR="00BE2907" w:rsidRDefault="00BE2907" w:rsidP="00BE2907">
      <w:pPr>
        <w:spacing w:after="0"/>
      </w:pPr>
      <w:r>
        <w:object w:dxaOrig="8052" w:dyaOrig="7567">
          <v:shape id="_x0000_i1048" type="#_x0000_t75" style="width:365.75pt;height:342.15pt" o:ole="">
            <v:imagedata r:id="rId54" o:title=""/>
          </v:shape>
          <o:OLEObject Type="Embed" ProgID="Visio.Drawing.11" ShapeID="_x0000_i1048" DrawAspect="Content" ObjectID="_1426334575" r:id="rId55"/>
        </w:object>
      </w:r>
    </w:p>
    <w:p w:rsidR="00BE2907" w:rsidRDefault="00300F27" w:rsidP="00BE2907">
      <w:pPr>
        <w:pStyle w:val="Heading3"/>
      </w:pPr>
      <w:r w:rsidRPr="009C6E40">
        <w:t>Reset WIR Algorithm</w:t>
      </w:r>
    </w:p>
    <w:p w:rsidR="00BE2907" w:rsidRDefault="00BE2907" w:rsidP="00BE2907">
      <w:pPr>
        <w:spacing w:after="0"/>
        <w:rPr>
          <w:rFonts w:ascii="Arial" w:hAnsi="Arial"/>
          <w:b/>
          <w:kern w:val="28"/>
          <w:sz w:val="28"/>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42"/>
        <w:gridCol w:w="2923"/>
        <w:gridCol w:w="1310"/>
        <w:gridCol w:w="1117"/>
        <w:gridCol w:w="1476"/>
        <w:gridCol w:w="570"/>
      </w:tblGrid>
      <w:tr w:rsidR="00BE2907" w:rsidTr="007554E3">
        <w:tc>
          <w:tcPr>
            <w:tcW w:w="1542" w:type="dxa"/>
          </w:tcPr>
          <w:p w:rsidR="00BE2907" w:rsidRDefault="00BE2907" w:rsidP="007554E3">
            <w:pPr>
              <w:spacing w:before="60"/>
              <w:rPr>
                <w:rFonts w:ascii="Arial" w:hAnsi="Arial" w:cs="Arial"/>
                <w:b/>
                <w:bCs/>
                <w:sz w:val="16"/>
              </w:rPr>
            </w:pPr>
            <w:r>
              <w:rPr>
                <w:rFonts w:ascii="Arial" w:hAnsi="Arial" w:cs="Arial"/>
                <w:b/>
                <w:bCs/>
                <w:sz w:val="16"/>
              </w:rPr>
              <w:t>Function Name</w:t>
            </w:r>
          </w:p>
        </w:tc>
        <w:tc>
          <w:tcPr>
            <w:tcW w:w="2923" w:type="dxa"/>
          </w:tcPr>
          <w:p w:rsidR="00BE2907" w:rsidRDefault="00BE2907" w:rsidP="007554E3">
            <w:pPr>
              <w:spacing w:before="60"/>
              <w:rPr>
                <w:rFonts w:ascii="Arial" w:hAnsi="Arial" w:cs="Arial"/>
                <w:sz w:val="16"/>
              </w:rPr>
            </w:pPr>
            <w:proofErr w:type="spellStart"/>
            <w:r w:rsidRPr="00102FFA">
              <w:rPr>
                <w:rFonts w:ascii="Arial" w:hAnsi="Arial" w:cs="Arial"/>
                <w:sz w:val="16"/>
              </w:rPr>
              <w:t>ResetWIRAlgorithm</w:t>
            </w:r>
            <w:proofErr w:type="spellEnd"/>
          </w:p>
        </w:tc>
        <w:tc>
          <w:tcPr>
            <w:tcW w:w="1310"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Type</w:t>
            </w:r>
          </w:p>
        </w:tc>
        <w:tc>
          <w:tcPr>
            <w:tcW w:w="1117"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Min</w:t>
            </w:r>
          </w:p>
        </w:tc>
        <w:tc>
          <w:tcPr>
            <w:tcW w:w="1476" w:type="dxa"/>
            <w:shd w:val="pct30" w:color="FFFF00" w:fill="auto"/>
          </w:tcPr>
          <w:p w:rsidR="00BE2907" w:rsidRDefault="00BE2907" w:rsidP="007554E3">
            <w:pPr>
              <w:spacing w:before="60"/>
              <w:jc w:val="center"/>
              <w:rPr>
                <w:rFonts w:ascii="Arial" w:hAnsi="Arial" w:cs="Arial"/>
                <w:sz w:val="16"/>
              </w:rPr>
            </w:pPr>
            <w:r>
              <w:rPr>
                <w:rFonts w:ascii="Arial" w:hAnsi="Arial" w:cs="Arial"/>
                <w:sz w:val="16"/>
              </w:rPr>
              <w:t>Max</w:t>
            </w:r>
          </w:p>
        </w:tc>
        <w:tc>
          <w:tcPr>
            <w:tcW w:w="570" w:type="dxa"/>
            <w:tcBorders>
              <w:bottom w:val="single" w:sz="4" w:space="0" w:color="auto"/>
            </w:tcBorders>
            <w:shd w:val="pct30" w:color="FFFF00" w:fill="auto"/>
          </w:tcPr>
          <w:p w:rsidR="00BE2907" w:rsidRDefault="00BE2907" w:rsidP="007554E3">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BE2907" w:rsidTr="00BE2907">
        <w:tc>
          <w:tcPr>
            <w:tcW w:w="1542" w:type="dxa"/>
          </w:tcPr>
          <w:p w:rsidR="00BE2907" w:rsidRDefault="00BE2907" w:rsidP="007554E3">
            <w:pPr>
              <w:spacing w:before="60"/>
              <w:rPr>
                <w:rFonts w:ascii="Arial" w:hAnsi="Arial" w:cs="Arial"/>
                <w:b/>
                <w:bCs/>
                <w:sz w:val="16"/>
              </w:rPr>
            </w:pPr>
            <w:r>
              <w:rPr>
                <w:rFonts w:ascii="Arial" w:hAnsi="Arial" w:cs="Arial"/>
                <w:b/>
                <w:bCs/>
                <w:sz w:val="16"/>
              </w:rPr>
              <w:t xml:space="preserve">Arguments Passed </w:t>
            </w:r>
          </w:p>
        </w:tc>
        <w:tc>
          <w:tcPr>
            <w:tcW w:w="2923" w:type="dxa"/>
          </w:tcPr>
          <w:p w:rsidR="00BE2907" w:rsidRDefault="00BE2907" w:rsidP="007554E3">
            <w:pPr>
              <w:spacing w:before="60"/>
              <w:rPr>
                <w:rFonts w:ascii="Arial" w:hAnsi="Arial" w:cs="Arial"/>
                <w:sz w:val="16"/>
              </w:rPr>
            </w:pPr>
            <w:r>
              <w:rPr>
                <w:rFonts w:ascii="Arial" w:hAnsi="Arial" w:cs="Arial"/>
                <w:sz w:val="16"/>
              </w:rPr>
              <w:t>N/A</w:t>
            </w:r>
          </w:p>
        </w:tc>
        <w:tc>
          <w:tcPr>
            <w:tcW w:w="1310" w:type="dxa"/>
          </w:tcPr>
          <w:p w:rsidR="00BE2907" w:rsidRDefault="00BE2907" w:rsidP="007554E3">
            <w:pPr>
              <w:spacing w:before="60"/>
              <w:rPr>
                <w:rFonts w:ascii="Arial" w:hAnsi="Arial" w:cs="Arial"/>
                <w:sz w:val="16"/>
              </w:rPr>
            </w:pPr>
          </w:p>
        </w:tc>
        <w:tc>
          <w:tcPr>
            <w:tcW w:w="1117" w:type="dxa"/>
          </w:tcPr>
          <w:p w:rsidR="00BE2907" w:rsidRPr="00397A04" w:rsidRDefault="00BE2907" w:rsidP="007554E3">
            <w:pPr>
              <w:spacing w:before="60"/>
              <w:rPr>
                <w:rFonts w:ascii="Arial" w:hAnsi="Arial" w:cs="Arial"/>
                <w:sz w:val="16"/>
              </w:rPr>
            </w:pPr>
          </w:p>
        </w:tc>
        <w:tc>
          <w:tcPr>
            <w:tcW w:w="1476" w:type="dxa"/>
          </w:tcPr>
          <w:p w:rsidR="00BE2907" w:rsidRPr="00397A04" w:rsidRDefault="00BE2907" w:rsidP="007554E3">
            <w:pPr>
              <w:spacing w:before="60"/>
              <w:rPr>
                <w:rFonts w:ascii="Arial" w:hAnsi="Arial" w:cs="Arial"/>
                <w:sz w:val="16"/>
              </w:rPr>
            </w:pPr>
          </w:p>
        </w:tc>
        <w:tc>
          <w:tcPr>
            <w:tcW w:w="570" w:type="dxa"/>
            <w:shd w:val="pct15" w:color="auto" w:fill="auto"/>
          </w:tcPr>
          <w:p w:rsidR="00BE2907" w:rsidRPr="00397A04" w:rsidRDefault="00BE2907" w:rsidP="007554E3">
            <w:pPr>
              <w:spacing w:before="60"/>
              <w:rPr>
                <w:rFonts w:ascii="Arial" w:hAnsi="Arial" w:cs="Arial"/>
                <w:sz w:val="16"/>
              </w:rPr>
            </w:pPr>
          </w:p>
        </w:tc>
      </w:tr>
      <w:tr w:rsidR="00BE2907" w:rsidTr="007554E3">
        <w:tc>
          <w:tcPr>
            <w:tcW w:w="1542" w:type="dxa"/>
          </w:tcPr>
          <w:p w:rsidR="00BE2907" w:rsidRDefault="00BE2907" w:rsidP="007554E3">
            <w:pPr>
              <w:spacing w:before="60"/>
              <w:rPr>
                <w:rFonts w:ascii="Arial" w:hAnsi="Arial" w:cs="Arial"/>
                <w:b/>
                <w:bCs/>
                <w:sz w:val="16"/>
              </w:rPr>
            </w:pPr>
            <w:r>
              <w:rPr>
                <w:rFonts w:ascii="Arial" w:hAnsi="Arial" w:cs="Arial"/>
                <w:b/>
                <w:bCs/>
                <w:sz w:val="16"/>
              </w:rPr>
              <w:t>Return Value</w:t>
            </w:r>
          </w:p>
        </w:tc>
        <w:tc>
          <w:tcPr>
            <w:tcW w:w="2923" w:type="dxa"/>
          </w:tcPr>
          <w:p w:rsidR="00BE2907" w:rsidRDefault="00BE2907" w:rsidP="007554E3">
            <w:pPr>
              <w:spacing w:before="60"/>
              <w:rPr>
                <w:rFonts w:ascii="Arial" w:hAnsi="Arial" w:cs="Arial"/>
                <w:sz w:val="16"/>
              </w:rPr>
            </w:pPr>
            <w:r>
              <w:rPr>
                <w:rFonts w:ascii="Arial" w:hAnsi="Arial" w:cs="Arial"/>
                <w:sz w:val="16"/>
              </w:rPr>
              <w:t>N/A</w:t>
            </w:r>
          </w:p>
        </w:tc>
        <w:tc>
          <w:tcPr>
            <w:tcW w:w="1310" w:type="dxa"/>
          </w:tcPr>
          <w:p w:rsidR="00BE2907" w:rsidRDefault="00BE2907" w:rsidP="007554E3">
            <w:pPr>
              <w:spacing w:before="60"/>
              <w:rPr>
                <w:rFonts w:ascii="Arial" w:hAnsi="Arial" w:cs="Arial"/>
                <w:sz w:val="16"/>
              </w:rPr>
            </w:pPr>
          </w:p>
        </w:tc>
        <w:tc>
          <w:tcPr>
            <w:tcW w:w="1117" w:type="dxa"/>
          </w:tcPr>
          <w:p w:rsidR="00BE2907" w:rsidRDefault="00BE2907" w:rsidP="007554E3">
            <w:pPr>
              <w:spacing w:before="60"/>
              <w:rPr>
                <w:rFonts w:ascii="Arial" w:hAnsi="Arial" w:cs="Arial"/>
                <w:sz w:val="16"/>
              </w:rPr>
            </w:pPr>
          </w:p>
        </w:tc>
        <w:tc>
          <w:tcPr>
            <w:tcW w:w="1476" w:type="dxa"/>
          </w:tcPr>
          <w:p w:rsidR="00BE2907" w:rsidRDefault="00BE2907" w:rsidP="007554E3">
            <w:pPr>
              <w:spacing w:before="60"/>
              <w:rPr>
                <w:rFonts w:ascii="Arial" w:hAnsi="Arial" w:cs="Arial"/>
                <w:sz w:val="16"/>
              </w:rPr>
            </w:pPr>
          </w:p>
        </w:tc>
        <w:tc>
          <w:tcPr>
            <w:tcW w:w="570" w:type="dxa"/>
          </w:tcPr>
          <w:p w:rsidR="00BE2907" w:rsidRDefault="00BE2907" w:rsidP="007554E3">
            <w:pPr>
              <w:spacing w:before="60"/>
              <w:rPr>
                <w:rFonts w:ascii="Arial" w:hAnsi="Arial" w:cs="Arial"/>
                <w:sz w:val="16"/>
              </w:rPr>
            </w:pPr>
          </w:p>
        </w:tc>
      </w:tr>
    </w:tbl>
    <w:p w:rsidR="00BE2907" w:rsidRDefault="00BE2907" w:rsidP="00BE2907">
      <w:pPr>
        <w:pStyle w:val="Heading4"/>
      </w:pPr>
      <w:r>
        <w:lastRenderedPageBreak/>
        <w:t>Description</w:t>
      </w:r>
    </w:p>
    <w:p w:rsidR="00BE2907" w:rsidRDefault="00307E8B" w:rsidP="00BE2907">
      <w:pPr>
        <w:spacing w:after="0"/>
        <w:rPr>
          <w:rFonts w:ascii="Arial" w:hAnsi="Arial"/>
          <w:b/>
          <w:kern w:val="28"/>
          <w:sz w:val="28"/>
        </w:rPr>
      </w:pPr>
      <w:r>
        <w:object w:dxaOrig="10485" w:dyaOrig="9713">
          <v:shape id="_x0000_i1049" type="#_x0000_t75" style="width:400.9pt;height:369.8pt" o:ole="">
            <v:imagedata r:id="rId56" o:title=""/>
          </v:shape>
          <o:OLEObject Type="Embed" ProgID="Visio.Drawing.11" ShapeID="_x0000_i1049" DrawAspect="Content" ObjectID="_1426334576" r:id="rId57"/>
        </w:object>
      </w:r>
    </w:p>
    <w:p w:rsidR="00BE2907" w:rsidRDefault="00BE2907" w:rsidP="00BE2907">
      <w:pPr>
        <w:spacing w:after="0"/>
        <w:rPr>
          <w:rFonts w:ascii="Arial" w:hAnsi="Arial"/>
          <w:b/>
          <w:kern w:val="28"/>
          <w:sz w:val="28"/>
        </w:rPr>
      </w:pPr>
    </w:p>
    <w:p w:rsidR="004A781C" w:rsidRDefault="004A781C">
      <w:pPr>
        <w:pStyle w:val="Heading1"/>
      </w:pPr>
      <w:r>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06"/>
        <w:gridCol w:w="4122"/>
      </w:tblGrid>
      <w:tr w:rsidR="002C03D8" w:rsidRPr="006A25CC" w:rsidTr="003C7C51">
        <w:trPr>
          <w:trHeight w:val="341"/>
        </w:trPr>
        <w:tc>
          <w:tcPr>
            <w:tcW w:w="4796"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114"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C77713" w:rsidRPr="004B5BE2" w:rsidTr="003C7C51">
        <w:trPr>
          <w:trHeight w:val="341"/>
        </w:trPr>
        <w:tc>
          <w:tcPr>
            <w:tcW w:w="4796" w:type="dxa"/>
            <w:vAlign w:val="center"/>
          </w:tcPr>
          <w:p w:rsidR="00C77713" w:rsidRPr="004B5BE2" w:rsidRDefault="00C77713" w:rsidP="007554E3">
            <w:pPr>
              <w:spacing w:before="100" w:beforeAutospacing="1" w:after="100" w:afterAutospacing="1"/>
              <w:rPr>
                <w:rFonts w:ascii="Arial" w:hAnsi="Arial" w:cs="Arial"/>
                <w:sz w:val="16"/>
                <w:szCs w:val="16"/>
              </w:rPr>
            </w:pPr>
            <w:r w:rsidRPr="00CC7C50">
              <w:rPr>
                <w:rFonts w:ascii="Arial" w:hAnsi="Arial" w:cs="Arial"/>
                <w:sz w:val="16"/>
                <w:szCs w:val="16"/>
              </w:rPr>
              <w:t>HwTrq_HwNm_f32</w:t>
            </w:r>
          </w:p>
        </w:tc>
        <w:tc>
          <w:tcPr>
            <w:tcW w:w="4114" w:type="dxa"/>
            <w:vAlign w:val="center"/>
          </w:tcPr>
          <w:p w:rsidR="00C77713" w:rsidRPr="004B5BE2" w:rsidRDefault="00C77713" w:rsidP="007554E3">
            <w:pPr>
              <w:spacing w:before="100" w:beforeAutospacing="1" w:after="100" w:afterAutospacing="1"/>
              <w:rPr>
                <w:rFonts w:ascii="Arial" w:hAnsi="Arial" w:cs="Arial"/>
                <w:sz w:val="16"/>
                <w:szCs w:val="16"/>
              </w:rPr>
            </w:pPr>
            <w:r>
              <w:rPr>
                <w:rFonts w:ascii="Arial" w:hAnsi="Arial" w:cs="Arial"/>
                <w:sz w:val="16"/>
                <w:szCs w:val="16"/>
              </w:rPr>
              <w:t>0.0</w:t>
            </w:r>
          </w:p>
        </w:tc>
      </w:tr>
      <w:tr w:rsidR="00C77713" w:rsidRPr="004B5BE2" w:rsidTr="003C7C51">
        <w:trPr>
          <w:trHeight w:val="341"/>
        </w:trPr>
        <w:tc>
          <w:tcPr>
            <w:tcW w:w="4796" w:type="dxa"/>
            <w:vAlign w:val="center"/>
          </w:tcPr>
          <w:p w:rsidR="00C77713" w:rsidRDefault="00013B60" w:rsidP="007554E3">
            <w:pPr>
              <w:spacing w:before="100" w:beforeAutospacing="1" w:after="100" w:afterAutospacing="1"/>
              <w:rPr>
                <w:rFonts w:ascii="Arial" w:hAnsi="Arial" w:cs="Arial"/>
                <w:sz w:val="16"/>
                <w:szCs w:val="16"/>
              </w:rPr>
            </w:pPr>
            <w:r w:rsidRPr="00013B60">
              <w:rPr>
                <w:rFonts w:ascii="Arial" w:hAnsi="Arial" w:cs="Arial"/>
                <w:sz w:val="16"/>
                <w:szCs w:val="16"/>
              </w:rPr>
              <w:t>QualWhlFreqL_Hz_f32</w:t>
            </w:r>
          </w:p>
        </w:tc>
        <w:tc>
          <w:tcPr>
            <w:tcW w:w="4114" w:type="dxa"/>
            <w:vAlign w:val="center"/>
          </w:tcPr>
          <w:p w:rsidR="00C77713" w:rsidRPr="004B5BE2" w:rsidRDefault="00C77713" w:rsidP="007554E3">
            <w:pPr>
              <w:spacing w:before="100" w:beforeAutospacing="1" w:after="100" w:afterAutospacing="1"/>
              <w:rPr>
                <w:rFonts w:ascii="Arial" w:hAnsi="Arial" w:cs="Arial"/>
                <w:sz w:val="16"/>
                <w:szCs w:val="16"/>
              </w:rPr>
            </w:pPr>
            <w:r w:rsidRPr="00CC7C50">
              <w:rPr>
                <w:rFonts w:ascii="Arial" w:hAnsi="Arial" w:cs="Arial"/>
                <w:sz w:val="16"/>
                <w:szCs w:val="16"/>
              </w:rPr>
              <w:t>0.0</w:t>
            </w:r>
          </w:p>
        </w:tc>
      </w:tr>
      <w:tr w:rsidR="00C77713" w:rsidRPr="004B5BE2" w:rsidTr="003C7C51">
        <w:trPr>
          <w:trHeight w:val="341"/>
        </w:trPr>
        <w:tc>
          <w:tcPr>
            <w:tcW w:w="4796" w:type="dxa"/>
            <w:vAlign w:val="center"/>
          </w:tcPr>
          <w:p w:rsidR="00C77713" w:rsidRPr="00CC7C50" w:rsidRDefault="00013B60" w:rsidP="007554E3">
            <w:pPr>
              <w:spacing w:before="100" w:beforeAutospacing="1" w:after="100" w:afterAutospacing="1"/>
              <w:rPr>
                <w:rFonts w:ascii="Arial" w:hAnsi="Arial" w:cs="Arial"/>
                <w:sz w:val="16"/>
                <w:szCs w:val="16"/>
              </w:rPr>
            </w:pPr>
            <w:r w:rsidRPr="00013B60">
              <w:rPr>
                <w:rFonts w:ascii="Arial" w:hAnsi="Arial" w:cs="Arial"/>
                <w:sz w:val="16"/>
                <w:szCs w:val="16"/>
              </w:rPr>
              <w:t>QualWhlFreqR_Hz_f32</w:t>
            </w:r>
          </w:p>
        </w:tc>
        <w:tc>
          <w:tcPr>
            <w:tcW w:w="4114" w:type="dxa"/>
            <w:vAlign w:val="center"/>
          </w:tcPr>
          <w:p w:rsidR="00C77713" w:rsidRDefault="00C77713" w:rsidP="007554E3">
            <w:pPr>
              <w:spacing w:before="100" w:beforeAutospacing="1" w:after="100" w:afterAutospacing="1"/>
              <w:rPr>
                <w:rFonts w:ascii="Arial" w:hAnsi="Arial" w:cs="Arial"/>
                <w:sz w:val="16"/>
                <w:szCs w:val="16"/>
              </w:rPr>
            </w:pPr>
            <w:r>
              <w:rPr>
                <w:rFonts w:ascii="Arial" w:hAnsi="Arial" w:cs="Arial"/>
                <w:sz w:val="16"/>
                <w:szCs w:val="16"/>
              </w:rPr>
              <w:t>0.0</w:t>
            </w:r>
          </w:p>
        </w:tc>
      </w:tr>
      <w:tr w:rsidR="00C77713" w:rsidRPr="004B5BE2" w:rsidTr="003C7C51">
        <w:trPr>
          <w:trHeight w:val="341"/>
        </w:trPr>
        <w:tc>
          <w:tcPr>
            <w:tcW w:w="4796" w:type="dxa"/>
            <w:vAlign w:val="center"/>
          </w:tcPr>
          <w:p w:rsidR="00C77713" w:rsidRPr="00CF229E" w:rsidRDefault="00013B60" w:rsidP="007554E3">
            <w:pPr>
              <w:spacing w:before="100" w:beforeAutospacing="1" w:after="100" w:afterAutospacing="1"/>
              <w:rPr>
                <w:rFonts w:ascii="Arial" w:hAnsi="Arial" w:cs="Arial"/>
                <w:sz w:val="16"/>
                <w:szCs w:val="16"/>
              </w:rPr>
            </w:pPr>
            <w:proofErr w:type="spellStart"/>
            <w:r w:rsidRPr="00013B60">
              <w:rPr>
                <w:rFonts w:ascii="Arial" w:hAnsi="Arial" w:cs="Arial"/>
                <w:sz w:val="16"/>
                <w:szCs w:val="16"/>
              </w:rPr>
              <w:t>WhlFreqQualified_Cnt_lgc</w:t>
            </w:r>
            <w:proofErr w:type="spellEnd"/>
          </w:p>
        </w:tc>
        <w:tc>
          <w:tcPr>
            <w:tcW w:w="4114" w:type="dxa"/>
            <w:vAlign w:val="center"/>
          </w:tcPr>
          <w:p w:rsidR="00C77713" w:rsidRDefault="000F22A8" w:rsidP="007554E3">
            <w:pPr>
              <w:spacing w:before="100" w:beforeAutospacing="1" w:after="100" w:afterAutospacing="1"/>
              <w:rPr>
                <w:rFonts w:ascii="Arial" w:hAnsi="Arial" w:cs="Arial"/>
                <w:sz w:val="16"/>
                <w:szCs w:val="16"/>
              </w:rPr>
            </w:pPr>
            <w:r>
              <w:rPr>
                <w:rFonts w:ascii="Arial" w:hAnsi="Arial" w:cs="Arial"/>
                <w:sz w:val="16"/>
                <w:szCs w:val="16"/>
              </w:rPr>
              <w:t>TRUE</w:t>
            </w:r>
          </w:p>
        </w:tc>
      </w:tr>
      <w:tr w:rsidR="00C77713" w:rsidRPr="004B5BE2" w:rsidTr="003C7C51">
        <w:trPr>
          <w:trHeight w:val="341"/>
        </w:trPr>
        <w:tc>
          <w:tcPr>
            <w:tcW w:w="4796" w:type="dxa"/>
            <w:vAlign w:val="center"/>
          </w:tcPr>
          <w:p w:rsidR="00C77713" w:rsidRPr="00CF229E" w:rsidRDefault="00C77713" w:rsidP="007554E3">
            <w:pPr>
              <w:spacing w:before="100" w:beforeAutospacing="1" w:after="100" w:afterAutospacing="1"/>
              <w:rPr>
                <w:rFonts w:ascii="Arial" w:hAnsi="Arial" w:cs="Arial"/>
                <w:sz w:val="16"/>
                <w:szCs w:val="16"/>
              </w:rPr>
            </w:pPr>
            <w:r w:rsidRPr="00CC7C50">
              <w:rPr>
                <w:rFonts w:ascii="Arial" w:hAnsi="Arial" w:cs="Arial"/>
                <w:sz w:val="16"/>
                <w:szCs w:val="16"/>
              </w:rPr>
              <w:lastRenderedPageBreak/>
              <w:t>WhlImbRejCmd_MtrNm_f32</w:t>
            </w:r>
          </w:p>
        </w:tc>
        <w:tc>
          <w:tcPr>
            <w:tcW w:w="4114" w:type="dxa"/>
            <w:vAlign w:val="center"/>
          </w:tcPr>
          <w:p w:rsidR="00C77713" w:rsidRDefault="00C77713" w:rsidP="007554E3">
            <w:pPr>
              <w:spacing w:before="100" w:beforeAutospacing="1" w:after="100" w:afterAutospacing="1"/>
              <w:rPr>
                <w:rFonts w:ascii="Arial" w:hAnsi="Arial" w:cs="Arial"/>
                <w:sz w:val="16"/>
                <w:szCs w:val="16"/>
              </w:rPr>
            </w:pPr>
            <w:r>
              <w:rPr>
                <w:rFonts w:ascii="Arial" w:hAnsi="Arial" w:cs="Arial"/>
                <w:sz w:val="16"/>
                <w:szCs w:val="16"/>
              </w:rPr>
              <w:t>0.0</w:t>
            </w:r>
          </w:p>
        </w:tc>
      </w:tr>
      <w:tr w:rsidR="00C77713" w:rsidRPr="004B5BE2" w:rsidTr="003C7C51">
        <w:trPr>
          <w:trHeight w:val="341"/>
        </w:trPr>
        <w:tc>
          <w:tcPr>
            <w:tcW w:w="4796" w:type="dxa"/>
            <w:vAlign w:val="center"/>
          </w:tcPr>
          <w:p w:rsidR="00C77713" w:rsidRPr="00CC7C50" w:rsidRDefault="00013B60" w:rsidP="007554E3">
            <w:pPr>
              <w:spacing w:before="100" w:beforeAutospacing="1" w:after="100" w:afterAutospacing="1"/>
              <w:rPr>
                <w:rFonts w:ascii="Arial" w:hAnsi="Arial" w:cs="Arial"/>
                <w:sz w:val="16"/>
                <w:szCs w:val="16"/>
              </w:rPr>
            </w:pPr>
            <w:r w:rsidRPr="00013B60">
              <w:rPr>
                <w:rFonts w:ascii="Arial" w:hAnsi="Arial" w:cs="Arial"/>
                <w:sz w:val="16"/>
                <w:szCs w:val="16"/>
              </w:rPr>
              <w:t>WIRCmdAmpBlnd_MtrNm_f32</w:t>
            </w:r>
          </w:p>
        </w:tc>
        <w:tc>
          <w:tcPr>
            <w:tcW w:w="4114" w:type="dxa"/>
            <w:vAlign w:val="center"/>
          </w:tcPr>
          <w:p w:rsidR="00C77713" w:rsidRDefault="00C77713" w:rsidP="007554E3">
            <w:pPr>
              <w:spacing w:before="100" w:beforeAutospacing="1" w:after="100" w:afterAutospacing="1"/>
              <w:rPr>
                <w:rFonts w:ascii="Arial" w:hAnsi="Arial" w:cs="Arial"/>
                <w:sz w:val="16"/>
                <w:szCs w:val="16"/>
              </w:rPr>
            </w:pPr>
            <w:r>
              <w:rPr>
                <w:rFonts w:ascii="Arial" w:hAnsi="Arial" w:cs="Arial"/>
                <w:sz w:val="16"/>
                <w:szCs w:val="16"/>
              </w:rPr>
              <w:t>0</w:t>
            </w:r>
            <w:r w:rsidR="00E71606">
              <w:rPr>
                <w:rFonts w:ascii="Arial" w:hAnsi="Arial" w:cs="Arial"/>
                <w:sz w:val="16"/>
                <w:szCs w:val="16"/>
              </w:rPr>
              <w:t>.0</w:t>
            </w:r>
          </w:p>
        </w:tc>
      </w:tr>
      <w:tr w:rsidR="00013B60" w:rsidRPr="004B5BE2" w:rsidTr="003C7C51">
        <w:trPr>
          <w:trHeight w:val="341"/>
        </w:trPr>
        <w:tc>
          <w:tcPr>
            <w:tcW w:w="4796" w:type="dxa"/>
            <w:vAlign w:val="center"/>
          </w:tcPr>
          <w:p w:rsidR="00013B60" w:rsidRDefault="00FF787F" w:rsidP="007554E3">
            <w:pPr>
              <w:spacing w:before="100" w:beforeAutospacing="1" w:after="100" w:afterAutospacing="1"/>
              <w:rPr>
                <w:rFonts w:ascii="Arial" w:hAnsi="Arial" w:cs="Arial"/>
                <w:sz w:val="16"/>
                <w:szCs w:val="16"/>
              </w:rPr>
            </w:pPr>
            <w:proofErr w:type="spellStart"/>
            <w:r w:rsidRPr="00FF787F">
              <w:rPr>
                <w:rFonts w:ascii="Arial" w:hAnsi="Arial" w:cs="Arial"/>
                <w:sz w:val="16"/>
                <w:szCs w:val="16"/>
              </w:rPr>
              <w:t>DiagStsDefVehSpd_Cnt_lgc</w:t>
            </w:r>
            <w:proofErr w:type="spellEnd"/>
          </w:p>
        </w:tc>
        <w:tc>
          <w:tcPr>
            <w:tcW w:w="4114" w:type="dxa"/>
            <w:vAlign w:val="center"/>
          </w:tcPr>
          <w:p w:rsidR="00013B60" w:rsidRDefault="00FF787F" w:rsidP="007554E3">
            <w:pPr>
              <w:spacing w:before="100" w:beforeAutospacing="1" w:after="100" w:afterAutospacing="1"/>
              <w:rPr>
                <w:rFonts w:ascii="Arial" w:hAnsi="Arial" w:cs="Arial"/>
                <w:sz w:val="16"/>
                <w:szCs w:val="16"/>
              </w:rPr>
            </w:pPr>
            <w:r>
              <w:rPr>
                <w:rFonts w:ascii="Arial" w:hAnsi="Arial" w:cs="Arial"/>
                <w:sz w:val="16"/>
                <w:szCs w:val="16"/>
              </w:rPr>
              <w:t>FALSE</w:t>
            </w:r>
          </w:p>
        </w:tc>
      </w:tr>
      <w:tr w:rsidR="00FF787F" w:rsidRPr="004B5BE2" w:rsidTr="003C7C51">
        <w:trPr>
          <w:trHeight w:val="341"/>
        </w:trPr>
        <w:tc>
          <w:tcPr>
            <w:tcW w:w="4796" w:type="dxa"/>
            <w:vAlign w:val="center"/>
          </w:tcPr>
          <w:p w:rsidR="00FF787F" w:rsidRPr="00FF787F" w:rsidRDefault="00FF787F" w:rsidP="007554E3">
            <w:pPr>
              <w:spacing w:before="100" w:beforeAutospacing="1" w:after="100" w:afterAutospacing="1"/>
              <w:rPr>
                <w:rFonts w:ascii="Arial" w:hAnsi="Arial" w:cs="Arial"/>
                <w:sz w:val="16"/>
                <w:szCs w:val="16"/>
              </w:rPr>
            </w:pPr>
            <w:r w:rsidRPr="00FF787F">
              <w:rPr>
                <w:rFonts w:ascii="Arial" w:hAnsi="Arial" w:cs="Arial"/>
                <w:sz w:val="16"/>
                <w:szCs w:val="16"/>
              </w:rPr>
              <w:t>VehSpd_Kph_f32</w:t>
            </w:r>
          </w:p>
        </w:tc>
        <w:tc>
          <w:tcPr>
            <w:tcW w:w="4114" w:type="dxa"/>
            <w:vAlign w:val="center"/>
          </w:tcPr>
          <w:p w:rsidR="00FF787F" w:rsidRDefault="00FF787F" w:rsidP="007554E3">
            <w:pPr>
              <w:spacing w:before="100" w:beforeAutospacing="1" w:after="100" w:afterAutospacing="1"/>
              <w:rPr>
                <w:rFonts w:ascii="Arial" w:hAnsi="Arial" w:cs="Arial"/>
                <w:sz w:val="16"/>
                <w:szCs w:val="16"/>
              </w:rPr>
            </w:pPr>
            <w:r>
              <w:rPr>
                <w:rFonts w:ascii="Arial" w:hAnsi="Arial" w:cs="Arial"/>
                <w:sz w:val="16"/>
                <w:szCs w:val="16"/>
              </w:rPr>
              <w:t>0</w:t>
            </w:r>
          </w:p>
        </w:tc>
      </w:tr>
      <w:tr w:rsidR="00FF787F" w:rsidRPr="004B5BE2" w:rsidTr="003C7C51">
        <w:trPr>
          <w:trHeight w:val="341"/>
        </w:trPr>
        <w:tc>
          <w:tcPr>
            <w:tcW w:w="4796" w:type="dxa"/>
            <w:vAlign w:val="center"/>
          </w:tcPr>
          <w:p w:rsidR="00FF787F" w:rsidRPr="00FF787F" w:rsidRDefault="00FF787F" w:rsidP="007554E3">
            <w:pPr>
              <w:spacing w:before="100" w:beforeAutospacing="1" w:after="100" w:afterAutospacing="1"/>
              <w:rPr>
                <w:rFonts w:ascii="Arial" w:hAnsi="Arial" w:cs="Arial"/>
                <w:sz w:val="16"/>
                <w:szCs w:val="16"/>
              </w:rPr>
            </w:pPr>
            <w:proofErr w:type="spellStart"/>
            <w:r w:rsidRPr="00FF787F">
              <w:rPr>
                <w:rFonts w:ascii="Arial" w:hAnsi="Arial" w:cs="Arial"/>
                <w:sz w:val="16"/>
                <w:szCs w:val="16"/>
              </w:rPr>
              <w:t>WIRFnEnable_Cnt_lgc</w:t>
            </w:r>
            <w:proofErr w:type="spellEnd"/>
          </w:p>
        </w:tc>
        <w:tc>
          <w:tcPr>
            <w:tcW w:w="4114" w:type="dxa"/>
            <w:vAlign w:val="center"/>
          </w:tcPr>
          <w:p w:rsidR="00FF787F" w:rsidRDefault="00FF787F" w:rsidP="007554E3">
            <w:pPr>
              <w:spacing w:before="100" w:beforeAutospacing="1" w:after="100" w:afterAutospacing="1"/>
              <w:rPr>
                <w:rFonts w:ascii="Arial" w:hAnsi="Arial" w:cs="Arial"/>
                <w:sz w:val="16"/>
                <w:szCs w:val="16"/>
              </w:rPr>
            </w:pPr>
            <w:r>
              <w:rPr>
                <w:rFonts w:ascii="Arial" w:hAnsi="Arial" w:cs="Arial"/>
                <w:sz w:val="16"/>
                <w:szCs w:val="16"/>
              </w:rPr>
              <w:t>TRUE</w:t>
            </w:r>
          </w:p>
        </w:tc>
      </w:tr>
      <w:tr w:rsidR="00FF787F" w:rsidRPr="004B5BE2" w:rsidTr="003C7C51">
        <w:trPr>
          <w:trHeight w:val="341"/>
        </w:trPr>
        <w:tc>
          <w:tcPr>
            <w:tcW w:w="4796" w:type="dxa"/>
            <w:vAlign w:val="center"/>
          </w:tcPr>
          <w:p w:rsidR="00FF787F" w:rsidRPr="00FF787F" w:rsidRDefault="00FF787F" w:rsidP="007554E3">
            <w:pPr>
              <w:spacing w:before="100" w:beforeAutospacing="1" w:after="100" w:afterAutospacing="1"/>
              <w:rPr>
                <w:rFonts w:ascii="Arial" w:hAnsi="Arial" w:cs="Arial"/>
                <w:sz w:val="16"/>
                <w:szCs w:val="16"/>
              </w:rPr>
            </w:pPr>
            <w:proofErr w:type="spellStart"/>
            <w:r w:rsidRPr="00FF787F">
              <w:rPr>
                <w:rFonts w:ascii="Arial" w:hAnsi="Arial" w:cs="Arial"/>
                <w:sz w:val="16"/>
                <w:szCs w:val="16"/>
              </w:rPr>
              <w:t>WIRMfgEnable_Cnt_lgc</w:t>
            </w:r>
            <w:proofErr w:type="spellEnd"/>
          </w:p>
        </w:tc>
        <w:tc>
          <w:tcPr>
            <w:tcW w:w="4114" w:type="dxa"/>
            <w:vAlign w:val="center"/>
          </w:tcPr>
          <w:p w:rsidR="00FF787F" w:rsidRDefault="00FF787F" w:rsidP="007554E3">
            <w:pPr>
              <w:spacing w:before="100" w:beforeAutospacing="1" w:after="100" w:afterAutospacing="1"/>
              <w:rPr>
                <w:rFonts w:ascii="Arial" w:hAnsi="Arial" w:cs="Arial"/>
                <w:sz w:val="16"/>
                <w:szCs w:val="16"/>
              </w:rPr>
            </w:pPr>
            <w:r>
              <w:rPr>
                <w:rFonts w:ascii="Arial" w:hAnsi="Arial" w:cs="Arial"/>
                <w:sz w:val="16"/>
                <w:szCs w:val="16"/>
              </w:rPr>
              <w:t>FALSE</w:t>
            </w:r>
          </w:p>
        </w:tc>
      </w:tr>
    </w:tbl>
    <w:p w:rsidR="002C03D8" w:rsidRPr="002C03D8" w:rsidRDefault="002C03D8" w:rsidP="002C03D8"/>
    <w:p w:rsidR="004A781C" w:rsidRDefault="004A781C" w:rsidP="00034641">
      <w:pPr>
        <w:pStyle w:val="Heading2"/>
      </w:pPr>
      <w:r>
        <w:t>Initialization Functions</w:t>
      </w:r>
    </w:p>
    <w:p w:rsidR="004A781C" w:rsidRDefault="004A781C">
      <w:pPr>
        <w:pStyle w:val="Heading3"/>
      </w:pPr>
      <w:proofErr w:type="spellStart"/>
      <w:r>
        <w:t>Init</w:t>
      </w:r>
      <w:proofErr w:type="spellEnd"/>
      <w:r>
        <w:t xml:space="preserve">: </w:t>
      </w:r>
      <w:fldSimple w:instr=" DOCPROPERTY &quot;Module Name&quot;  \* MERGEFORMAT ">
        <w:r w:rsidR="00AC10A2">
          <w:t>WhlImbRej</w:t>
        </w:r>
      </w:fldSimple>
      <w:r>
        <w:t>_Init</w:t>
      </w:r>
      <w:r w:rsidR="00034641">
        <w:t>1</w:t>
      </w:r>
    </w:p>
    <w:p w:rsidR="004A781C" w:rsidRDefault="004A781C">
      <w:pPr>
        <w:pStyle w:val="Heading4"/>
      </w:pPr>
      <w:r>
        <w:t>Design Rationale</w:t>
      </w:r>
    </w:p>
    <w:p w:rsidR="004A781C" w:rsidRDefault="00034641">
      <w:r>
        <w:t>None</w:t>
      </w:r>
    </w:p>
    <w:p w:rsidR="004A781C" w:rsidRDefault="00034641">
      <w:pPr>
        <w:pStyle w:val="Heading4"/>
      </w:pPr>
      <w:r>
        <w:t>Processing</w:t>
      </w:r>
    </w:p>
    <w:p w:rsidR="004A781C" w:rsidRDefault="00307E8B" w:rsidP="00034641">
      <w:pPr>
        <w:jc w:val="center"/>
      </w:pPr>
      <w:r>
        <w:object w:dxaOrig="8074" w:dyaOrig="7650">
          <v:shape id="_x0000_i1050" type="#_x0000_t75" style="width:365.75pt;height:346.75pt" o:ole="">
            <v:imagedata r:id="rId58" o:title=""/>
          </v:shape>
          <o:OLEObject Type="Embed" ProgID="Visio.Drawing.11" ShapeID="_x0000_i1050" DrawAspect="Content" ObjectID="_1426334577" r:id="rId59"/>
        </w:object>
      </w:r>
    </w:p>
    <w:p w:rsidR="004A781C" w:rsidRDefault="004A781C" w:rsidP="00034641">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AC10A2">
          <w:t>WhlImbRej</w:t>
        </w:r>
      </w:fldSimple>
      <w:r>
        <w:t>_Per</w:t>
      </w:r>
      <w:r w:rsidR="00CC37E3">
        <w:t>1</w:t>
      </w:r>
    </w:p>
    <w:p w:rsidR="004A781C" w:rsidRDefault="004A781C">
      <w:pPr>
        <w:pStyle w:val="Heading4"/>
      </w:pPr>
      <w:r>
        <w:t>Design Rationale</w:t>
      </w:r>
    </w:p>
    <w:p w:rsidR="004A781C" w:rsidRDefault="007D5505">
      <w:r>
        <w:t>None</w:t>
      </w:r>
    </w:p>
    <w:p w:rsidR="004A781C" w:rsidRDefault="004A781C">
      <w:pPr>
        <w:pStyle w:val="Heading4"/>
      </w:pPr>
      <w:r>
        <w:t>Program Flow Start</w:t>
      </w:r>
    </w:p>
    <w:p w:rsidR="004A781C" w:rsidRDefault="00593446">
      <w:pPr>
        <w:pStyle w:val="Heading4"/>
      </w:pPr>
      <w:r w:rsidRPr="00593446">
        <w:t>Rte_Call_WhlImbRej_Per</w:t>
      </w:r>
      <w:r>
        <w:t>1</w:t>
      </w:r>
      <w:r w:rsidRPr="00593446">
        <w:t>_CP</w:t>
      </w:r>
      <w:r>
        <w:t>0</w:t>
      </w:r>
      <w:r w:rsidRPr="00593446">
        <w:t>_</w:t>
      </w:r>
      <w:proofErr w:type="gramStart"/>
      <w:r w:rsidRPr="00593446">
        <w:t>CheckpointReached(</w:t>
      </w:r>
      <w:proofErr w:type="gramEnd"/>
      <w:r w:rsidRPr="00593446">
        <w:t>)</w:t>
      </w:r>
      <w:r w:rsidR="004A781C">
        <w:t>Store Module Inputs to Local copies</w:t>
      </w:r>
    </w:p>
    <w:p w:rsidR="004A781C" w:rsidRDefault="00307E8B">
      <w:r>
        <w:object w:dxaOrig="7403" w:dyaOrig="6924">
          <v:shape id="_x0000_i1051" type="#_x0000_t75" style="width:336.4pt;height:312.2pt" o:ole="">
            <v:imagedata r:id="rId60" o:title=""/>
          </v:shape>
          <o:OLEObject Type="Embed" ProgID="Visio.Drawing.11" ShapeID="_x0000_i1051" DrawAspect="Content" ObjectID="_1426334578" r:id="rId61"/>
        </w:object>
      </w:r>
    </w:p>
    <w:p w:rsidR="004A781C" w:rsidRDefault="007D5505">
      <w:pPr>
        <w:pStyle w:val="Heading4"/>
      </w:pPr>
      <w:r>
        <w:lastRenderedPageBreak/>
        <w:t>Processing</w:t>
      </w:r>
    </w:p>
    <w:p w:rsidR="004A781C" w:rsidRDefault="00307E8B">
      <w:r>
        <w:object w:dxaOrig="7430" w:dyaOrig="9518">
          <v:shape id="_x0000_i1052" type="#_x0000_t75" style="width:338.1pt;height:430.85pt" o:ole="">
            <v:imagedata r:id="rId62" o:title=""/>
          </v:shape>
          <o:OLEObject Type="Embed" ProgID="Visio.Drawing.11" ShapeID="_x0000_i1052" DrawAspect="Content" ObjectID="_1426334579" r:id="rId63"/>
        </w:object>
      </w:r>
    </w:p>
    <w:p w:rsidR="004A781C" w:rsidRDefault="004A781C">
      <w:pPr>
        <w:pStyle w:val="Heading4"/>
      </w:pPr>
      <w:r>
        <w:lastRenderedPageBreak/>
        <w:t>Store Local copy of outputs into Module Outputs</w:t>
      </w:r>
    </w:p>
    <w:p w:rsidR="004A781C" w:rsidRDefault="00444A97">
      <w:r>
        <w:object w:dxaOrig="6269" w:dyaOrig="3439">
          <v:shape id="_x0000_i1053" type="#_x0000_t75" style="width:285.1pt;height:156.1pt" o:ole="">
            <v:imagedata r:id="rId64" o:title=""/>
          </v:shape>
          <o:OLEObject Type="Embed" ProgID="Visio.Drawing.11" ShapeID="_x0000_i1053" DrawAspect="Content" ObjectID="_1426334580" r:id="rId65"/>
        </w:object>
      </w:r>
    </w:p>
    <w:p w:rsidR="004A781C" w:rsidRDefault="004A781C">
      <w:pPr>
        <w:pStyle w:val="Heading4"/>
      </w:pPr>
      <w:r>
        <w:t>Program Flow End</w:t>
      </w:r>
    </w:p>
    <w:p w:rsidR="007D5505" w:rsidRDefault="00593446">
      <w:r w:rsidRPr="00593446">
        <w:t>Rte_Call_WhlImbRej_Per1_CP1_</w:t>
      </w:r>
      <w:proofErr w:type="gramStart"/>
      <w:r w:rsidRPr="00593446">
        <w:t>CheckpointReached()</w:t>
      </w:r>
      <w:proofErr w:type="gramEnd"/>
    </w:p>
    <w:p w:rsidR="007D5505" w:rsidRDefault="007D5505" w:rsidP="007D5505">
      <w:pPr>
        <w:pStyle w:val="Heading3"/>
      </w:pPr>
      <w:r>
        <w:t xml:space="preserve">Per: </w:t>
      </w:r>
      <w:fldSimple w:instr=" DOCPROPERTY &quot;Module Name&quot;  \* MERGEFORMAT ">
        <w:r>
          <w:t>WhlImbRej</w:t>
        </w:r>
      </w:fldSimple>
      <w:r>
        <w:t>_Per2</w:t>
      </w:r>
    </w:p>
    <w:p w:rsidR="007D5505" w:rsidRDefault="007D5505" w:rsidP="007D5505">
      <w:pPr>
        <w:pStyle w:val="Heading4"/>
      </w:pPr>
      <w:r>
        <w:t>Design Rationale</w:t>
      </w:r>
    </w:p>
    <w:p w:rsidR="007D5505" w:rsidRDefault="007D5505" w:rsidP="007D5505">
      <w:r>
        <w:t>None</w:t>
      </w:r>
    </w:p>
    <w:p w:rsidR="007D5505" w:rsidRDefault="007D5505" w:rsidP="007D5505">
      <w:pPr>
        <w:pStyle w:val="Heading4"/>
      </w:pPr>
      <w:r>
        <w:t>Program Flow Start</w:t>
      </w:r>
    </w:p>
    <w:p w:rsidR="007D5505" w:rsidRDefault="00593446" w:rsidP="007D5505">
      <w:pPr>
        <w:pStyle w:val="Heading4"/>
      </w:pPr>
      <w:r w:rsidRPr="00593446">
        <w:t>Rte_Call_WhlImbRej_Per</w:t>
      </w:r>
      <w:r>
        <w:t>2</w:t>
      </w:r>
      <w:r w:rsidRPr="00593446">
        <w:t>_CP</w:t>
      </w:r>
      <w:r>
        <w:t>0</w:t>
      </w:r>
      <w:r w:rsidRPr="00593446">
        <w:t>_</w:t>
      </w:r>
      <w:proofErr w:type="gramStart"/>
      <w:r w:rsidRPr="00593446">
        <w:t>CheckpointReached(</w:t>
      </w:r>
      <w:proofErr w:type="gramEnd"/>
      <w:r w:rsidRPr="00593446">
        <w:t>)</w:t>
      </w:r>
      <w:r w:rsidR="007D5505">
        <w:t>Store Module Inputs to Local copies</w:t>
      </w:r>
    </w:p>
    <w:p w:rsidR="007D5505" w:rsidRDefault="007D5505" w:rsidP="007D5505">
      <w:pPr>
        <w:jc w:val="center"/>
      </w:pPr>
    </w:p>
    <w:p w:rsidR="003F1730" w:rsidRDefault="000177F1">
      <w:r>
        <w:t>None</w:t>
      </w:r>
    </w:p>
    <w:p w:rsidR="007D5505" w:rsidRDefault="007D5505" w:rsidP="007D5505">
      <w:pPr>
        <w:pStyle w:val="Heading4"/>
      </w:pPr>
      <w:r>
        <w:lastRenderedPageBreak/>
        <w:t>Processing</w:t>
      </w:r>
    </w:p>
    <w:p w:rsidR="007D5505" w:rsidRDefault="00444A97" w:rsidP="007D5505">
      <w:pPr>
        <w:jc w:val="center"/>
      </w:pPr>
      <w:r>
        <w:object w:dxaOrig="5809" w:dyaOrig="5506">
          <v:shape id="_x0000_i1054" type="#_x0000_t75" style="width:208.5pt;height:197pt" o:ole="">
            <v:imagedata r:id="rId66" o:title=""/>
          </v:shape>
          <o:OLEObject Type="Embed" ProgID="Visio.Drawing.11" ShapeID="_x0000_i1054" DrawAspect="Content" ObjectID="_1426334581" r:id="rId67"/>
        </w:object>
      </w:r>
    </w:p>
    <w:p w:rsidR="007D5505" w:rsidRDefault="007D5505" w:rsidP="007D5505">
      <w:pPr>
        <w:pStyle w:val="Heading4"/>
      </w:pPr>
      <w:r>
        <w:t>Store Local copy of outputs into Module Outputs</w:t>
      </w:r>
    </w:p>
    <w:p w:rsidR="007D5505" w:rsidRDefault="007D5505" w:rsidP="007D5505"/>
    <w:p w:rsidR="007D5505" w:rsidRDefault="007D5505" w:rsidP="007D5505">
      <w:pPr>
        <w:pStyle w:val="Heading4"/>
      </w:pPr>
      <w:r>
        <w:t>Program Flow End</w:t>
      </w:r>
    </w:p>
    <w:p w:rsidR="004A781C" w:rsidRDefault="00593446">
      <w:r w:rsidRPr="00593446">
        <w:t>Rte_Call_WhlImbRej_Per</w:t>
      </w:r>
      <w:r>
        <w:t>2</w:t>
      </w:r>
      <w:r w:rsidRPr="00593446">
        <w:t>_CP1_</w:t>
      </w:r>
      <w:proofErr w:type="gramStart"/>
      <w:r w:rsidRPr="00593446">
        <w:t>CheckpointReached()</w:t>
      </w:r>
      <w:proofErr w:type="gramEnd"/>
    </w:p>
    <w:p w:rsidR="007D5505" w:rsidRDefault="007D5505" w:rsidP="007D5505">
      <w:pPr>
        <w:pStyle w:val="Heading3"/>
      </w:pPr>
      <w:r>
        <w:t xml:space="preserve">Per: </w:t>
      </w:r>
      <w:fldSimple w:instr=" DOCPROPERTY &quot;Module Name&quot;  \* MERGEFORMAT ">
        <w:r>
          <w:t>WhlImbRej</w:t>
        </w:r>
      </w:fldSimple>
      <w:r>
        <w:t>_Per3</w:t>
      </w:r>
    </w:p>
    <w:p w:rsidR="007D5505" w:rsidRDefault="007D5505" w:rsidP="007D5505">
      <w:pPr>
        <w:pStyle w:val="Heading4"/>
      </w:pPr>
      <w:r>
        <w:t>Design Rationale</w:t>
      </w:r>
    </w:p>
    <w:p w:rsidR="007D5505" w:rsidRDefault="007D5505" w:rsidP="007D5505">
      <w:r>
        <w:t>None</w:t>
      </w:r>
    </w:p>
    <w:p w:rsidR="007D5505" w:rsidRDefault="007D5505" w:rsidP="007D5505">
      <w:pPr>
        <w:pStyle w:val="Heading4"/>
      </w:pPr>
      <w:r>
        <w:t>Program Flow Start</w:t>
      </w:r>
    </w:p>
    <w:p w:rsidR="007D5505" w:rsidRDefault="00593446" w:rsidP="00593446">
      <w:r w:rsidRPr="00593446">
        <w:t xml:space="preserve"> Rte_Call_WhlImbRej_Per</w:t>
      </w:r>
      <w:r>
        <w:t>3</w:t>
      </w:r>
      <w:r w:rsidRPr="00593446">
        <w:t>_CP</w:t>
      </w:r>
      <w:r>
        <w:t>0</w:t>
      </w:r>
      <w:r w:rsidRPr="00593446">
        <w:t>_</w:t>
      </w:r>
      <w:proofErr w:type="gramStart"/>
      <w:r w:rsidRPr="00593446">
        <w:t>CheckpointReached(</w:t>
      </w:r>
      <w:proofErr w:type="gramEnd"/>
      <w:r w:rsidRPr="00593446">
        <w:t>)</w:t>
      </w:r>
      <w:r w:rsidR="007D5505">
        <w:t>Store Module Inputs to Local copies</w:t>
      </w:r>
    </w:p>
    <w:p w:rsidR="007D5505" w:rsidRDefault="007D5505" w:rsidP="007D5505">
      <w:r>
        <w:t>N/A</w:t>
      </w:r>
    </w:p>
    <w:p w:rsidR="007D5505" w:rsidRDefault="007D5505" w:rsidP="007D5505">
      <w:pPr>
        <w:pStyle w:val="Heading4"/>
      </w:pPr>
      <w:r>
        <w:lastRenderedPageBreak/>
        <w:t>Processing</w:t>
      </w:r>
    </w:p>
    <w:p w:rsidR="007D5505" w:rsidRDefault="0011682C" w:rsidP="007D5505">
      <w:pPr>
        <w:jc w:val="center"/>
      </w:pPr>
      <w:r>
        <w:object w:dxaOrig="5436" w:dyaOrig="4753">
          <v:shape id="_x0000_i1055" type="#_x0000_t75" style="width:354.25pt;height:307.6pt" o:ole="">
            <v:imagedata r:id="rId68" o:title=""/>
          </v:shape>
          <o:OLEObject Type="Embed" ProgID="Visio.Drawing.11" ShapeID="_x0000_i1055" DrawAspect="Content" ObjectID="_1426334582" r:id="rId69"/>
        </w:object>
      </w:r>
    </w:p>
    <w:p w:rsidR="007D5505" w:rsidRDefault="007D5505" w:rsidP="007D5505">
      <w:pPr>
        <w:pStyle w:val="Heading4"/>
      </w:pPr>
      <w:r>
        <w:t>Store Local copy of outputs into Module Outputs</w:t>
      </w:r>
    </w:p>
    <w:p w:rsidR="007D5505" w:rsidRDefault="007D5505" w:rsidP="007D5505">
      <w:r w:rsidRPr="007D5505">
        <w:t>N/A</w:t>
      </w:r>
    </w:p>
    <w:p w:rsidR="007D5505" w:rsidRDefault="007D5505" w:rsidP="007D5505">
      <w:pPr>
        <w:pStyle w:val="Heading4"/>
      </w:pPr>
      <w:r>
        <w:t>Program Flow End</w:t>
      </w:r>
    </w:p>
    <w:p w:rsidR="007D5505" w:rsidRDefault="00593446">
      <w:r w:rsidRPr="00593446">
        <w:t>Rte_Call_WhlImbRej_Per</w:t>
      </w:r>
      <w:r>
        <w:t>3</w:t>
      </w:r>
      <w:r w:rsidRPr="00593446">
        <w:t>_CP1_</w:t>
      </w:r>
      <w:proofErr w:type="gramStart"/>
      <w:r w:rsidRPr="00593446">
        <w:t>CheckpointReached()</w:t>
      </w:r>
      <w:proofErr w:type="gramEnd"/>
    </w:p>
    <w:p w:rsidR="004A781C" w:rsidRDefault="004A781C"/>
    <w:p w:rsidR="004A781C" w:rsidRDefault="004A781C">
      <w:pPr>
        <w:pStyle w:val="Heading2"/>
      </w:pPr>
      <w:r>
        <w:br w:type="page"/>
      </w:r>
      <w:r>
        <w:lastRenderedPageBreak/>
        <w:t>Fault Recovery Functions</w:t>
      </w:r>
    </w:p>
    <w:p w:rsidR="004A781C" w:rsidRDefault="007D5505">
      <w:r>
        <w:t>None</w:t>
      </w:r>
    </w:p>
    <w:p w:rsidR="004A781C" w:rsidRDefault="004A781C">
      <w:pPr>
        <w:pStyle w:val="Heading2"/>
      </w:pPr>
      <w:r>
        <w:br w:type="page"/>
      </w:r>
      <w:r>
        <w:lastRenderedPageBreak/>
        <w:t>Shutdown Functions</w:t>
      </w:r>
    </w:p>
    <w:p w:rsidR="004A781C" w:rsidRDefault="007D5505">
      <w:r>
        <w:t>None</w:t>
      </w:r>
    </w:p>
    <w:p w:rsidR="004A781C" w:rsidRDefault="004A781C">
      <w:pPr>
        <w:pStyle w:val="Heading2"/>
      </w:pPr>
      <w:r>
        <w:br w:type="page"/>
      </w:r>
      <w:r>
        <w:lastRenderedPageBreak/>
        <w:t>Interrupt Functions</w:t>
      </w:r>
    </w:p>
    <w:p w:rsidR="004A781C" w:rsidRDefault="007D5505">
      <w:r>
        <w:t>None</w:t>
      </w:r>
    </w:p>
    <w:p w:rsidR="004A781C" w:rsidRDefault="004A781C"/>
    <w:p w:rsidR="004A781C" w:rsidRDefault="004A781C" w:rsidP="007D5505">
      <w:pPr>
        <w:pStyle w:val="Heading2"/>
      </w:pPr>
      <w:r>
        <w:br w:type="page"/>
      </w:r>
      <w:r>
        <w:lastRenderedPageBreak/>
        <w:t>Serial Communication Functions</w:t>
      </w:r>
    </w:p>
    <w:p w:rsidR="004A781C" w:rsidRDefault="004A781C">
      <w:pPr>
        <w:pStyle w:val="Heading3"/>
      </w:pPr>
      <w:proofErr w:type="spellStart"/>
      <w:r>
        <w:t>SComm</w:t>
      </w:r>
      <w:proofErr w:type="spellEnd"/>
      <w:r>
        <w:t xml:space="preserve">: </w:t>
      </w:r>
      <w:r w:rsidR="00956082">
        <w:fldChar w:fldCharType="begin"/>
      </w:r>
      <w:r w:rsidR="00B50E64">
        <w:instrText xml:space="preserve"> DOCPROPERTY "Module Name"  \* MERGEFORMAT </w:instrText>
      </w:r>
      <w:r w:rsidR="00956082">
        <w:fldChar w:fldCharType="separate"/>
      </w:r>
      <w:proofErr w:type="spellStart"/>
      <w:r w:rsidR="00AC10A2">
        <w:t>WhlImbRej</w:t>
      </w:r>
      <w:r w:rsidR="00956082">
        <w:fldChar w:fldCharType="end"/>
      </w:r>
      <w:r>
        <w:t>_</w:t>
      </w:r>
      <w:r w:rsidR="00FF5C1B">
        <w:t>S</w:t>
      </w:r>
      <w:r w:rsidR="00786558">
        <w:t>c</w:t>
      </w:r>
      <w:r w:rsidR="00FF5C1B">
        <w:t>om_GetWIRInfo</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4179"/>
        <w:gridCol w:w="990"/>
        <w:gridCol w:w="990"/>
        <w:gridCol w:w="990"/>
      </w:tblGrid>
      <w:tr w:rsidR="00FF5C1B" w:rsidTr="007554E3">
        <w:tc>
          <w:tcPr>
            <w:tcW w:w="1779" w:type="dxa"/>
          </w:tcPr>
          <w:p w:rsidR="00FF5C1B" w:rsidRDefault="00FF5C1B" w:rsidP="007554E3">
            <w:pPr>
              <w:spacing w:before="60"/>
              <w:rPr>
                <w:rFonts w:ascii="Arial" w:hAnsi="Arial" w:cs="Arial"/>
                <w:b/>
                <w:bCs/>
                <w:sz w:val="16"/>
              </w:rPr>
            </w:pPr>
            <w:r>
              <w:rPr>
                <w:rFonts w:ascii="Arial" w:hAnsi="Arial" w:cs="Arial"/>
                <w:b/>
                <w:bCs/>
                <w:sz w:val="16"/>
              </w:rPr>
              <w:t>Function Name</w:t>
            </w:r>
          </w:p>
        </w:tc>
        <w:tc>
          <w:tcPr>
            <w:tcW w:w="4179" w:type="dxa"/>
          </w:tcPr>
          <w:p w:rsidR="00FF5C1B" w:rsidRPr="00A97C12" w:rsidRDefault="00FF5C1B" w:rsidP="007554E3">
            <w:pPr>
              <w:spacing w:before="60"/>
              <w:rPr>
                <w:rFonts w:ascii="Arial" w:hAnsi="Arial" w:cs="Arial"/>
                <w:sz w:val="16"/>
              </w:rPr>
            </w:pPr>
            <w:proofErr w:type="spellStart"/>
            <w:r w:rsidRPr="00A97C12">
              <w:rPr>
                <w:rFonts w:ascii="Arial" w:hAnsi="Arial" w:cs="Arial"/>
                <w:sz w:val="16"/>
              </w:rPr>
              <w:t>WhlImbRej_S</w:t>
            </w:r>
            <w:r w:rsidR="00786558" w:rsidRPr="00A97C12">
              <w:rPr>
                <w:rFonts w:ascii="Arial" w:hAnsi="Arial" w:cs="Arial"/>
                <w:sz w:val="16"/>
              </w:rPr>
              <w:t>c</w:t>
            </w:r>
            <w:r w:rsidRPr="00A97C12">
              <w:rPr>
                <w:rFonts w:ascii="Arial" w:hAnsi="Arial" w:cs="Arial"/>
                <w:sz w:val="16"/>
              </w:rPr>
              <w:t>om_GetWIRInfo</w:t>
            </w:r>
            <w:proofErr w:type="spellEnd"/>
          </w:p>
        </w:tc>
        <w:tc>
          <w:tcPr>
            <w:tcW w:w="990" w:type="dxa"/>
            <w:shd w:val="pct30" w:color="FFFF00" w:fill="auto"/>
          </w:tcPr>
          <w:p w:rsidR="00FF5C1B" w:rsidRDefault="00FF5C1B" w:rsidP="007554E3">
            <w:pPr>
              <w:spacing w:before="60"/>
              <w:jc w:val="center"/>
              <w:rPr>
                <w:rFonts w:ascii="Arial" w:hAnsi="Arial" w:cs="Arial"/>
                <w:sz w:val="16"/>
              </w:rPr>
            </w:pPr>
            <w:r>
              <w:rPr>
                <w:rFonts w:ascii="Arial" w:hAnsi="Arial" w:cs="Arial"/>
                <w:sz w:val="16"/>
              </w:rPr>
              <w:t>Type</w:t>
            </w:r>
          </w:p>
        </w:tc>
        <w:tc>
          <w:tcPr>
            <w:tcW w:w="990" w:type="dxa"/>
            <w:shd w:val="pct30" w:color="FFFF00" w:fill="auto"/>
          </w:tcPr>
          <w:p w:rsidR="00FF5C1B" w:rsidRDefault="00FF5C1B" w:rsidP="007554E3">
            <w:pPr>
              <w:spacing w:before="60"/>
              <w:jc w:val="center"/>
              <w:rPr>
                <w:rFonts w:ascii="Arial" w:hAnsi="Arial" w:cs="Arial"/>
                <w:sz w:val="16"/>
              </w:rPr>
            </w:pPr>
            <w:r>
              <w:rPr>
                <w:rFonts w:ascii="Arial" w:hAnsi="Arial" w:cs="Arial"/>
                <w:sz w:val="16"/>
              </w:rPr>
              <w:t>Min</w:t>
            </w:r>
          </w:p>
        </w:tc>
        <w:tc>
          <w:tcPr>
            <w:tcW w:w="990" w:type="dxa"/>
            <w:shd w:val="pct30" w:color="FFFF00" w:fill="auto"/>
          </w:tcPr>
          <w:p w:rsidR="00FF5C1B" w:rsidRDefault="00FF5C1B" w:rsidP="007554E3">
            <w:pPr>
              <w:spacing w:before="60"/>
              <w:jc w:val="center"/>
              <w:rPr>
                <w:rFonts w:ascii="Arial" w:hAnsi="Arial" w:cs="Arial"/>
                <w:sz w:val="16"/>
              </w:rPr>
            </w:pPr>
            <w:r>
              <w:rPr>
                <w:rFonts w:ascii="Arial" w:hAnsi="Arial" w:cs="Arial"/>
                <w:sz w:val="16"/>
              </w:rPr>
              <w:t>Max</w:t>
            </w:r>
          </w:p>
        </w:tc>
      </w:tr>
      <w:tr w:rsidR="00FF5C1B" w:rsidTr="007554E3">
        <w:tc>
          <w:tcPr>
            <w:tcW w:w="1779" w:type="dxa"/>
          </w:tcPr>
          <w:p w:rsidR="00FF5C1B" w:rsidRDefault="00FF5C1B" w:rsidP="007554E3">
            <w:pPr>
              <w:spacing w:before="60"/>
              <w:rPr>
                <w:rFonts w:ascii="Arial" w:hAnsi="Arial" w:cs="Arial"/>
                <w:b/>
                <w:bCs/>
                <w:sz w:val="16"/>
              </w:rPr>
            </w:pPr>
            <w:r>
              <w:rPr>
                <w:rFonts w:ascii="Arial" w:hAnsi="Arial" w:cs="Arial"/>
                <w:b/>
                <w:bCs/>
                <w:sz w:val="16"/>
              </w:rPr>
              <w:t xml:space="preserve">Arguments Passed </w:t>
            </w:r>
          </w:p>
        </w:tc>
        <w:tc>
          <w:tcPr>
            <w:tcW w:w="4179" w:type="dxa"/>
          </w:tcPr>
          <w:p w:rsidR="00FF5C1B" w:rsidRPr="00A97C12" w:rsidRDefault="000177F1" w:rsidP="007554E3">
            <w:pPr>
              <w:spacing w:before="60"/>
              <w:rPr>
                <w:rFonts w:ascii="Arial" w:hAnsi="Arial" w:cs="Arial"/>
                <w:sz w:val="16"/>
              </w:rPr>
            </w:pPr>
            <w:r w:rsidRPr="000177F1">
              <w:rPr>
                <w:rFonts w:ascii="Arial" w:hAnsi="Arial" w:cs="Arial"/>
                <w:sz w:val="16"/>
              </w:rPr>
              <w:t>WIRCmpActRng1Ptr_Cnt_u32</w:t>
            </w:r>
          </w:p>
        </w:tc>
        <w:tc>
          <w:tcPr>
            <w:tcW w:w="990" w:type="dxa"/>
          </w:tcPr>
          <w:p w:rsidR="00FF5C1B" w:rsidRDefault="00FF5C1B" w:rsidP="00B120D7">
            <w:pPr>
              <w:spacing w:before="60"/>
              <w:rPr>
                <w:rFonts w:ascii="Arial" w:hAnsi="Arial" w:cs="Arial"/>
                <w:sz w:val="16"/>
              </w:rPr>
            </w:pPr>
            <w:r>
              <w:rPr>
                <w:rFonts w:ascii="Arial" w:hAnsi="Arial" w:cs="Arial"/>
                <w:sz w:val="16"/>
              </w:rPr>
              <w:t xml:space="preserve">pointer to </w:t>
            </w:r>
            <w:r w:rsidR="00B120D7">
              <w:rPr>
                <w:rFonts w:ascii="Arial" w:hAnsi="Arial" w:cs="Arial"/>
                <w:sz w:val="16"/>
              </w:rPr>
              <w:t>uint32</w:t>
            </w:r>
          </w:p>
        </w:tc>
        <w:tc>
          <w:tcPr>
            <w:tcW w:w="990" w:type="dxa"/>
          </w:tcPr>
          <w:p w:rsidR="00FF5C1B" w:rsidRDefault="00B120D7" w:rsidP="007554E3">
            <w:pPr>
              <w:spacing w:before="60"/>
              <w:rPr>
                <w:rFonts w:ascii="Arial" w:hAnsi="Arial" w:cs="Arial"/>
                <w:sz w:val="16"/>
              </w:rPr>
            </w:pPr>
            <w:r>
              <w:rPr>
                <w:rFonts w:ascii="Arial" w:hAnsi="Arial" w:cs="Arial"/>
                <w:sz w:val="16"/>
              </w:rPr>
              <w:t>FULL</w:t>
            </w:r>
          </w:p>
        </w:tc>
        <w:tc>
          <w:tcPr>
            <w:tcW w:w="990" w:type="dxa"/>
          </w:tcPr>
          <w:p w:rsidR="00FF5C1B" w:rsidRDefault="00B120D7" w:rsidP="007554E3">
            <w:pPr>
              <w:spacing w:before="60"/>
              <w:rPr>
                <w:rFonts w:ascii="Arial" w:hAnsi="Arial" w:cs="Arial"/>
                <w:sz w:val="16"/>
              </w:rPr>
            </w:pPr>
            <w:r>
              <w:rPr>
                <w:rFonts w:ascii="Arial" w:hAnsi="Arial" w:cs="Arial"/>
                <w:sz w:val="16"/>
              </w:rPr>
              <w:t>FULL</w:t>
            </w:r>
          </w:p>
        </w:tc>
      </w:tr>
      <w:tr w:rsidR="00FF5C1B" w:rsidTr="007554E3">
        <w:tc>
          <w:tcPr>
            <w:tcW w:w="1779" w:type="dxa"/>
          </w:tcPr>
          <w:p w:rsidR="00FF5C1B" w:rsidRDefault="00FF5C1B" w:rsidP="007554E3">
            <w:pPr>
              <w:spacing w:before="60"/>
              <w:rPr>
                <w:rFonts w:ascii="Arial" w:hAnsi="Arial" w:cs="Arial"/>
                <w:b/>
                <w:bCs/>
                <w:sz w:val="16"/>
              </w:rPr>
            </w:pPr>
          </w:p>
        </w:tc>
        <w:tc>
          <w:tcPr>
            <w:tcW w:w="4179" w:type="dxa"/>
          </w:tcPr>
          <w:p w:rsidR="00FF5C1B" w:rsidRPr="00A97C12" w:rsidRDefault="00B120D7" w:rsidP="007554E3">
            <w:pPr>
              <w:spacing w:before="60"/>
              <w:rPr>
                <w:rFonts w:ascii="Arial" w:hAnsi="Arial" w:cs="Arial"/>
                <w:sz w:val="16"/>
              </w:rPr>
            </w:pPr>
            <w:r w:rsidRPr="00B120D7">
              <w:rPr>
                <w:rFonts w:ascii="Arial" w:hAnsi="Arial" w:cs="Arial"/>
                <w:sz w:val="16"/>
              </w:rPr>
              <w:t>WIRCmpActRng2Ptr_Cnt_u32</w:t>
            </w:r>
          </w:p>
        </w:tc>
        <w:tc>
          <w:tcPr>
            <w:tcW w:w="990" w:type="dxa"/>
          </w:tcPr>
          <w:p w:rsidR="00FF5C1B" w:rsidRDefault="00FF5C1B" w:rsidP="00B120D7">
            <w:pPr>
              <w:spacing w:before="60"/>
              <w:rPr>
                <w:rFonts w:ascii="Arial" w:hAnsi="Arial" w:cs="Arial"/>
                <w:sz w:val="16"/>
              </w:rPr>
            </w:pPr>
            <w:r w:rsidRPr="00DF1E03">
              <w:rPr>
                <w:rFonts w:ascii="Arial" w:hAnsi="Arial" w:cs="Arial"/>
                <w:sz w:val="16"/>
              </w:rPr>
              <w:t xml:space="preserve">pointer to </w:t>
            </w:r>
            <w:r w:rsidR="00B120D7">
              <w:rPr>
                <w:rFonts w:ascii="Arial" w:hAnsi="Arial" w:cs="Arial"/>
                <w:sz w:val="16"/>
              </w:rPr>
              <w:t>uint32</w:t>
            </w:r>
          </w:p>
        </w:tc>
        <w:tc>
          <w:tcPr>
            <w:tcW w:w="990" w:type="dxa"/>
          </w:tcPr>
          <w:p w:rsidR="00FF5C1B" w:rsidRDefault="00FF5C1B" w:rsidP="007554E3">
            <w:pPr>
              <w:spacing w:before="60"/>
              <w:rPr>
                <w:rFonts w:ascii="Arial" w:hAnsi="Arial" w:cs="Arial"/>
                <w:sz w:val="16"/>
              </w:rPr>
            </w:pPr>
            <w:r>
              <w:rPr>
                <w:rFonts w:ascii="Arial" w:hAnsi="Arial" w:cs="Arial"/>
                <w:sz w:val="16"/>
              </w:rPr>
              <w:t>FULL</w:t>
            </w:r>
          </w:p>
        </w:tc>
        <w:tc>
          <w:tcPr>
            <w:tcW w:w="990" w:type="dxa"/>
          </w:tcPr>
          <w:p w:rsidR="00FF5C1B" w:rsidRDefault="00FF5C1B" w:rsidP="007554E3">
            <w:pPr>
              <w:spacing w:before="60"/>
              <w:rPr>
                <w:rFonts w:ascii="Arial" w:hAnsi="Arial" w:cs="Arial"/>
                <w:sz w:val="16"/>
              </w:rPr>
            </w:pPr>
            <w:r>
              <w:rPr>
                <w:rFonts w:ascii="Arial" w:hAnsi="Arial" w:cs="Arial"/>
                <w:sz w:val="16"/>
              </w:rPr>
              <w:t>FULL</w:t>
            </w:r>
          </w:p>
        </w:tc>
      </w:tr>
      <w:tr w:rsidR="00FF5C1B" w:rsidTr="007554E3">
        <w:tc>
          <w:tcPr>
            <w:tcW w:w="1779" w:type="dxa"/>
          </w:tcPr>
          <w:p w:rsidR="00FF5C1B" w:rsidRDefault="00FF5C1B" w:rsidP="007554E3">
            <w:pPr>
              <w:spacing w:before="60"/>
              <w:rPr>
                <w:rFonts w:ascii="Arial" w:hAnsi="Arial" w:cs="Arial"/>
                <w:b/>
                <w:bCs/>
                <w:sz w:val="16"/>
              </w:rPr>
            </w:pPr>
          </w:p>
        </w:tc>
        <w:tc>
          <w:tcPr>
            <w:tcW w:w="4179" w:type="dxa"/>
          </w:tcPr>
          <w:p w:rsidR="00FF5C1B" w:rsidRPr="00A97C12" w:rsidRDefault="00B120D7" w:rsidP="007554E3">
            <w:pPr>
              <w:spacing w:before="60"/>
              <w:rPr>
                <w:rFonts w:ascii="Arial" w:hAnsi="Arial" w:cs="Arial"/>
                <w:sz w:val="16"/>
              </w:rPr>
            </w:pPr>
            <w:r w:rsidRPr="00B120D7">
              <w:rPr>
                <w:rFonts w:ascii="Arial" w:hAnsi="Arial" w:cs="Arial"/>
                <w:sz w:val="16"/>
              </w:rPr>
              <w:t>WIRCmpActRng3Ptr_Cnt_u32</w:t>
            </w:r>
          </w:p>
        </w:tc>
        <w:tc>
          <w:tcPr>
            <w:tcW w:w="990" w:type="dxa"/>
          </w:tcPr>
          <w:p w:rsidR="00FF5C1B" w:rsidRDefault="00B120D7" w:rsidP="007554E3">
            <w:pPr>
              <w:spacing w:before="60"/>
              <w:rPr>
                <w:rFonts w:ascii="Arial" w:hAnsi="Arial" w:cs="Arial"/>
                <w:sz w:val="16"/>
              </w:rPr>
            </w:pPr>
            <w:r>
              <w:rPr>
                <w:rFonts w:ascii="Arial" w:hAnsi="Arial" w:cs="Arial"/>
                <w:sz w:val="16"/>
              </w:rPr>
              <w:t>pointer to uint32</w:t>
            </w:r>
          </w:p>
        </w:tc>
        <w:tc>
          <w:tcPr>
            <w:tcW w:w="990" w:type="dxa"/>
          </w:tcPr>
          <w:p w:rsidR="00FF5C1B" w:rsidRDefault="00B120D7" w:rsidP="007554E3">
            <w:pPr>
              <w:spacing w:before="60"/>
              <w:rPr>
                <w:rFonts w:ascii="Arial" w:hAnsi="Arial" w:cs="Arial"/>
                <w:sz w:val="16"/>
              </w:rPr>
            </w:pPr>
            <w:r>
              <w:rPr>
                <w:rFonts w:ascii="Arial" w:hAnsi="Arial" w:cs="Arial"/>
                <w:sz w:val="16"/>
              </w:rPr>
              <w:t>FULL</w:t>
            </w:r>
          </w:p>
        </w:tc>
        <w:tc>
          <w:tcPr>
            <w:tcW w:w="990" w:type="dxa"/>
          </w:tcPr>
          <w:p w:rsidR="00FF5C1B" w:rsidRDefault="00B120D7" w:rsidP="007554E3">
            <w:pPr>
              <w:spacing w:before="60"/>
              <w:rPr>
                <w:rFonts w:ascii="Arial" w:hAnsi="Arial" w:cs="Arial"/>
                <w:sz w:val="16"/>
              </w:rPr>
            </w:pPr>
            <w:r>
              <w:rPr>
                <w:rFonts w:ascii="Arial" w:hAnsi="Arial" w:cs="Arial"/>
                <w:sz w:val="16"/>
              </w:rPr>
              <w:t>FULL</w:t>
            </w:r>
          </w:p>
        </w:tc>
      </w:tr>
      <w:tr w:rsidR="00B120D7" w:rsidTr="007554E3">
        <w:tc>
          <w:tcPr>
            <w:tcW w:w="1779" w:type="dxa"/>
          </w:tcPr>
          <w:p w:rsidR="00B120D7" w:rsidRDefault="00B120D7" w:rsidP="007554E3">
            <w:pPr>
              <w:spacing w:before="60"/>
              <w:rPr>
                <w:rFonts w:ascii="Arial" w:hAnsi="Arial" w:cs="Arial"/>
                <w:b/>
                <w:bCs/>
                <w:sz w:val="16"/>
              </w:rPr>
            </w:pPr>
          </w:p>
        </w:tc>
        <w:tc>
          <w:tcPr>
            <w:tcW w:w="4179" w:type="dxa"/>
          </w:tcPr>
          <w:p w:rsidR="00B120D7" w:rsidRPr="00B120D7" w:rsidRDefault="00B120D7" w:rsidP="007554E3">
            <w:pPr>
              <w:spacing w:before="60"/>
              <w:rPr>
                <w:rFonts w:ascii="Arial" w:hAnsi="Arial" w:cs="Arial"/>
                <w:sz w:val="16"/>
              </w:rPr>
            </w:pPr>
            <w:r w:rsidRPr="00B120D7">
              <w:rPr>
                <w:rFonts w:ascii="Arial" w:hAnsi="Arial" w:cs="Arial"/>
                <w:sz w:val="16"/>
              </w:rPr>
              <w:t>AlgFltStatusPtr_Cnt_b16</w:t>
            </w:r>
          </w:p>
        </w:tc>
        <w:tc>
          <w:tcPr>
            <w:tcW w:w="990" w:type="dxa"/>
          </w:tcPr>
          <w:p w:rsidR="00B120D7" w:rsidRDefault="00B120D7" w:rsidP="007554E3">
            <w:pPr>
              <w:spacing w:before="60"/>
              <w:rPr>
                <w:rFonts w:ascii="Arial" w:hAnsi="Arial" w:cs="Arial"/>
                <w:sz w:val="16"/>
              </w:rPr>
            </w:pPr>
            <w:r>
              <w:rPr>
                <w:rFonts w:ascii="Arial" w:hAnsi="Arial" w:cs="Arial"/>
                <w:sz w:val="16"/>
              </w:rPr>
              <w:t>pointer to uint16</w:t>
            </w:r>
          </w:p>
        </w:tc>
        <w:tc>
          <w:tcPr>
            <w:tcW w:w="990" w:type="dxa"/>
          </w:tcPr>
          <w:p w:rsidR="00B120D7" w:rsidRDefault="00B120D7" w:rsidP="007554E3">
            <w:pPr>
              <w:spacing w:before="60"/>
              <w:rPr>
                <w:rFonts w:ascii="Arial" w:hAnsi="Arial" w:cs="Arial"/>
                <w:sz w:val="16"/>
              </w:rPr>
            </w:pPr>
            <w:r>
              <w:rPr>
                <w:rFonts w:ascii="Arial" w:hAnsi="Arial" w:cs="Arial"/>
                <w:sz w:val="16"/>
              </w:rPr>
              <w:t>FULL</w:t>
            </w:r>
          </w:p>
        </w:tc>
        <w:tc>
          <w:tcPr>
            <w:tcW w:w="990" w:type="dxa"/>
          </w:tcPr>
          <w:p w:rsidR="00B120D7" w:rsidRDefault="00B120D7" w:rsidP="007554E3">
            <w:pPr>
              <w:spacing w:before="60"/>
              <w:rPr>
                <w:rFonts w:ascii="Arial" w:hAnsi="Arial" w:cs="Arial"/>
                <w:sz w:val="16"/>
              </w:rPr>
            </w:pPr>
            <w:r>
              <w:rPr>
                <w:rFonts w:ascii="Arial" w:hAnsi="Arial" w:cs="Arial"/>
                <w:sz w:val="16"/>
              </w:rPr>
              <w:t>FULL</w:t>
            </w:r>
          </w:p>
        </w:tc>
      </w:tr>
      <w:tr w:rsidR="00B120D7" w:rsidTr="007554E3">
        <w:tc>
          <w:tcPr>
            <w:tcW w:w="1779" w:type="dxa"/>
          </w:tcPr>
          <w:p w:rsidR="00B120D7" w:rsidRDefault="00B120D7" w:rsidP="007554E3">
            <w:pPr>
              <w:spacing w:before="60"/>
              <w:rPr>
                <w:rFonts w:ascii="Arial" w:hAnsi="Arial" w:cs="Arial"/>
                <w:b/>
                <w:bCs/>
                <w:sz w:val="16"/>
              </w:rPr>
            </w:pPr>
          </w:p>
        </w:tc>
        <w:tc>
          <w:tcPr>
            <w:tcW w:w="4179" w:type="dxa"/>
          </w:tcPr>
          <w:p w:rsidR="00B120D7" w:rsidRPr="00B120D7" w:rsidRDefault="00B120D7" w:rsidP="007554E3">
            <w:pPr>
              <w:spacing w:before="60"/>
              <w:rPr>
                <w:rFonts w:ascii="Arial" w:hAnsi="Arial" w:cs="Arial"/>
                <w:sz w:val="16"/>
              </w:rPr>
            </w:pPr>
            <w:r w:rsidRPr="00B120D7">
              <w:rPr>
                <w:rFonts w:ascii="Arial" w:hAnsi="Arial" w:cs="Arial"/>
                <w:sz w:val="16"/>
              </w:rPr>
              <w:t>WIRMaxCompPtr_Pct_f32</w:t>
            </w:r>
          </w:p>
        </w:tc>
        <w:tc>
          <w:tcPr>
            <w:tcW w:w="990" w:type="dxa"/>
          </w:tcPr>
          <w:p w:rsidR="00B120D7" w:rsidRDefault="00B120D7" w:rsidP="007554E3">
            <w:pPr>
              <w:spacing w:before="60"/>
              <w:rPr>
                <w:rFonts w:ascii="Arial" w:hAnsi="Arial" w:cs="Arial"/>
                <w:sz w:val="16"/>
              </w:rPr>
            </w:pPr>
            <w:r>
              <w:rPr>
                <w:rFonts w:ascii="Arial" w:hAnsi="Arial" w:cs="Arial"/>
                <w:sz w:val="16"/>
              </w:rPr>
              <w:t>pointer to float32</w:t>
            </w:r>
          </w:p>
        </w:tc>
        <w:tc>
          <w:tcPr>
            <w:tcW w:w="990" w:type="dxa"/>
          </w:tcPr>
          <w:p w:rsidR="00B120D7" w:rsidRDefault="00B120D7" w:rsidP="007554E3">
            <w:pPr>
              <w:spacing w:before="60"/>
              <w:rPr>
                <w:rFonts w:ascii="Arial" w:hAnsi="Arial" w:cs="Arial"/>
                <w:sz w:val="16"/>
              </w:rPr>
            </w:pPr>
            <w:r>
              <w:rPr>
                <w:rFonts w:ascii="Arial" w:hAnsi="Arial" w:cs="Arial"/>
                <w:sz w:val="16"/>
              </w:rPr>
              <w:t>0</w:t>
            </w:r>
          </w:p>
        </w:tc>
        <w:tc>
          <w:tcPr>
            <w:tcW w:w="990" w:type="dxa"/>
          </w:tcPr>
          <w:p w:rsidR="00B120D7" w:rsidRDefault="00B120D7" w:rsidP="007554E3">
            <w:pPr>
              <w:spacing w:before="60"/>
              <w:rPr>
                <w:rFonts w:ascii="Arial" w:hAnsi="Arial" w:cs="Arial"/>
                <w:sz w:val="16"/>
              </w:rPr>
            </w:pPr>
            <w:r>
              <w:rPr>
                <w:rFonts w:ascii="Arial" w:hAnsi="Arial" w:cs="Arial"/>
                <w:sz w:val="16"/>
              </w:rPr>
              <w:t>100</w:t>
            </w:r>
          </w:p>
        </w:tc>
      </w:tr>
      <w:tr w:rsidR="00FF5C1B" w:rsidTr="007554E3">
        <w:tc>
          <w:tcPr>
            <w:tcW w:w="1779" w:type="dxa"/>
          </w:tcPr>
          <w:p w:rsidR="00FF5C1B" w:rsidRDefault="00FF5C1B" w:rsidP="007554E3">
            <w:pPr>
              <w:spacing w:before="60"/>
              <w:rPr>
                <w:rFonts w:ascii="Arial" w:hAnsi="Arial" w:cs="Arial"/>
                <w:b/>
                <w:bCs/>
                <w:sz w:val="16"/>
              </w:rPr>
            </w:pPr>
            <w:r>
              <w:rPr>
                <w:rFonts w:ascii="Arial" w:hAnsi="Arial" w:cs="Arial"/>
                <w:b/>
                <w:bCs/>
                <w:sz w:val="16"/>
              </w:rPr>
              <w:t>Return Value</w:t>
            </w:r>
          </w:p>
        </w:tc>
        <w:tc>
          <w:tcPr>
            <w:tcW w:w="4179" w:type="dxa"/>
          </w:tcPr>
          <w:p w:rsidR="00FF5C1B" w:rsidRPr="00A97C12" w:rsidRDefault="00FF5C1B" w:rsidP="007554E3">
            <w:pPr>
              <w:spacing w:before="60"/>
              <w:rPr>
                <w:rFonts w:ascii="Arial" w:hAnsi="Arial" w:cs="Arial"/>
                <w:sz w:val="16"/>
              </w:rPr>
            </w:pPr>
            <w:r w:rsidRPr="00A97C12">
              <w:rPr>
                <w:rFonts w:ascii="Arial" w:hAnsi="Arial" w:cs="Arial"/>
                <w:sz w:val="16"/>
              </w:rPr>
              <w:t>N/A</w:t>
            </w:r>
          </w:p>
        </w:tc>
        <w:tc>
          <w:tcPr>
            <w:tcW w:w="990" w:type="dxa"/>
          </w:tcPr>
          <w:p w:rsidR="00FF5C1B" w:rsidRDefault="00FF5C1B" w:rsidP="007554E3">
            <w:pPr>
              <w:spacing w:before="60"/>
              <w:rPr>
                <w:rFonts w:ascii="Arial" w:hAnsi="Arial" w:cs="Arial"/>
                <w:sz w:val="16"/>
              </w:rPr>
            </w:pPr>
          </w:p>
        </w:tc>
        <w:tc>
          <w:tcPr>
            <w:tcW w:w="990" w:type="dxa"/>
          </w:tcPr>
          <w:p w:rsidR="00FF5C1B" w:rsidRDefault="00FF5C1B" w:rsidP="007554E3">
            <w:pPr>
              <w:spacing w:before="60"/>
              <w:rPr>
                <w:rFonts w:ascii="Arial" w:hAnsi="Arial" w:cs="Arial"/>
                <w:sz w:val="16"/>
              </w:rPr>
            </w:pPr>
          </w:p>
        </w:tc>
        <w:tc>
          <w:tcPr>
            <w:tcW w:w="990" w:type="dxa"/>
          </w:tcPr>
          <w:p w:rsidR="00FF5C1B" w:rsidRDefault="00FF5C1B" w:rsidP="007554E3">
            <w:pPr>
              <w:spacing w:before="60"/>
              <w:rPr>
                <w:rFonts w:ascii="Arial" w:hAnsi="Arial" w:cs="Arial"/>
                <w:sz w:val="16"/>
              </w:rPr>
            </w:pPr>
          </w:p>
        </w:tc>
      </w:tr>
    </w:tbl>
    <w:p w:rsidR="00FF5C1B" w:rsidRPr="00FF5C1B" w:rsidRDefault="00FF5C1B" w:rsidP="00FF5C1B"/>
    <w:p w:rsidR="004A781C" w:rsidRDefault="004A781C">
      <w:pPr>
        <w:pStyle w:val="Heading4"/>
      </w:pPr>
      <w:r>
        <w:t>Design Rationale</w:t>
      </w:r>
    </w:p>
    <w:p w:rsidR="004A781C" w:rsidRDefault="00FF5C1B">
      <w:r>
        <w:t>None</w:t>
      </w:r>
    </w:p>
    <w:p w:rsidR="004A781C" w:rsidRDefault="004A781C">
      <w:pPr>
        <w:pStyle w:val="Heading4"/>
      </w:pPr>
      <w:r>
        <w:t>Program Flow Start</w:t>
      </w:r>
    </w:p>
    <w:p w:rsidR="004A781C" w:rsidRDefault="00FF5C1B">
      <w:r>
        <w:t>N/A</w:t>
      </w:r>
    </w:p>
    <w:p w:rsidR="004A781C" w:rsidRDefault="004A781C">
      <w:pPr>
        <w:pStyle w:val="Heading4"/>
      </w:pPr>
      <w:r>
        <w:t>Store Module Inputs to Local copies</w:t>
      </w:r>
    </w:p>
    <w:p w:rsidR="004A781C" w:rsidRDefault="00FF5C1B">
      <w:r>
        <w:t>N/A</w:t>
      </w:r>
    </w:p>
    <w:p w:rsidR="004A781C" w:rsidRDefault="00FF5C1B">
      <w:pPr>
        <w:pStyle w:val="Heading4"/>
      </w:pPr>
      <w:r>
        <w:lastRenderedPageBreak/>
        <w:t>Processing</w:t>
      </w:r>
    </w:p>
    <w:p w:rsidR="004A781C" w:rsidRDefault="00444A97" w:rsidP="00FF5C1B">
      <w:pPr>
        <w:jc w:val="center"/>
      </w:pPr>
      <w:r>
        <w:object w:dxaOrig="4135" w:dyaOrig="4749">
          <v:shape id="_x0000_i1056" type="#_x0000_t75" style="width:246.55pt;height:281.1pt" o:ole="">
            <v:imagedata r:id="rId70" o:title=""/>
          </v:shape>
          <o:OLEObject Type="Embed" ProgID="Visio.Drawing.11" ShapeID="_x0000_i1056" DrawAspect="Content" ObjectID="_1426334583" r:id="rId71"/>
        </w:object>
      </w:r>
    </w:p>
    <w:p w:rsidR="004A781C" w:rsidRDefault="004A781C">
      <w:pPr>
        <w:pStyle w:val="Heading4"/>
      </w:pPr>
      <w:r>
        <w:t>Store Local copy of outputs into Module Outputs</w:t>
      </w:r>
    </w:p>
    <w:p w:rsidR="004A781C" w:rsidRDefault="00FF5C1B">
      <w:r>
        <w:t>N/A</w:t>
      </w:r>
    </w:p>
    <w:p w:rsidR="004A781C" w:rsidRDefault="004A781C">
      <w:pPr>
        <w:pStyle w:val="Heading4"/>
      </w:pPr>
      <w:r>
        <w:t>Program Flow End</w:t>
      </w:r>
    </w:p>
    <w:p w:rsidR="004A781C" w:rsidRDefault="00FF5C1B">
      <w:r>
        <w:t>N/A</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EA49F1">
      <w:r>
        <w:t>The WhlImbRej</w:t>
      </w:r>
      <w:r w:rsidRPr="00EA49F1">
        <w:t>_</w:t>
      </w:r>
      <w:proofErr w:type="gramStart"/>
      <w:r w:rsidRPr="00EA49F1">
        <w:t>Per1(</w:t>
      </w:r>
      <w:proofErr w:type="gramEnd"/>
      <w:r w:rsidRPr="00EA49F1">
        <w:t>) function must be called prior to the module which sums in the WIR output.</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EA49F1" w:rsidRPr="00381542" w:rsidTr="00B54697">
        <w:tc>
          <w:tcPr>
            <w:tcW w:w="3168" w:type="dxa"/>
            <w:tcBorders>
              <w:top w:val="single" w:sz="6" w:space="0" w:color="auto"/>
              <w:left w:val="single" w:sz="6" w:space="0" w:color="auto"/>
              <w:bottom w:val="single" w:sz="6" w:space="0" w:color="auto"/>
              <w:right w:val="single" w:sz="6" w:space="0" w:color="auto"/>
            </w:tcBorders>
          </w:tcPr>
          <w:p w:rsidR="00EA49F1" w:rsidRDefault="00956082" w:rsidP="007554E3">
            <w:pPr>
              <w:spacing w:before="60"/>
            </w:pPr>
            <w:fldSimple w:instr=" DOCPROPERTY &quot;Module Name&quot;  \* MERGEFORMAT ">
              <w:r w:rsidR="00EA49F1" w:rsidRPr="00C70B87">
                <w:rPr>
                  <w:rFonts w:ascii="Arial" w:hAnsi="Arial" w:cs="Arial"/>
                  <w:sz w:val="16"/>
                  <w:szCs w:val="16"/>
                </w:rPr>
                <w:t>WhlImbRej</w:t>
              </w:r>
            </w:fldSimple>
            <w:r w:rsidR="00EA49F1" w:rsidRPr="00790CD5">
              <w:rPr>
                <w:rFonts w:ascii="Arial" w:hAnsi="Arial" w:cs="Arial"/>
                <w:sz w:val="16"/>
                <w:szCs w:val="16"/>
              </w:rPr>
              <w:t>_</w:t>
            </w:r>
            <w:r w:rsidR="00EA49F1">
              <w:rPr>
                <w:rFonts w:ascii="Arial" w:hAnsi="Arial" w:cs="Arial"/>
                <w:sz w:val="16"/>
                <w:szCs w:val="16"/>
              </w:rPr>
              <w:t>Init1</w:t>
            </w:r>
          </w:p>
        </w:tc>
        <w:tc>
          <w:tcPr>
            <w:tcW w:w="2070" w:type="dxa"/>
            <w:tcBorders>
              <w:top w:val="single" w:sz="6" w:space="0" w:color="auto"/>
              <w:left w:val="single" w:sz="6" w:space="0" w:color="auto"/>
              <w:bottom w:val="single" w:sz="6" w:space="0" w:color="auto"/>
              <w:right w:val="single" w:sz="6" w:space="0" w:color="auto"/>
            </w:tcBorders>
          </w:tcPr>
          <w:p w:rsidR="00EA49F1" w:rsidRDefault="00EA49F1" w:rsidP="007554E3">
            <w:pPr>
              <w:spacing w:before="60"/>
              <w:rPr>
                <w:rFonts w:ascii="Arial" w:hAnsi="Arial" w:cs="Arial"/>
                <w:sz w:val="16"/>
                <w:szCs w:val="16"/>
              </w:rPr>
            </w:pPr>
            <w:r>
              <w:rPr>
                <w:rFonts w:ascii="Arial" w:hAnsi="Arial" w:cs="Arial"/>
                <w:sz w:val="16"/>
                <w:szCs w:val="16"/>
              </w:rPr>
              <w:t>Once at Init</w:t>
            </w:r>
          </w:p>
        </w:tc>
        <w:tc>
          <w:tcPr>
            <w:tcW w:w="3690" w:type="dxa"/>
            <w:tcBorders>
              <w:top w:val="single" w:sz="6" w:space="0" w:color="auto"/>
              <w:left w:val="single" w:sz="6" w:space="0" w:color="auto"/>
              <w:bottom w:val="single" w:sz="6" w:space="0" w:color="auto"/>
              <w:right w:val="single" w:sz="6" w:space="0" w:color="auto"/>
            </w:tcBorders>
          </w:tcPr>
          <w:p w:rsidR="00EA49F1" w:rsidRDefault="00EA49F1" w:rsidP="007554E3">
            <w:pPr>
              <w:spacing w:before="60"/>
              <w:rPr>
                <w:rFonts w:ascii="Arial" w:hAnsi="Arial" w:cs="Arial"/>
                <w:sz w:val="16"/>
                <w:szCs w:val="16"/>
              </w:rPr>
            </w:pPr>
            <w:r>
              <w:rPr>
                <w:rFonts w:ascii="Arial" w:hAnsi="Arial" w:cs="Arial"/>
                <w:sz w:val="16"/>
                <w:szCs w:val="16"/>
              </w:rPr>
              <w:t>Cold Init</w:t>
            </w:r>
          </w:p>
        </w:tc>
      </w:tr>
      <w:tr w:rsidR="00EA49F1" w:rsidRPr="00381542" w:rsidTr="00B54697">
        <w:tc>
          <w:tcPr>
            <w:tcW w:w="3168" w:type="dxa"/>
            <w:tcBorders>
              <w:top w:val="single" w:sz="6" w:space="0" w:color="auto"/>
              <w:left w:val="single" w:sz="6" w:space="0" w:color="auto"/>
              <w:bottom w:val="single" w:sz="6" w:space="0" w:color="auto"/>
              <w:right w:val="single" w:sz="6" w:space="0" w:color="auto"/>
            </w:tcBorders>
          </w:tcPr>
          <w:p w:rsidR="00EA49F1" w:rsidRPr="00790CD5" w:rsidRDefault="00956082" w:rsidP="007554E3">
            <w:pPr>
              <w:spacing w:before="60"/>
              <w:rPr>
                <w:rFonts w:ascii="Arial" w:hAnsi="Arial" w:cs="Arial"/>
                <w:sz w:val="16"/>
                <w:szCs w:val="16"/>
              </w:rPr>
            </w:pPr>
            <w:fldSimple w:instr=" DOCPROPERTY &quot;Module Name&quot;  \* MERGEFORMAT ">
              <w:r w:rsidR="00EA49F1" w:rsidRPr="00C70B87">
                <w:rPr>
                  <w:rFonts w:ascii="Arial" w:hAnsi="Arial" w:cs="Arial"/>
                  <w:sz w:val="16"/>
                  <w:szCs w:val="16"/>
                </w:rPr>
                <w:t>WhlImbRej</w:t>
              </w:r>
            </w:fldSimple>
            <w:r w:rsidR="00EA49F1" w:rsidRPr="00790CD5">
              <w:rPr>
                <w:rFonts w:ascii="Arial" w:hAnsi="Arial" w:cs="Arial"/>
                <w:sz w:val="16"/>
                <w:szCs w:val="16"/>
              </w:rPr>
              <w:t>_</w:t>
            </w:r>
            <w:r w:rsidR="00EA49F1">
              <w:rPr>
                <w:rFonts w:ascii="Arial" w:hAnsi="Arial" w:cs="Arial"/>
                <w:sz w:val="16"/>
                <w:szCs w:val="16"/>
              </w:rPr>
              <w:t>Per</w:t>
            </w:r>
            <w:r w:rsidR="00EA49F1" w:rsidRPr="00790CD5">
              <w:rPr>
                <w:rFonts w:ascii="Arial" w:hAnsi="Arial" w:cs="Arial"/>
                <w:sz w:val="16"/>
                <w:szCs w:val="16"/>
              </w:rPr>
              <w:t>1</w:t>
            </w:r>
          </w:p>
        </w:tc>
        <w:tc>
          <w:tcPr>
            <w:tcW w:w="2070" w:type="dxa"/>
            <w:tcBorders>
              <w:top w:val="single" w:sz="6" w:space="0" w:color="auto"/>
              <w:left w:val="single" w:sz="6" w:space="0" w:color="auto"/>
              <w:bottom w:val="single" w:sz="6" w:space="0" w:color="auto"/>
              <w:right w:val="single" w:sz="6" w:space="0" w:color="auto"/>
            </w:tcBorders>
          </w:tcPr>
          <w:p w:rsidR="00EA49F1" w:rsidRDefault="00EA49F1" w:rsidP="007554E3">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EA49F1" w:rsidRDefault="00EA49F1" w:rsidP="007554E3">
            <w:pPr>
              <w:spacing w:before="60"/>
              <w:rPr>
                <w:rFonts w:ascii="Arial" w:hAnsi="Arial" w:cs="Arial"/>
                <w:sz w:val="16"/>
                <w:szCs w:val="16"/>
              </w:rPr>
            </w:pPr>
            <w:r>
              <w:rPr>
                <w:rFonts w:ascii="Arial" w:hAnsi="Arial" w:cs="Arial"/>
                <w:sz w:val="16"/>
                <w:szCs w:val="16"/>
              </w:rPr>
              <w:t>OPERATE</w:t>
            </w:r>
          </w:p>
        </w:tc>
      </w:tr>
      <w:tr w:rsidR="00EA49F1" w:rsidRPr="00381542" w:rsidTr="00B54697">
        <w:tc>
          <w:tcPr>
            <w:tcW w:w="3168" w:type="dxa"/>
            <w:tcBorders>
              <w:top w:val="single" w:sz="6" w:space="0" w:color="auto"/>
              <w:left w:val="single" w:sz="6" w:space="0" w:color="auto"/>
              <w:bottom w:val="single" w:sz="6" w:space="0" w:color="auto"/>
              <w:right w:val="single" w:sz="6" w:space="0" w:color="auto"/>
            </w:tcBorders>
          </w:tcPr>
          <w:p w:rsidR="00EA49F1" w:rsidRDefault="00956082" w:rsidP="007554E3">
            <w:pPr>
              <w:spacing w:before="60"/>
            </w:pPr>
            <w:fldSimple w:instr=" DOCPROPERTY &quot;Module Name&quot;  \* MERGEFORMAT ">
              <w:r w:rsidR="00EA49F1" w:rsidRPr="00C70B87">
                <w:rPr>
                  <w:rFonts w:ascii="Arial" w:hAnsi="Arial" w:cs="Arial"/>
                  <w:sz w:val="16"/>
                  <w:szCs w:val="16"/>
                </w:rPr>
                <w:t>WhlImbRej</w:t>
              </w:r>
            </w:fldSimple>
            <w:r w:rsidR="00EA49F1" w:rsidRPr="00790CD5">
              <w:rPr>
                <w:rFonts w:ascii="Arial" w:hAnsi="Arial" w:cs="Arial"/>
                <w:sz w:val="16"/>
                <w:szCs w:val="16"/>
              </w:rPr>
              <w:t>_</w:t>
            </w:r>
            <w:r w:rsidR="00EA49F1">
              <w:rPr>
                <w:rFonts w:ascii="Arial" w:hAnsi="Arial" w:cs="Arial"/>
                <w:sz w:val="16"/>
                <w:szCs w:val="16"/>
              </w:rPr>
              <w:t>Per2</w:t>
            </w:r>
          </w:p>
        </w:tc>
        <w:tc>
          <w:tcPr>
            <w:tcW w:w="2070" w:type="dxa"/>
            <w:tcBorders>
              <w:top w:val="single" w:sz="6" w:space="0" w:color="auto"/>
              <w:left w:val="single" w:sz="6" w:space="0" w:color="auto"/>
              <w:bottom w:val="single" w:sz="6" w:space="0" w:color="auto"/>
              <w:right w:val="single" w:sz="6" w:space="0" w:color="auto"/>
            </w:tcBorders>
          </w:tcPr>
          <w:p w:rsidR="00EA49F1" w:rsidRDefault="0000363B" w:rsidP="007554E3">
            <w:pPr>
              <w:spacing w:before="60"/>
              <w:rPr>
                <w:rFonts w:ascii="Arial" w:hAnsi="Arial" w:cs="Arial"/>
                <w:sz w:val="16"/>
                <w:szCs w:val="16"/>
              </w:rPr>
            </w:pPr>
            <w:r>
              <w:rPr>
                <w:rFonts w:ascii="Arial" w:hAnsi="Arial" w:cs="Arial"/>
                <w:sz w:val="16"/>
                <w:szCs w:val="16"/>
              </w:rPr>
              <w:t xml:space="preserve">4 </w:t>
            </w:r>
            <w:r w:rsidR="00EA49F1">
              <w:rPr>
                <w:rFonts w:ascii="Arial" w:hAnsi="Arial" w:cs="Arial"/>
                <w:sz w:val="16"/>
                <w:szCs w:val="16"/>
              </w:rPr>
              <w:t>ms</w:t>
            </w:r>
          </w:p>
        </w:tc>
        <w:tc>
          <w:tcPr>
            <w:tcW w:w="3690" w:type="dxa"/>
            <w:tcBorders>
              <w:top w:val="single" w:sz="6" w:space="0" w:color="auto"/>
              <w:left w:val="single" w:sz="6" w:space="0" w:color="auto"/>
              <w:bottom w:val="single" w:sz="6" w:space="0" w:color="auto"/>
              <w:right w:val="single" w:sz="6" w:space="0" w:color="auto"/>
            </w:tcBorders>
          </w:tcPr>
          <w:p w:rsidR="00EA49F1" w:rsidRDefault="00EA49F1" w:rsidP="007554E3">
            <w:pPr>
              <w:spacing w:before="60"/>
              <w:rPr>
                <w:rFonts w:ascii="Arial" w:hAnsi="Arial" w:cs="Arial"/>
                <w:sz w:val="16"/>
                <w:szCs w:val="16"/>
              </w:rPr>
            </w:pPr>
            <w:r>
              <w:rPr>
                <w:rFonts w:ascii="Arial" w:hAnsi="Arial" w:cs="Arial"/>
                <w:sz w:val="16"/>
                <w:szCs w:val="16"/>
              </w:rPr>
              <w:t>OPERATE</w:t>
            </w:r>
          </w:p>
        </w:tc>
      </w:tr>
      <w:tr w:rsidR="00EA49F1" w:rsidRPr="00381542" w:rsidTr="00B54697">
        <w:tc>
          <w:tcPr>
            <w:tcW w:w="3168" w:type="dxa"/>
            <w:tcBorders>
              <w:top w:val="single" w:sz="6" w:space="0" w:color="auto"/>
              <w:left w:val="single" w:sz="6" w:space="0" w:color="auto"/>
              <w:bottom w:val="single" w:sz="6" w:space="0" w:color="auto"/>
              <w:right w:val="single" w:sz="6" w:space="0" w:color="auto"/>
            </w:tcBorders>
          </w:tcPr>
          <w:p w:rsidR="00EA49F1" w:rsidRDefault="00956082" w:rsidP="007554E3">
            <w:pPr>
              <w:spacing w:before="60"/>
            </w:pPr>
            <w:fldSimple w:instr=" DOCPROPERTY &quot;Module Name&quot;  \* MERGEFORMAT ">
              <w:r w:rsidR="00EA49F1" w:rsidRPr="00C70B87">
                <w:rPr>
                  <w:rFonts w:ascii="Arial" w:hAnsi="Arial" w:cs="Arial"/>
                  <w:sz w:val="16"/>
                  <w:szCs w:val="16"/>
                </w:rPr>
                <w:t>WhlImbRej</w:t>
              </w:r>
            </w:fldSimple>
            <w:r w:rsidR="00EA49F1" w:rsidRPr="00790CD5">
              <w:rPr>
                <w:rFonts w:ascii="Arial" w:hAnsi="Arial" w:cs="Arial"/>
                <w:sz w:val="16"/>
                <w:szCs w:val="16"/>
              </w:rPr>
              <w:t>_</w:t>
            </w:r>
            <w:r w:rsidR="00EA49F1">
              <w:rPr>
                <w:rFonts w:ascii="Arial" w:hAnsi="Arial" w:cs="Arial"/>
                <w:sz w:val="16"/>
                <w:szCs w:val="16"/>
              </w:rPr>
              <w:t>Per3</w:t>
            </w:r>
          </w:p>
        </w:tc>
        <w:tc>
          <w:tcPr>
            <w:tcW w:w="2070" w:type="dxa"/>
            <w:tcBorders>
              <w:top w:val="single" w:sz="6" w:space="0" w:color="auto"/>
              <w:left w:val="single" w:sz="6" w:space="0" w:color="auto"/>
              <w:bottom w:val="single" w:sz="6" w:space="0" w:color="auto"/>
              <w:right w:val="single" w:sz="6" w:space="0" w:color="auto"/>
            </w:tcBorders>
          </w:tcPr>
          <w:p w:rsidR="00EA49F1" w:rsidRDefault="00EA49F1" w:rsidP="007554E3">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EA49F1" w:rsidRDefault="00EA49F1" w:rsidP="007554E3">
            <w:pPr>
              <w:spacing w:before="60"/>
              <w:rPr>
                <w:rFonts w:ascii="Arial" w:hAnsi="Arial" w:cs="Arial"/>
                <w:sz w:val="16"/>
                <w:szCs w:val="16"/>
              </w:rPr>
            </w:pPr>
            <w:r>
              <w:rPr>
                <w:rFonts w:ascii="Arial" w:hAnsi="Arial" w:cs="Arial"/>
                <w:sz w:val="16"/>
                <w:szCs w:val="16"/>
              </w:rPr>
              <w:t>OFF, WARMINIT, DISABLE</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EA49F1" w:rsidTr="00F957FA">
        <w:tc>
          <w:tcPr>
            <w:tcW w:w="3618" w:type="dxa"/>
            <w:tcBorders>
              <w:top w:val="single" w:sz="6" w:space="0" w:color="auto"/>
              <w:left w:val="single" w:sz="6" w:space="0" w:color="auto"/>
              <w:bottom w:val="single" w:sz="6" w:space="0" w:color="auto"/>
              <w:right w:val="single" w:sz="6" w:space="0" w:color="auto"/>
            </w:tcBorders>
          </w:tcPr>
          <w:p w:rsidR="00EA49F1" w:rsidRDefault="00956082" w:rsidP="007554E3">
            <w:pPr>
              <w:spacing w:before="60"/>
              <w:rPr>
                <w:rFonts w:ascii="Arial" w:hAnsi="Arial" w:cs="Arial"/>
                <w:sz w:val="16"/>
              </w:rPr>
            </w:pPr>
            <w:r>
              <w:fldChar w:fldCharType="begin"/>
            </w:r>
            <w:r w:rsidR="00B50E64">
              <w:instrText xml:space="preserve"> DOCPROPERTY "Module Name"  \* MERGEFORMAT </w:instrText>
            </w:r>
            <w:r>
              <w:fldChar w:fldCharType="separate"/>
            </w:r>
            <w:proofErr w:type="spellStart"/>
            <w:r w:rsidR="00EA49F1" w:rsidRPr="00C70B87">
              <w:rPr>
                <w:rFonts w:ascii="Arial" w:hAnsi="Arial" w:cs="Arial"/>
                <w:sz w:val="16"/>
                <w:szCs w:val="16"/>
              </w:rPr>
              <w:t>WhlImbRej</w:t>
            </w:r>
            <w:r>
              <w:fldChar w:fldCharType="end"/>
            </w:r>
            <w:r w:rsidR="00EA49F1" w:rsidRPr="004B557B">
              <w:rPr>
                <w:rFonts w:ascii="Arial" w:hAnsi="Arial" w:cs="Arial"/>
                <w:sz w:val="16"/>
                <w:szCs w:val="16"/>
              </w:rPr>
              <w:t>_S</w:t>
            </w:r>
            <w:r w:rsidR="00786558" w:rsidRPr="004B557B">
              <w:rPr>
                <w:rFonts w:ascii="Arial" w:hAnsi="Arial" w:cs="Arial"/>
                <w:sz w:val="16"/>
                <w:szCs w:val="16"/>
              </w:rPr>
              <w:t>c</w:t>
            </w:r>
            <w:r w:rsidR="00EA49F1" w:rsidRPr="004B557B">
              <w:rPr>
                <w:rFonts w:ascii="Arial" w:hAnsi="Arial" w:cs="Arial"/>
                <w:sz w:val="16"/>
                <w:szCs w:val="16"/>
              </w:rPr>
              <w:t>om_GetWIRInfo</w:t>
            </w:r>
            <w:proofErr w:type="spellEnd"/>
          </w:p>
        </w:tc>
        <w:tc>
          <w:tcPr>
            <w:tcW w:w="5310" w:type="dxa"/>
            <w:tcBorders>
              <w:top w:val="single" w:sz="6" w:space="0" w:color="auto"/>
              <w:left w:val="single" w:sz="6" w:space="0" w:color="auto"/>
              <w:bottom w:val="single" w:sz="6" w:space="0" w:color="auto"/>
              <w:right w:val="single" w:sz="6" w:space="0" w:color="auto"/>
            </w:tcBorders>
          </w:tcPr>
          <w:p w:rsidR="00EA49F1" w:rsidRDefault="00EA49F1" w:rsidP="007554E3">
            <w:pPr>
              <w:spacing w:before="60"/>
              <w:rPr>
                <w:rFonts w:ascii="Arial" w:hAnsi="Arial" w:cs="Arial"/>
                <w:sz w:val="16"/>
              </w:rPr>
            </w:pPr>
            <w:r>
              <w:rPr>
                <w:rFonts w:ascii="Arial" w:hAnsi="Arial" w:cs="Arial"/>
                <w:sz w:val="16"/>
              </w:rPr>
              <w:t>Diagnostic Services</w:t>
            </w: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Default="00956082" w:rsidP="007554E3">
            <w:pPr>
              <w:spacing w:before="60"/>
            </w:pPr>
            <w:fldSimple w:instr=" DOCPROPERTY &quot;Module Name&quot;  \* MERGEFORMAT ">
              <w:r w:rsidR="00EA49F1" w:rsidRPr="00C70B87">
                <w:rPr>
                  <w:rFonts w:ascii="Arial" w:hAnsi="Arial" w:cs="Arial"/>
                  <w:sz w:val="16"/>
                  <w:szCs w:val="16"/>
                </w:rPr>
                <w:t>WhlImbRej</w:t>
              </w:r>
            </w:fldSimple>
            <w:r w:rsidR="00EA49F1" w:rsidRPr="00790CD5">
              <w:rPr>
                <w:rFonts w:ascii="Arial" w:hAnsi="Arial" w:cs="Arial"/>
                <w:sz w:val="16"/>
                <w:szCs w:val="16"/>
              </w:rPr>
              <w:t>_</w:t>
            </w:r>
            <w:r w:rsidR="00EA49F1">
              <w:rPr>
                <w:rFonts w:ascii="Arial" w:hAnsi="Arial" w:cs="Arial"/>
                <w:sz w:val="16"/>
                <w:szCs w:val="16"/>
              </w:rPr>
              <w:t>Init1</w:t>
            </w:r>
          </w:p>
        </w:tc>
        <w:tc>
          <w:tcPr>
            <w:tcW w:w="4464" w:type="dxa"/>
            <w:tcBorders>
              <w:top w:val="single" w:sz="6" w:space="0" w:color="auto"/>
              <w:left w:val="single" w:sz="6" w:space="0" w:color="auto"/>
              <w:bottom w:val="single" w:sz="6" w:space="0" w:color="auto"/>
              <w:right w:val="single" w:sz="6" w:space="0" w:color="auto"/>
            </w:tcBorders>
          </w:tcPr>
          <w:p w:rsidR="00EA49F1" w:rsidRDefault="000C39E5">
            <w:pPr>
              <w:spacing w:before="60"/>
              <w:rPr>
                <w:rFonts w:ascii="Arial" w:hAnsi="Arial" w:cs="Arial"/>
                <w:sz w:val="16"/>
              </w:rPr>
            </w:pPr>
            <w:r w:rsidRPr="000C39E5">
              <w:rPr>
                <w:rFonts w:ascii="Arial" w:hAnsi="Arial" w:cs="Arial"/>
                <w:sz w:val="16"/>
              </w:rPr>
              <w:t>RTE_START_SEC_AP_WHLIMBREJ_APPL_CODE</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790CD5" w:rsidRDefault="00956082" w:rsidP="007554E3">
            <w:pPr>
              <w:spacing w:before="60"/>
              <w:rPr>
                <w:rFonts w:ascii="Arial" w:hAnsi="Arial" w:cs="Arial"/>
                <w:sz w:val="16"/>
                <w:szCs w:val="16"/>
              </w:rPr>
            </w:pPr>
            <w:fldSimple w:instr=" DOCPROPERTY &quot;Module Name&quot;  \* MERGEFORMAT ">
              <w:r w:rsidR="00EA49F1" w:rsidRPr="00C70B87">
                <w:rPr>
                  <w:rFonts w:ascii="Arial" w:hAnsi="Arial" w:cs="Arial"/>
                  <w:sz w:val="16"/>
                  <w:szCs w:val="16"/>
                </w:rPr>
                <w:t>WhlImbRej</w:t>
              </w:r>
            </w:fldSimple>
            <w:r w:rsidR="00EA49F1" w:rsidRPr="00790CD5">
              <w:rPr>
                <w:rFonts w:ascii="Arial" w:hAnsi="Arial" w:cs="Arial"/>
                <w:sz w:val="16"/>
                <w:szCs w:val="16"/>
              </w:rPr>
              <w:t>_</w:t>
            </w:r>
            <w:r w:rsidR="00EA49F1">
              <w:rPr>
                <w:rFonts w:ascii="Arial" w:hAnsi="Arial" w:cs="Arial"/>
                <w:sz w:val="16"/>
                <w:szCs w:val="16"/>
              </w:rPr>
              <w:t>Per</w:t>
            </w:r>
            <w:r w:rsidR="00EA49F1" w:rsidRPr="00790CD5">
              <w:rPr>
                <w:rFonts w:ascii="Arial" w:hAnsi="Arial" w:cs="Arial"/>
                <w:sz w:val="16"/>
                <w:szCs w:val="16"/>
              </w:rPr>
              <w:t>1</w:t>
            </w:r>
          </w:p>
        </w:tc>
        <w:tc>
          <w:tcPr>
            <w:tcW w:w="4464" w:type="dxa"/>
            <w:tcBorders>
              <w:top w:val="single" w:sz="6" w:space="0" w:color="auto"/>
              <w:left w:val="single" w:sz="6" w:space="0" w:color="auto"/>
              <w:bottom w:val="single" w:sz="6" w:space="0" w:color="auto"/>
              <w:right w:val="single" w:sz="6" w:space="0" w:color="auto"/>
            </w:tcBorders>
          </w:tcPr>
          <w:p w:rsidR="00EA49F1" w:rsidRDefault="00E015D7">
            <w:pPr>
              <w:spacing w:before="60"/>
              <w:rPr>
                <w:rFonts w:ascii="Arial" w:hAnsi="Arial" w:cs="Arial"/>
                <w:sz w:val="16"/>
              </w:rPr>
            </w:pPr>
            <w:r w:rsidRPr="00E015D7">
              <w:rPr>
                <w:rFonts w:ascii="Arial" w:hAnsi="Arial" w:cs="Arial"/>
                <w:sz w:val="16"/>
              </w:rPr>
              <w:t>RTE_START_SEC_AP_WHLIMBREJ_APPL_CODE</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Default="00956082" w:rsidP="007554E3">
            <w:pPr>
              <w:spacing w:before="60"/>
            </w:pPr>
            <w:fldSimple w:instr=" DOCPROPERTY &quot;Module Name&quot;  \* MERGEFORMAT ">
              <w:r w:rsidR="00EA49F1" w:rsidRPr="00C70B87">
                <w:rPr>
                  <w:rFonts w:ascii="Arial" w:hAnsi="Arial" w:cs="Arial"/>
                  <w:sz w:val="16"/>
                  <w:szCs w:val="16"/>
                </w:rPr>
                <w:t>WhlImbRej</w:t>
              </w:r>
            </w:fldSimple>
            <w:r w:rsidR="00EA49F1" w:rsidRPr="00790CD5">
              <w:rPr>
                <w:rFonts w:ascii="Arial" w:hAnsi="Arial" w:cs="Arial"/>
                <w:sz w:val="16"/>
                <w:szCs w:val="16"/>
              </w:rPr>
              <w:t>_</w:t>
            </w:r>
            <w:r w:rsidR="00EA49F1">
              <w:rPr>
                <w:rFonts w:ascii="Arial" w:hAnsi="Arial" w:cs="Arial"/>
                <w:sz w:val="16"/>
                <w:szCs w:val="16"/>
              </w:rPr>
              <w:t>Per2</w:t>
            </w:r>
          </w:p>
        </w:tc>
        <w:tc>
          <w:tcPr>
            <w:tcW w:w="4464" w:type="dxa"/>
            <w:tcBorders>
              <w:top w:val="single" w:sz="6" w:space="0" w:color="auto"/>
              <w:left w:val="single" w:sz="6" w:space="0" w:color="auto"/>
              <w:bottom w:val="single" w:sz="6" w:space="0" w:color="auto"/>
              <w:right w:val="single" w:sz="6" w:space="0" w:color="auto"/>
            </w:tcBorders>
          </w:tcPr>
          <w:p w:rsidR="00EA49F1" w:rsidRDefault="00E015D7">
            <w:pPr>
              <w:spacing w:before="60"/>
              <w:rPr>
                <w:rFonts w:ascii="Arial" w:hAnsi="Arial" w:cs="Arial"/>
                <w:sz w:val="16"/>
              </w:rPr>
            </w:pPr>
            <w:r w:rsidRPr="00E015D7">
              <w:rPr>
                <w:rFonts w:ascii="Arial" w:hAnsi="Arial" w:cs="Arial"/>
                <w:sz w:val="16"/>
              </w:rPr>
              <w:t>RTE_START_SEC_AP_WHLIMBREJ_APPL_CODE</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Default="00956082" w:rsidP="007554E3">
            <w:pPr>
              <w:spacing w:before="60"/>
            </w:pPr>
            <w:fldSimple w:instr=" DOCPROPERTY &quot;Module Name&quot;  \* MERGEFORMAT ">
              <w:r w:rsidR="00EA49F1" w:rsidRPr="00C70B87">
                <w:rPr>
                  <w:rFonts w:ascii="Arial" w:hAnsi="Arial" w:cs="Arial"/>
                  <w:sz w:val="16"/>
                  <w:szCs w:val="16"/>
                </w:rPr>
                <w:t>WhlImbRej</w:t>
              </w:r>
            </w:fldSimple>
            <w:r w:rsidR="00EA49F1" w:rsidRPr="00790CD5">
              <w:rPr>
                <w:rFonts w:ascii="Arial" w:hAnsi="Arial" w:cs="Arial"/>
                <w:sz w:val="16"/>
                <w:szCs w:val="16"/>
              </w:rPr>
              <w:t>_</w:t>
            </w:r>
            <w:r w:rsidR="00EA49F1">
              <w:rPr>
                <w:rFonts w:ascii="Arial" w:hAnsi="Arial" w:cs="Arial"/>
                <w:sz w:val="16"/>
                <w:szCs w:val="16"/>
              </w:rPr>
              <w:t>Per3</w:t>
            </w:r>
          </w:p>
        </w:tc>
        <w:tc>
          <w:tcPr>
            <w:tcW w:w="4464" w:type="dxa"/>
            <w:tcBorders>
              <w:top w:val="single" w:sz="6" w:space="0" w:color="auto"/>
              <w:left w:val="single" w:sz="6" w:space="0" w:color="auto"/>
              <w:bottom w:val="single" w:sz="6" w:space="0" w:color="auto"/>
              <w:right w:val="single" w:sz="6" w:space="0" w:color="auto"/>
            </w:tcBorders>
          </w:tcPr>
          <w:p w:rsidR="00EA49F1" w:rsidRDefault="00E015D7">
            <w:pPr>
              <w:spacing w:before="60"/>
              <w:rPr>
                <w:rFonts w:ascii="Arial" w:hAnsi="Arial" w:cs="Arial"/>
                <w:sz w:val="16"/>
              </w:rPr>
            </w:pPr>
            <w:r w:rsidRPr="00E015D7">
              <w:rPr>
                <w:rFonts w:ascii="Arial" w:hAnsi="Arial" w:cs="Arial"/>
                <w:sz w:val="16"/>
              </w:rPr>
              <w:t>RTE_START_SEC_AP_WHLIMBREJ_APPL_CODE</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407182" w:rsidRDefault="00956082" w:rsidP="007554E3">
            <w:pPr>
              <w:spacing w:before="60"/>
              <w:rPr>
                <w:rFonts w:ascii="Arial" w:hAnsi="Arial" w:cs="Arial"/>
                <w:sz w:val="16"/>
                <w:szCs w:val="16"/>
              </w:rPr>
            </w:pPr>
            <w:r>
              <w:fldChar w:fldCharType="begin"/>
            </w:r>
            <w:r w:rsidR="00B50E64">
              <w:instrText xml:space="preserve"> DOCPROPERTY "Module Name"  \* MERGEFORMAT </w:instrText>
            </w:r>
            <w:r>
              <w:fldChar w:fldCharType="separate"/>
            </w:r>
            <w:proofErr w:type="spellStart"/>
            <w:r w:rsidR="00EA49F1" w:rsidRPr="00C70B87">
              <w:rPr>
                <w:rFonts w:ascii="Arial" w:hAnsi="Arial" w:cs="Arial"/>
                <w:sz w:val="16"/>
                <w:szCs w:val="16"/>
              </w:rPr>
              <w:t>WhlImbRej</w:t>
            </w:r>
            <w:r>
              <w:fldChar w:fldCharType="end"/>
            </w:r>
            <w:r w:rsidR="00EA49F1" w:rsidRPr="004B557B">
              <w:rPr>
                <w:rFonts w:ascii="Arial" w:hAnsi="Arial" w:cs="Arial"/>
                <w:sz w:val="16"/>
                <w:szCs w:val="16"/>
              </w:rPr>
              <w:t>_S</w:t>
            </w:r>
            <w:r w:rsidR="00786558" w:rsidRPr="004B557B">
              <w:rPr>
                <w:rFonts w:ascii="Arial" w:hAnsi="Arial" w:cs="Arial"/>
                <w:sz w:val="16"/>
                <w:szCs w:val="16"/>
              </w:rPr>
              <w:t>c</w:t>
            </w:r>
            <w:r w:rsidR="00EA49F1" w:rsidRPr="004B557B">
              <w:rPr>
                <w:rFonts w:ascii="Arial" w:hAnsi="Arial" w:cs="Arial"/>
                <w:sz w:val="16"/>
                <w:szCs w:val="16"/>
              </w:rPr>
              <w:t>om_GetWIRInfo</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Default="00E015D7">
            <w:pPr>
              <w:spacing w:before="60"/>
              <w:rPr>
                <w:rFonts w:ascii="Arial" w:hAnsi="Arial" w:cs="Arial"/>
                <w:sz w:val="16"/>
              </w:rPr>
            </w:pPr>
            <w:r w:rsidRPr="00E015D7">
              <w:rPr>
                <w:rFonts w:ascii="Arial" w:hAnsi="Arial" w:cs="Arial"/>
                <w:sz w:val="16"/>
              </w:rPr>
              <w:t>RTE_START_SEC_AP_WHLIMBREJ_APPL_CODE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6C12EC" w:rsidRDefault="00EA49F1" w:rsidP="007554E3">
            <w:pPr>
              <w:spacing w:before="60"/>
              <w:rPr>
                <w:rFonts w:ascii="Arial" w:hAnsi="Arial" w:cs="Arial"/>
                <w:sz w:val="16"/>
                <w:szCs w:val="16"/>
              </w:rPr>
            </w:pPr>
            <w:proofErr w:type="spellStart"/>
            <w:r w:rsidRPr="00B71EE4">
              <w:rPr>
                <w:rFonts w:ascii="Arial" w:hAnsi="Arial" w:cs="Arial"/>
                <w:sz w:val="16"/>
                <w:szCs w:val="16"/>
              </w:rPr>
              <w:t>WhlSpdCorrelationCheck</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6C12EC" w:rsidRDefault="00DB0B5E" w:rsidP="007554E3">
            <w:pPr>
              <w:spacing w:before="60"/>
              <w:rPr>
                <w:rFonts w:ascii="Arial" w:hAnsi="Arial" w:cs="Arial"/>
                <w:sz w:val="16"/>
                <w:szCs w:val="16"/>
              </w:rPr>
            </w:pPr>
            <w:r>
              <w:rPr>
                <w:rFonts w:ascii="Arial" w:hAnsi="Arial" w:cs="Arial"/>
                <w:sz w:val="16"/>
                <w:szCs w:val="16"/>
              </w:rPr>
              <w:t>N/A (</w:t>
            </w:r>
            <w:proofErr w:type="spellStart"/>
            <w:r>
              <w:rPr>
                <w:rFonts w:ascii="Arial" w:hAnsi="Arial" w:cs="Arial"/>
                <w:sz w:val="16"/>
                <w:szCs w:val="16"/>
              </w:rPr>
              <w:t>Inline</w:t>
            </w:r>
            <w:proofErr w:type="spellEnd"/>
            <w:r>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6C12EC" w:rsidRDefault="00EA49F1" w:rsidP="007554E3">
            <w:pPr>
              <w:spacing w:before="60"/>
              <w:rPr>
                <w:rFonts w:ascii="Arial" w:hAnsi="Arial" w:cs="Arial"/>
                <w:sz w:val="16"/>
                <w:szCs w:val="16"/>
              </w:rPr>
            </w:pPr>
            <w:proofErr w:type="spellStart"/>
            <w:r w:rsidRPr="00B71EE4">
              <w:rPr>
                <w:rFonts w:ascii="Arial" w:hAnsi="Arial" w:cs="Arial"/>
                <w:sz w:val="16"/>
                <w:szCs w:val="16"/>
              </w:rPr>
              <w:t>WhlSpdInRange</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6C12EC"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6C12EC" w:rsidRDefault="00EA49F1" w:rsidP="007554E3">
            <w:pPr>
              <w:spacing w:before="60"/>
              <w:rPr>
                <w:rFonts w:ascii="Arial" w:hAnsi="Arial" w:cs="Arial"/>
                <w:sz w:val="16"/>
                <w:szCs w:val="16"/>
              </w:rPr>
            </w:pPr>
            <w:proofErr w:type="spellStart"/>
            <w:r w:rsidRPr="00B71EE4">
              <w:rPr>
                <w:rFonts w:ascii="Arial" w:hAnsi="Arial" w:cs="Arial"/>
                <w:sz w:val="16"/>
                <w:szCs w:val="16"/>
              </w:rPr>
              <w:t>DetermineEnabledAmount</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6C12EC"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6C12EC" w:rsidRDefault="00EA49F1" w:rsidP="007554E3">
            <w:pPr>
              <w:spacing w:before="60"/>
              <w:rPr>
                <w:rFonts w:ascii="Arial" w:hAnsi="Arial" w:cs="Arial"/>
                <w:sz w:val="16"/>
                <w:szCs w:val="16"/>
              </w:rPr>
            </w:pPr>
            <w:proofErr w:type="spellStart"/>
            <w:r w:rsidRPr="00B71EE4">
              <w:rPr>
                <w:rFonts w:ascii="Arial" w:hAnsi="Arial" w:cs="Arial"/>
                <w:sz w:val="16"/>
                <w:szCs w:val="16"/>
              </w:rPr>
              <w:t>EnableCalc</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6C12EC"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6C12EC" w:rsidRDefault="00EA49F1" w:rsidP="007554E3">
            <w:pPr>
              <w:spacing w:before="60"/>
              <w:rPr>
                <w:rFonts w:ascii="Arial" w:hAnsi="Arial" w:cs="Arial"/>
                <w:sz w:val="16"/>
                <w:szCs w:val="16"/>
              </w:rPr>
            </w:pPr>
            <w:proofErr w:type="spellStart"/>
            <w:r w:rsidRPr="00B71EE4">
              <w:rPr>
                <w:rFonts w:ascii="Arial" w:hAnsi="Arial" w:cs="Arial"/>
                <w:sz w:val="16"/>
                <w:szCs w:val="16"/>
              </w:rPr>
              <w:t>WIRActRejCmd</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6C12EC"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6C12EC" w:rsidRDefault="00EA49F1" w:rsidP="007554E3">
            <w:pPr>
              <w:spacing w:before="60"/>
              <w:rPr>
                <w:rFonts w:ascii="Arial" w:hAnsi="Arial" w:cs="Arial"/>
                <w:sz w:val="16"/>
                <w:szCs w:val="16"/>
              </w:rPr>
            </w:pPr>
            <w:proofErr w:type="spellStart"/>
            <w:r w:rsidRPr="00B71EE4">
              <w:rPr>
                <w:rFonts w:ascii="Arial" w:hAnsi="Arial" w:cs="Arial"/>
                <w:sz w:val="16"/>
                <w:szCs w:val="16"/>
              </w:rPr>
              <w:t>CalcDistMag</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6C12EC"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6C12EC" w:rsidRDefault="00EA49F1" w:rsidP="007554E3">
            <w:pPr>
              <w:spacing w:before="60"/>
              <w:rPr>
                <w:rFonts w:ascii="Arial" w:hAnsi="Arial" w:cs="Arial"/>
                <w:sz w:val="16"/>
                <w:szCs w:val="16"/>
              </w:rPr>
            </w:pPr>
            <w:r w:rsidRPr="00B71EE4">
              <w:rPr>
                <w:rFonts w:ascii="Arial" w:hAnsi="Arial" w:cs="Arial"/>
                <w:sz w:val="16"/>
                <w:szCs w:val="16"/>
              </w:rPr>
              <w:t>UGRFilter_f32</w:t>
            </w:r>
          </w:p>
        </w:tc>
        <w:tc>
          <w:tcPr>
            <w:tcW w:w="4464" w:type="dxa"/>
            <w:tcBorders>
              <w:top w:val="single" w:sz="6" w:space="0" w:color="auto"/>
              <w:left w:val="single" w:sz="6" w:space="0" w:color="auto"/>
              <w:bottom w:val="single" w:sz="6" w:space="0" w:color="auto"/>
              <w:right w:val="single" w:sz="6" w:space="0" w:color="auto"/>
            </w:tcBorders>
          </w:tcPr>
          <w:p w:rsidR="00EA49F1" w:rsidRPr="006C12EC"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6C12EC" w:rsidRDefault="00EA49F1" w:rsidP="007554E3">
            <w:pPr>
              <w:spacing w:before="60"/>
              <w:rPr>
                <w:rFonts w:ascii="Arial" w:hAnsi="Arial" w:cs="Arial"/>
                <w:sz w:val="16"/>
                <w:szCs w:val="16"/>
              </w:rPr>
            </w:pPr>
            <w:r w:rsidRPr="00B71EE4">
              <w:rPr>
                <w:rFonts w:ascii="Arial" w:hAnsi="Arial" w:cs="Arial"/>
                <w:sz w:val="16"/>
                <w:szCs w:val="16"/>
              </w:rPr>
              <w:t>CalcMinusA1Term</w:t>
            </w:r>
          </w:p>
        </w:tc>
        <w:tc>
          <w:tcPr>
            <w:tcW w:w="4464" w:type="dxa"/>
            <w:tcBorders>
              <w:top w:val="single" w:sz="6" w:space="0" w:color="auto"/>
              <w:left w:val="single" w:sz="6" w:space="0" w:color="auto"/>
              <w:bottom w:val="single" w:sz="6" w:space="0" w:color="auto"/>
              <w:right w:val="single" w:sz="6" w:space="0" w:color="auto"/>
            </w:tcBorders>
          </w:tcPr>
          <w:p w:rsidR="00EA49F1" w:rsidRPr="006C12EC"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6C12EC" w:rsidRDefault="00EA49F1" w:rsidP="007554E3">
            <w:pPr>
              <w:spacing w:before="60"/>
              <w:rPr>
                <w:rFonts w:ascii="Arial" w:hAnsi="Arial" w:cs="Arial"/>
                <w:sz w:val="16"/>
                <w:szCs w:val="16"/>
              </w:rPr>
            </w:pPr>
            <w:proofErr w:type="spellStart"/>
            <w:r w:rsidRPr="00B71EE4">
              <w:rPr>
                <w:rFonts w:ascii="Arial" w:hAnsi="Arial" w:cs="Arial"/>
                <w:sz w:val="16"/>
                <w:szCs w:val="16"/>
              </w:rPr>
              <w:t>ResFilter</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6C12EC"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r w:rsidRPr="00B71EE4">
              <w:rPr>
                <w:rFonts w:ascii="Arial" w:hAnsi="Arial" w:cs="Arial"/>
                <w:sz w:val="16"/>
                <w:szCs w:val="16"/>
              </w:rPr>
              <w:t>LMSFilt_f32</w:t>
            </w:r>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r w:rsidRPr="00B71EE4">
              <w:rPr>
                <w:rFonts w:ascii="Arial" w:hAnsi="Arial" w:cs="Arial"/>
                <w:sz w:val="16"/>
                <w:szCs w:val="16"/>
              </w:rPr>
              <w:t>PhaseAdjust_f32</w:t>
            </w:r>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t>CalcFilterCoeff</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t>LeadLagFilter</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t>WIRDiagnostics</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t>DiagnoseCmdMag</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t>CalcCmdAmplitude</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t>DiagnoseFreq</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lastRenderedPageBreak/>
              <w:t>DiagnoseDCTrend</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t>LogCompActivity</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t>CheckCompPers</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025E71">
              <w:rPr>
                <w:rFonts w:ascii="Arial" w:hAnsi="Arial" w:cs="Arial"/>
                <w:sz w:val="16"/>
                <w:szCs w:val="16"/>
              </w:rPr>
              <w:t>WIRFltRecovery</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t>ResetWIRAlgorithm</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B71EE4">
              <w:rPr>
                <w:rFonts w:ascii="Arial" w:hAnsi="Arial" w:cs="Arial"/>
                <w:sz w:val="16"/>
                <w:szCs w:val="16"/>
              </w:rPr>
              <w:t>ApplyAutoScale</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025E71">
              <w:rPr>
                <w:rFonts w:ascii="Arial" w:hAnsi="Arial" w:cs="Arial"/>
                <w:sz w:val="16"/>
                <w:szCs w:val="16"/>
              </w:rPr>
              <w:t>ProcessStatusBits</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r w:rsidR="00EA49F1" w:rsidTr="00BF364D">
        <w:tc>
          <w:tcPr>
            <w:tcW w:w="4464" w:type="dxa"/>
            <w:tcBorders>
              <w:top w:val="single" w:sz="6" w:space="0" w:color="auto"/>
              <w:left w:val="single" w:sz="6" w:space="0" w:color="auto"/>
              <w:bottom w:val="single" w:sz="6" w:space="0" w:color="auto"/>
              <w:right w:val="single" w:sz="6" w:space="0" w:color="auto"/>
            </w:tcBorders>
          </w:tcPr>
          <w:p w:rsidR="00EA49F1" w:rsidRPr="00B71EE4" w:rsidRDefault="00EA49F1" w:rsidP="007554E3">
            <w:pPr>
              <w:spacing w:before="60"/>
              <w:rPr>
                <w:rFonts w:ascii="Arial" w:hAnsi="Arial" w:cs="Arial"/>
                <w:sz w:val="16"/>
                <w:szCs w:val="16"/>
              </w:rPr>
            </w:pPr>
            <w:proofErr w:type="spellStart"/>
            <w:r w:rsidRPr="00025E71">
              <w:rPr>
                <w:rFonts w:ascii="Arial" w:hAnsi="Arial" w:cs="Arial"/>
                <w:sz w:val="16"/>
                <w:szCs w:val="16"/>
              </w:rPr>
              <w:t>UpdateFaultBits</w:t>
            </w:r>
            <w:proofErr w:type="spellEnd"/>
          </w:p>
        </w:tc>
        <w:tc>
          <w:tcPr>
            <w:tcW w:w="4464" w:type="dxa"/>
            <w:tcBorders>
              <w:top w:val="single" w:sz="6" w:space="0" w:color="auto"/>
              <w:left w:val="single" w:sz="6" w:space="0" w:color="auto"/>
              <w:bottom w:val="single" w:sz="6" w:space="0" w:color="auto"/>
              <w:right w:val="single" w:sz="6" w:space="0" w:color="auto"/>
            </w:tcBorders>
          </w:tcPr>
          <w:p w:rsidR="00EA49F1" w:rsidRPr="00FA7CC9" w:rsidRDefault="00DB0B5E" w:rsidP="007554E3">
            <w:pPr>
              <w:spacing w:before="60"/>
              <w:rPr>
                <w:rFonts w:ascii="Arial" w:hAnsi="Arial" w:cs="Arial"/>
                <w:sz w:val="16"/>
                <w:szCs w:val="16"/>
              </w:rPr>
            </w:pPr>
            <w:r w:rsidRPr="00DB0B5E">
              <w:rPr>
                <w:rFonts w:ascii="Arial" w:hAnsi="Arial" w:cs="Arial"/>
                <w:sz w:val="16"/>
                <w:szCs w:val="16"/>
              </w:rPr>
              <w:t>N/A (</w:t>
            </w:r>
            <w:proofErr w:type="spellStart"/>
            <w:r w:rsidRPr="00DB0B5E">
              <w:rPr>
                <w:rFonts w:ascii="Arial" w:hAnsi="Arial" w:cs="Arial"/>
                <w:sz w:val="16"/>
                <w:szCs w:val="16"/>
              </w:rPr>
              <w:t>Inline</w:t>
            </w:r>
            <w:proofErr w:type="spellEnd"/>
            <w:r w:rsidRPr="00DB0B5E">
              <w:rPr>
                <w:rFonts w:ascii="Arial" w:hAnsi="Arial" w:cs="Arial"/>
                <w:sz w:val="16"/>
                <w:szCs w:val="16"/>
              </w:rPr>
              <w:t xml:space="preserve"> with calling function)</w:t>
            </w: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4A781C" w:rsidRDefault="00383B1B">
      <w:pPr>
        <w:numPr>
          <w:ilvl w:val="0"/>
          <w:numId w:val="6"/>
        </w:numPr>
      </w:pPr>
      <w:r>
        <w:t xml:space="preserve">Inline functions defined in </w:t>
      </w:r>
      <w:proofErr w:type="spellStart"/>
      <w:r>
        <w:t>globalmacro.h</w:t>
      </w:r>
      <w:proofErr w:type="spellEnd"/>
      <w:r>
        <w:t xml:space="preserve"> are not unit tested</w:t>
      </w:r>
    </w:p>
    <w:p w:rsidR="005623A7" w:rsidRDefault="005623A7">
      <w:pPr>
        <w:numPr>
          <w:ilvl w:val="0"/>
          <w:numId w:val="6"/>
        </w:numPr>
      </w:pPr>
      <w:r>
        <w:t>Safety Critical WIR Diagnostics are not implemented in this ver.</w:t>
      </w:r>
    </w:p>
    <w:p w:rsidR="00B50E64" w:rsidRDefault="004A781C">
      <w:pPr>
        <w:pStyle w:val="Heading1"/>
        <w:numPr>
          <w:ilvl w:val="0"/>
          <w:numId w:val="0"/>
        </w:numPr>
        <w:ind w:left="432"/>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EA49F1">
        <w:tc>
          <w:tcPr>
            <w:tcW w:w="616" w:type="dxa"/>
          </w:tcPr>
          <w:p w:rsidR="00EA49F1" w:rsidRDefault="00EA49F1" w:rsidP="007554E3">
            <w:pPr>
              <w:spacing w:before="60"/>
              <w:rPr>
                <w:rFonts w:ascii="Arial" w:hAnsi="Arial" w:cs="Arial"/>
                <w:sz w:val="16"/>
              </w:rPr>
            </w:pPr>
            <w:r>
              <w:rPr>
                <w:rFonts w:ascii="Arial" w:hAnsi="Arial" w:cs="Arial"/>
                <w:sz w:val="16"/>
              </w:rPr>
              <w:t>1</w:t>
            </w:r>
          </w:p>
        </w:tc>
        <w:tc>
          <w:tcPr>
            <w:tcW w:w="662" w:type="dxa"/>
          </w:tcPr>
          <w:p w:rsidR="00EA49F1" w:rsidRDefault="00EA49F1" w:rsidP="007554E3">
            <w:pPr>
              <w:spacing w:before="60"/>
              <w:rPr>
                <w:rFonts w:ascii="Arial" w:hAnsi="Arial" w:cs="Arial"/>
                <w:sz w:val="16"/>
              </w:rPr>
            </w:pPr>
            <w:r>
              <w:rPr>
                <w:rFonts w:ascii="Arial" w:hAnsi="Arial" w:cs="Arial"/>
                <w:sz w:val="16"/>
              </w:rPr>
              <w:t>1</w:t>
            </w:r>
          </w:p>
        </w:tc>
        <w:tc>
          <w:tcPr>
            <w:tcW w:w="6210" w:type="dxa"/>
          </w:tcPr>
          <w:p w:rsidR="00EA49F1" w:rsidRDefault="00EA49F1" w:rsidP="007554E3">
            <w:pPr>
              <w:spacing w:before="60"/>
              <w:rPr>
                <w:rFonts w:ascii="Arial" w:hAnsi="Arial" w:cs="Arial"/>
                <w:sz w:val="16"/>
              </w:rPr>
            </w:pPr>
            <w:r>
              <w:rPr>
                <w:rFonts w:ascii="Arial" w:hAnsi="Arial" w:cs="Arial"/>
                <w:sz w:val="16"/>
              </w:rPr>
              <w:t>Initial version</w:t>
            </w:r>
          </w:p>
        </w:tc>
        <w:tc>
          <w:tcPr>
            <w:tcW w:w="1080" w:type="dxa"/>
          </w:tcPr>
          <w:p w:rsidR="00EA49F1" w:rsidRDefault="00EA49F1" w:rsidP="007554E3">
            <w:pPr>
              <w:spacing w:before="60"/>
              <w:rPr>
                <w:rFonts w:ascii="Arial" w:hAnsi="Arial" w:cs="Arial"/>
                <w:sz w:val="16"/>
              </w:rPr>
            </w:pPr>
            <w:r>
              <w:rPr>
                <w:rFonts w:ascii="Arial" w:hAnsi="Arial" w:cs="Arial"/>
                <w:sz w:val="16"/>
              </w:rPr>
              <w:t>14-Jul-11</w:t>
            </w:r>
          </w:p>
        </w:tc>
        <w:tc>
          <w:tcPr>
            <w:tcW w:w="1105" w:type="dxa"/>
          </w:tcPr>
          <w:p w:rsidR="00EA49F1" w:rsidRDefault="00EA49F1" w:rsidP="007554E3">
            <w:pPr>
              <w:spacing w:before="60"/>
              <w:rPr>
                <w:rFonts w:ascii="Arial" w:hAnsi="Arial" w:cs="Arial"/>
                <w:sz w:val="16"/>
              </w:rPr>
            </w:pPr>
            <w:r>
              <w:rPr>
                <w:rFonts w:ascii="Arial" w:hAnsi="Arial" w:cs="Arial"/>
                <w:sz w:val="16"/>
              </w:rPr>
              <w:t>LWW</w:t>
            </w:r>
          </w:p>
        </w:tc>
      </w:tr>
      <w:tr w:rsidR="00EA49F1">
        <w:tc>
          <w:tcPr>
            <w:tcW w:w="616" w:type="dxa"/>
          </w:tcPr>
          <w:p w:rsidR="00EA49F1" w:rsidRDefault="00EA49F1" w:rsidP="007554E3">
            <w:pPr>
              <w:spacing w:before="60"/>
              <w:rPr>
                <w:rFonts w:ascii="Arial" w:hAnsi="Arial" w:cs="Arial"/>
                <w:sz w:val="16"/>
              </w:rPr>
            </w:pPr>
            <w:r>
              <w:rPr>
                <w:rFonts w:ascii="Arial" w:hAnsi="Arial" w:cs="Arial"/>
                <w:sz w:val="16"/>
              </w:rPr>
              <w:t>2</w:t>
            </w:r>
          </w:p>
        </w:tc>
        <w:tc>
          <w:tcPr>
            <w:tcW w:w="662" w:type="dxa"/>
          </w:tcPr>
          <w:p w:rsidR="00EA49F1" w:rsidRDefault="00EA49F1" w:rsidP="007554E3">
            <w:pPr>
              <w:spacing w:before="60"/>
              <w:rPr>
                <w:rFonts w:ascii="Arial" w:hAnsi="Arial" w:cs="Arial"/>
                <w:sz w:val="16"/>
              </w:rPr>
            </w:pPr>
            <w:r>
              <w:rPr>
                <w:rFonts w:ascii="Arial" w:hAnsi="Arial" w:cs="Arial"/>
                <w:sz w:val="16"/>
              </w:rPr>
              <w:t>2</w:t>
            </w:r>
          </w:p>
        </w:tc>
        <w:tc>
          <w:tcPr>
            <w:tcW w:w="6210" w:type="dxa"/>
          </w:tcPr>
          <w:p w:rsidR="00EA49F1" w:rsidRDefault="00EA49F1" w:rsidP="007554E3">
            <w:pPr>
              <w:spacing w:before="60"/>
              <w:rPr>
                <w:rFonts w:ascii="Arial" w:hAnsi="Arial" w:cs="Arial"/>
                <w:sz w:val="16"/>
              </w:rPr>
            </w:pPr>
            <w:r>
              <w:rPr>
                <w:rFonts w:ascii="Arial" w:hAnsi="Arial" w:cs="Arial"/>
                <w:sz w:val="16"/>
              </w:rPr>
              <w:t>Fixed MDD typos found during UTP.  Made changes required from FDD</w:t>
            </w:r>
          </w:p>
        </w:tc>
        <w:tc>
          <w:tcPr>
            <w:tcW w:w="1080" w:type="dxa"/>
          </w:tcPr>
          <w:p w:rsidR="00EA49F1" w:rsidRDefault="00EA49F1" w:rsidP="007554E3">
            <w:pPr>
              <w:spacing w:before="60"/>
              <w:rPr>
                <w:rFonts w:ascii="Arial" w:hAnsi="Arial" w:cs="Arial"/>
                <w:sz w:val="16"/>
              </w:rPr>
            </w:pPr>
            <w:r>
              <w:rPr>
                <w:rFonts w:ascii="Arial" w:hAnsi="Arial" w:cs="Arial"/>
                <w:sz w:val="16"/>
              </w:rPr>
              <w:t>21-Jul-11</w:t>
            </w:r>
          </w:p>
        </w:tc>
        <w:tc>
          <w:tcPr>
            <w:tcW w:w="1105" w:type="dxa"/>
          </w:tcPr>
          <w:p w:rsidR="00EA49F1" w:rsidRDefault="00EA49F1" w:rsidP="007554E3">
            <w:pPr>
              <w:spacing w:before="60"/>
              <w:rPr>
                <w:rFonts w:ascii="Arial" w:hAnsi="Arial" w:cs="Arial"/>
                <w:sz w:val="16"/>
              </w:rPr>
            </w:pPr>
            <w:r>
              <w:rPr>
                <w:rFonts w:ascii="Arial" w:hAnsi="Arial" w:cs="Arial"/>
                <w:sz w:val="16"/>
              </w:rPr>
              <w:t>LWW</w:t>
            </w:r>
          </w:p>
        </w:tc>
      </w:tr>
      <w:tr w:rsidR="00EA49F1">
        <w:tc>
          <w:tcPr>
            <w:tcW w:w="616" w:type="dxa"/>
          </w:tcPr>
          <w:p w:rsidR="00EA49F1" w:rsidRDefault="00EA49F1" w:rsidP="007554E3">
            <w:pPr>
              <w:spacing w:before="60"/>
              <w:rPr>
                <w:rFonts w:ascii="Arial" w:hAnsi="Arial" w:cs="Arial"/>
                <w:sz w:val="16"/>
              </w:rPr>
            </w:pPr>
            <w:r>
              <w:rPr>
                <w:rFonts w:ascii="Arial" w:hAnsi="Arial" w:cs="Arial"/>
                <w:sz w:val="16"/>
              </w:rPr>
              <w:t>3</w:t>
            </w:r>
          </w:p>
        </w:tc>
        <w:tc>
          <w:tcPr>
            <w:tcW w:w="662" w:type="dxa"/>
          </w:tcPr>
          <w:p w:rsidR="00EA49F1" w:rsidRDefault="00EA49F1" w:rsidP="007554E3">
            <w:pPr>
              <w:spacing w:before="60"/>
              <w:rPr>
                <w:rFonts w:ascii="Arial" w:hAnsi="Arial" w:cs="Arial"/>
                <w:sz w:val="16"/>
              </w:rPr>
            </w:pPr>
            <w:r>
              <w:rPr>
                <w:rFonts w:ascii="Arial" w:hAnsi="Arial" w:cs="Arial"/>
                <w:sz w:val="16"/>
              </w:rPr>
              <w:t>3</w:t>
            </w:r>
          </w:p>
        </w:tc>
        <w:tc>
          <w:tcPr>
            <w:tcW w:w="6210" w:type="dxa"/>
          </w:tcPr>
          <w:p w:rsidR="00EA49F1" w:rsidRDefault="00EA49F1" w:rsidP="007554E3">
            <w:pPr>
              <w:spacing w:before="60"/>
              <w:rPr>
                <w:rFonts w:ascii="Arial" w:hAnsi="Arial" w:cs="Arial"/>
                <w:sz w:val="16"/>
              </w:rPr>
            </w:pPr>
            <w:r>
              <w:rPr>
                <w:rFonts w:ascii="Arial" w:hAnsi="Arial" w:cs="Arial"/>
                <w:sz w:val="16"/>
              </w:rPr>
              <w:t xml:space="preserve">Changed all </w:t>
            </w:r>
            <w:proofErr w:type="spellStart"/>
            <w:r w:rsidRPr="00DC1F30">
              <w:rPr>
                <w:rFonts w:ascii="Arial" w:hAnsi="Arial" w:cs="Arial"/>
                <w:sz w:val="16"/>
              </w:rPr>
              <w:t>WIRDiagInfo_T</w:t>
            </w:r>
            <w:proofErr w:type="spellEnd"/>
            <w:r>
              <w:rPr>
                <w:rFonts w:ascii="Arial" w:hAnsi="Arial" w:cs="Arial"/>
                <w:sz w:val="16"/>
              </w:rPr>
              <w:t xml:space="preserve"> function parameters to be passed through address so that data elements can be modified in functions they are passed to.</w:t>
            </w:r>
          </w:p>
        </w:tc>
        <w:tc>
          <w:tcPr>
            <w:tcW w:w="1080" w:type="dxa"/>
          </w:tcPr>
          <w:p w:rsidR="00EA49F1" w:rsidRDefault="00EA49F1" w:rsidP="007554E3">
            <w:pPr>
              <w:spacing w:before="60"/>
              <w:rPr>
                <w:rFonts w:ascii="Arial" w:hAnsi="Arial" w:cs="Arial"/>
                <w:sz w:val="16"/>
              </w:rPr>
            </w:pPr>
            <w:r>
              <w:rPr>
                <w:rFonts w:ascii="Arial" w:hAnsi="Arial" w:cs="Arial"/>
                <w:sz w:val="16"/>
              </w:rPr>
              <w:t>25-Jul-11</w:t>
            </w:r>
          </w:p>
        </w:tc>
        <w:tc>
          <w:tcPr>
            <w:tcW w:w="1105" w:type="dxa"/>
          </w:tcPr>
          <w:p w:rsidR="00EA49F1" w:rsidRDefault="00EA49F1" w:rsidP="007554E3">
            <w:pPr>
              <w:spacing w:before="60"/>
              <w:rPr>
                <w:rFonts w:ascii="Arial" w:hAnsi="Arial" w:cs="Arial"/>
                <w:sz w:val="16"/>
              </w:rPr>
            </w:pPr>
            <w:r>
              <w:rPr>
                <w:rFonts w:ascii="Arial" w:hAnsi="Arial" w:cs="Arial"/>
                <w:sz w:val="16"/>
              </w:rPr>
              <w:t>LWW</w:t>
            </w:r>
          </w:p>
        </w:tc>
      </w:tr>
      <w:tr w:rsidR="00EA49F1">
        <w:tc>
          <w:tcPr>
            <w:tcW w:w="616" w:type="dxa"/>
          </w:tcPr>
          <w:p w:rsidR="00EA49F1" w:rsidRDefault="00EA49F1" w:rsidP="007554E3">
            <w:pPr>
              <w:spacing w:before="60"/>
              <w:rPr>
                <w:rFonts w:ascii="Arial" w:hAnsi="Arial" w:cs="Arial"/>
                <w:sz w:val="16"/>
              </w:rPr>
            </w:pPr>
            <w:r>
              <w:rPr>
                <w:rFonts w:ascii="Arial" w:hAnsi="Arial" w:cs="Arial"/>
                <w:sz w:val="16"/>
              </w:rPr>
              <w:t>4</w:t>
            </w:r>
          </w:p>
        </w:tc>
        <w:tc>
          <w:tcPr>
            <w:tcW w:w="662" w:type="dxa"/>
          </w:tcPr>
          <w:p w:rsidR="00EA49F1" w:rsidRDefault="00EA49F1" w:rsidP="007554E3">
            <w:pPr>
              <w:spacing w:before="60"/>
              <w:rPr>
                <w:rFonts w:ascii="Arial" w:hAnsi="Arial" w:cs="Arial"/>
                <w:sz w:val="16"/>
              </w:rPr>
            </w:pPr>
            <w:r>
              <w:rPr>
                <w:rFonts w:ascii="Arial" w:hAnsi="Arial" w:cs="Arial"/>
                <w:sz w:val="16"/>
              </w:rPr>
              <w:t>4</w:t>
            </w:r>
          </w:p>
        </w:tc>
        <w:tc>
          <w:tcPr>
            <w:tcW w:w="6210" w:type="dxa"/>
          </w:tcPr>
          <w:p w:rsidR="00EA49F1" w:rsidRDefault="00EA49F1" w:rsidP="007554E3">
            <w:pPr>
              <w:spacing w:before="60"/>
              <w:rPr>
                <w:rFonts w:ascii="Arial" w:hAnsi="Arial" w:cs="Arial"/>
                <w:sz w:val="16"/>
              </w:rPr>
            </w:pPr>
            <w:r>
              <w:rPr>
                <w:rFonts w:ascii="Arial" w:hAnsi="Arial" w:cs="Arial"/>
                <w:sz w:val="16"/>
              </w:rPr>
              <w:t>Removed phase adjust enable calibration and added frequency diagnostic enable calibration.</w:t>
            </w:r>
          </w:p>
        </w:tc>
        <w:tc>
          <w:tcPr>
            <w:tcW w:w="1080" w:type="dxa"/>
          </w:tcPr>
          <w:p w:rsidR="00EA49F1" w:rsidRDefault="00EA49F1" w:rsidP="007554E3">
            <w:pPr>
              <w:spacing w:before="60"/>
              <w:rPr>
                <w:rFonts w:ascii="Arial" w:hAnsi="Arial" w:cs="Arial"/>
                <w:sz w:val="16"/>
              </w:rPr>
            </w:pPr>
            <w:r>
              <w:rPr>
                <w:rFonts w:ascii="Arial" w:hAnsi="Arial" w:cs="Arial"/>
                <w:sz w:val="16"/>
              </w:rPr>
              <w:t>27-Jul-11</w:t>
            </w:r>
          </w:p>
        </w:tc>
        <w:tc>
          <w:tcPr>
            <w:tcW w:w="1105" w:type="dxa"/>
          </w:tcPr>
          <w:p w:rsidR="00EA49F1" w:rsidRDefault="00EA49F1" w:rsidP="007554E3">
            <w:pPr>
              <w:spacing w:before="60"/>
              <w:rPr>
                <w:rFonts w:ascii="Arial" w:hAnsi="Arial" w:cs="Arial"/>
                <w:sz w:val="16"/>
              </w:rPr>
            </w:pPr>
            <w:r>
              <w:rPr>
                <w:rFonts w:ascii="Arial" w:hAnsi="Arial" w:cs="Arial"/>
                <w:sz w:val="16"/>
              </w:rPr>
              <w:t>LWW</w:t>
            </w:r>
          </w:p>
        </w:tc>
      </w:tr>
      <w:tr w:rsidR="00EA49F1">
        <w:tc>
          <w:tcPr>
            <w:tcW w:w="616" w:type="dxa"/>
          </w:tcPr>
          <w:p w:rsidR="00EA49F1" w:rsidRDefault="00EA49F1" w:rsidP="007554E3">
            <w:pPr>
              <w:spacing w:before="60"/>
              <w:rPr>
                <w:rFonts w:ascii="Arial" w:hAnsi="Arial" w:cs="Arial"/>
                <w:sz w:val="16"/>
              </w:rPr>
            </w:pPr>
            <w:r>
              <w:rPr>
                <w:rFonts w:ascii="Arial" w:hAnsi="Arial" w:cs="Arial"/>
                <w:sz w:val="16"/>
              </w:rPr>
              <w:t>5</w:t>
            </w:r>
          </w:p>
        </w:tc>
        <w:tc>
          <w:tcPr>
            <w:tcW w:w="662" w:type="dxa"/>
          </w:tcPr>
          <w:p w:rsidR="00EA49F1" w:rsidRDefault="00EA49F1" w:rsidP="007554E3">
            <w:pPr>
              <w:spacing w:before="60"/>
              <w:rPr>
                <w:rFonts w:ascii="Arial" w:hAnsi="Arial" w:cs="Arial"/>
                <w:sz w:val="16"/>
              </w:rPr>
            </w:pPr>
            <w:r>
              <w:rPr>
                <w:rFonts w:ascii="Arial" w:hAnsi="Arial" w:cs="Arial"/>
                <w:sz w:val="16"/>
              </w:rPr>
              <w:t>5</w:t>
            </w:r>
          </w:p>
        </w:tc>
        <w:tc>
          <w:tcPr>
            <w:tcW w:w="6210" w:type="dxa"/>
          </w:tcPr>
          <w:p w:rsidR="00EA49F1" w:rsidRDefault="00EA49F1" w:rsidP="007554E3">
            <w:pPr>
              <w:spacing w:before="60"/>
              <w:rPr>
                <w:rFonts w:ascii="Arial" w:hAnsi="Arial" w:cs="Arial"/>
                <w:sz w:val="16"/>
              </w:rPr>
            </w:pPr>
            <w:r>
              <w:rPr>
                <w:rFonts w:ascii="Arial" w:hAnsi="Arial" w:cs="Arial"/>
                <w:sz w:val="16"/>
              </w:rPr>
              <w:t>Fixed MDD typos found during UTP.  Added WIR enable global input</w:t>
            </w:r>
          </w:p>
        </w:tc>
        <w:tc>
          <w:tcPr>
            <w:tcW w:w="1080" w:type="dxa"/>
          </w:tcPr>
          <w:p w:rsidR="00EA49F1" w:rsidRDefault="00EA49F1" w:rsidP="007554E3">
            <w:pPr>
              <w:spacing w:before="60"/>
              <w:rPr>
                <w:rFonts w:ascii="Arial" w:hAnsi="Arial" w:cs="Arial"/>
                <w:sz w:val="16"/>
              </w:rPr>
            </w:pPr>
            <w:r>
              <w:rPr>
                <w:rFonts w:ascii="Arial" w:hAnsi="Arial" w:cs="Arial"/>
                <w:sz w:val="16"/>
              </w:rPr>
              <w:t>04-Aug-11</w:t>
            </w:r>
          </w:p>
        </w:tc>
        <w:tc>
          <w:tcPr>
            <w:tcW w:w="1105" w:type="dxa"/>
          </w:tcPr>
          <w:p w:rsidR="00EA49F1" w:rsidRDefault="00EA49F1" w:rsidP="007554E3">
            <w:pPr>
              <w:spacing w:before="60"/>
              <w:rPr>
                <w:rFonts w:ascii="Arial" w:hAnsi="Arial" w:cs="Arial"/>
                <w:sz w:val="16"/>
              </w:rPr>
            </w:pPr>
            <w:r>
              <w:rPr>
                <w:rFonts w:ascii="Arial" w:hAnsi="Arial" w:cs="Arial"/>
                <w:sz w:val="16"/>
              </w:rPr>
              <w:t>LWW</w:t>
            </w:r>
          </w:p>
        </w:tc>
      </w:tr>
      <w:tr w:rsidR="00EA49F1">
        <w:tc>
          <w:tcPr>
            <w:tcW w:w="616" w:type="dxa"/>
          </w:tcPr>
          <w:p w:rsidR="00EA49F1" w:rsidRDefault="00EA49F1" w:rsidP="007554E3">
            <w:pPr>
              <w:spacing w:before="60"/>
              <w:rPr>
                <w:rFonts w:ascii="Arial" w:hAnsi="Arial" w:cs="Arial"/>
                <w:sz w:val="16"/>
              </w:rPr>
            </w:pPr>
            <w:r>
              <w:rPr>
                <w:rFonts w:ascii="Arial" w:hAnsi="Arial" w:cs="Arial"/>
                <w:sz w:val="16"/>
              </w:rPr>
              <w:t>6</w:t>
            </w:r>
          </w:p>
        </w:tc>
        <w:tc>
          <w:tcPr>
            <w:tcW w:w="662" w:type="dxa"/>
          </w:tcPr>
          <w:p w:rsidR="00EA49F1" w:rsidRDefault="00EA49F1" w:rsidP="007554E3">
            <w:pPr>
              <w:spacing w:before="60"/>
              <w:rPr>
                <w:rFonts w:ascii="Arial" w:hAnsi="Arial" w:cs="Arial"/>
                <w:sz w:val="16"/>
              </w:rPr>
            </w:pPr>
            <w:r>
              <w:rPr>
                <w:rFonts w:ascii="Arial" w:hAnsi="Arial" w:cs="Arial"/>
                <w:sz w:val="16"/>
              </w:rPr>
              <w:t>6</w:t>
            </w:r>
          </w:p>
        </w:tc>
        <w:tc>
          <w:tcPr>
            <w:tcW w:w="6210" w:type="dxa"/>
          </w:tcPr>
          <w:p w:rsidR="00EA49F1" w:rsidRDefault="00EA49F1" w:rsidP="007554E3">
            <w:pPr>
              <w:spacing w:before="60"/>
              <w:rPr>
                <w:rFonts w:ascii="Arial" w:hAnsi="Arial" w:cs="Arial"/>
                <w:sz w:val="16"/>
              </w:rPr>
            </w:pPr>
            <w:r>
              <w:rPr>
                <w:rFonts w:ascii="Arial" w:hAnsi="Arial" w:cs="Arial"/>
                <w:sz w:val="16"/>
              </w:rPr>
              <w:t xml:space="preserve">Corrected anomaly in </w:t>
            </w:r>
            <w:proofErr w:type="spellStart"/>
            <w:r>
              <w:rPr>
                <w:rFonts w:ascii="Arial" w:hAnsi="Arial" w:cs="Arial"/>
                <w:sz w:val="16"/>
              </w:rPr>
              <w:t>DiagnoseFreq</w:t>
            </w:r>
            <w:proofErr w:type="spellEnd"/>
            <w:r>
              <w:rPr>
                <w:rFonts w:ascii="Arial" w:hAnsi="Arial" w:cs="Arial"/>
                <w:sz w:val="16"/>
              </w:rPr>
              <w:t xml:space="preserve"> function, added </w:t>
            </w:r>
            <w:proofErr w:type="spellStart"/>
            <w:r>
              <w:rPr>
                <w:rFonts w:ascii="Arial" w:hAnsi="Arial" w:cs="Arial"/>
                <w:sz w:val="16"/>
              </w:rPr>
              <w:t>enum</w:t>
            </w:r>
            <w:proofErr w:type="spellEnd"/>
            <w:r>
              <w:rPr>
                <w:rFonts w:ascii="Arial" w:hAnsi="Arial" w:cs="Arial"/>
                <w:sz w:val="16"/>
              </w:rPr>
              <w:t xml:space="preserve"> value for </w:t>
            </w:r>
            <w:proofErr w:type="spellStart"/>
            <w:r>
              <w:rPr>
                <w:rFonts w:ascii="Arial" w:hAnsi="Arial" w:cs="Arial"/>
                <w:sz w:val="16"/>
              </w:rPr>
              <w:t>SetNTCStatus</w:t>
            </w:r>
            <w:proofErr w:type="spellEnd"/>
            <w:r>
              <w:rPr>
                <w:rFonts w:ascii="Arial" w:hAnsi="Arial" w:cs="Arial"/>
                <w:sz w:val="16"/>
              </w:rPr>
              <w:t xml:space="preserve"> function.</w:t>
            </w:r>
          </w:p>
        </w:tc>
        <w:tc>
          <w:tcPr>
            <w:tcW w:w="1080" w:type="dxa"/>
          </w:tcPr>
          <w:p w:rsidR="00EA49F1" w:rsidRDefault="00EA49F1" w:rsidP="007554E3">
            <w:pPr>
              <w:spacing w:before="60"/>
              <w:rPr>
                <w:rFonts w:ascii="Arial" w:hAnsi="Arial" w:cs="Arial"/>
                <w:sz w:val="16"/>
              </w:rPr>
            </w:pPr>
            <w:r>
              <w:rPr>
                <w:rFonts w:ascii="Arial" w:hAnsi="Arial" w:cs="Arial"/>
                <w:sz w:val="16"/>
              </w:rPr>
              <w:t>17-Oct-11</w:t>
            </w:r>
          </w:p>
        </w:tc>
        <w:tc>
          <w:tcPr>
            <w:tcW w:w="1105" w:type="dxa"/>
          </w:tcPr>
          <w:p w:rsidR="00EA49F1" w:rsidRDefault="00EA49F1" w:rsidP="007554E3">
            <w:pPr>
              <w:spacing w:before="60"/>
              <w:rPr>
                <w:rFonts w:ascii="Arial" w:hAnsi="Arial" w:cs="Arial"/>
                <w:sz w:val="16"/>
              </w:rPr>
            </w:pPr>
            <w:r>
              <w:rPr>
                <w:rFonts w:ascii="Arial" w:hAnsi="Arial" w:cs="Arial"/>
                <w:sz w:val="16"/>
              </w:rPr>
              <w:t>LWW</w:t>
            </w:r>
          </w:p>
        </w:tc>
      </w:tr>
      <w:tr w:rsidR="00DB0B5E">
        <w:tc>
          <w:tcPr>
            <w:tcW w:w="616" w:type="dxa"/>
          </w:tcPr>
          <w:p w:rsidR="00DB0B5E" w:rsidRDefault="00DB0B5E" w:rsidP="007554E3">
            <w:pPr>
              <w:spacing w:before="60"/>
              <w:rPr>
                <w:rFonts w:ascii="Arial" w:hAnsi="Arial" w:cs="Arial"/>
                <w:sz w:val="16"/>
              </w:rPr>
            </w:pPr>
            <w:r>
              <w:rPr>
                <w:rFonts w:ascii="Arial" w:hAnsi="Arial" w:cs="Arial"/>
                <w:sz w:val="16"/>
              </w:rPr>
              <w:t>7</w:t>
            </w:r>
          </w:p>
        </w:tc>
        <w:tc>
          <w:tcPr>
            <w:tcW w:w="662" w:type="dxa"/>
          </w:tcPr>
          <w:p w:rsidR="00DB0B5E" w:rsidRDefault="00DB0B5E" w:rsidP="007554E3">
            <w:pPr>
              <w:spacing w:before="60"/>
              <w:rPr>
                <w:rFonts w:ascii="Arial" w:hAnsi="Arial" w:cs="Arial"/>
                <w:sz w:val="16"/>
              </w:rPr>
            </w:pPr>
            <w:r>
              <w:rPr>
                <w:rFonts w:ascii="Arial" w:hAnsi="Arial" w:cs="Arial"/>
                <w:sz w:val="16"/>
              </w:rPr>
              <w:t>7</w:t>
            </w:r>
          </w:p>
        </w:tc>
        <w:tc>
          <w:tcPr>
            <w:tcW w:w="6210" w:type="dxa"/>
          </w:tcPr>
          <w:p w:rsidR="00DB0B5E" w:rsidRDefault="00DB0B5E" w:rsidP="00DB0B5E">
            <w:pPr>
              <w:spacing w:before="60"/>
              <w:rPr>
                <w:rFonts w:ascii="Arial" w:hAnsi="Arial" w:cs="Arial"/>
                <w:sz w:val="16"/>
              </w:rPr>
            </w:pPr>
            <w:r>
              <w:rPr>
                <w:rFonts w:ascii="Arial" w:hAnsi="Arial" w:cs="Arial"/>
                <w:sz w:val="16"/>
              </w:rPr>
              <w:t xml:space="preserve">Updates for FDD changes: moved input qualification out of this module to better match FDD, added vehicle speed check and new algorithm Enable signals.  </w:t>
            </w:r>
          </w:p>
        </w:tc>
        <w:tc>
          <w:tcPr>
            <w:tcW w:w="1080" w:type="dxa"/>
          </w:tcPr>
          <w:p w:rsidR="00DB0B5E" w:rsidRDefault="00DB0B5E" w:rsidP="007554E3">
            <w:pPr>
              <w:spacing w:before="60"/>
              <w:rPr>
                <w:rFonts w:ascii="Arial" w:hAnsi="Arial" w:cs="Arial"/>
                <w:sz w:val="16"/>
              </w:rPr>
            </w:pPr>
            <w:r>
              <w:rPr>
                <w:rFonts w:ascii="Arial" w:hAnsi="Arial" w:cs="Arial"/>
                <w:sz w:val="16"/>
              </w:rPr>
              <w:t>20-Feb-12</w:t>
            </w:r>
          </w:p>
        </w:tc>
        <w:tc>
          <w:tcPr>
            <w:tcW w:w="1105" w:type="dxa"/>
          </w:tcPr>
          <w:p w:rsidR="00DB0B5E" w:rsidRDefault="00DB0B5E" w:rsidP="007554E3">
            <w:pPr>
              <w:spacing w:before="60"/>
              <w:rPr>
                <w:rFonts w:ascii="Arial" w:hAnsi="Arial" w:cs="Arial"/>
                <w:sz w:val="16"/>
              </w:rPr>
            </w:pPr>
            <w:r>
              <w:rPr>
                <w:rFonts w:ascii="Arial" w:hAnsi="Arial" w:cs="Arial"/>
                <w:sz w:val="16"/>
              </w:rPr>
              <w:t>LWW</w:t>
            </w:r>
          </w:p>
        </w:tc>
      </w:tr>
      <w:tr w:rsidR="00877263">
        <w:tc>
          <w:tcPr>
            <w:tcW w:w="616" w:type="dxa"/>
          </w:tcPr>
          <w:p w:rsidR="00877263" w:rsidRDefault="00877263" w:rsidP="007554E3">
            <w:pPr>
              <w:spacing w:before="60"/>
              <w:rPr>
                <w:rFonts w:ascii="Arial" w:hAnsi="Arial" w:cs="Arial"/>
                <w:sz w:val="16"/>
              </w:rPr>
            </w:pPr>
            <w:r>
              <w:rPr>
                <w:rFonts w:ascii="Arial" w:hAnsi="Arial" w:cs="Arial"/>
                <w:sz w:val="16"/>
              </w:rPr>
              <w:t>8</w:t>
            </w:r>
          </w:p>
        </w:tc>
        <w:tc>
          <w:tcPr>
            <w:tcW w:w="662" w:type="dxa"/>
          </w:tcPr>
          <w:p w:rsidR="00877263" w:rsidRDefault="00877263" w:rsidP="007554E3">
            <w:pPr>
              <w:spacing w:before="60"/>
              <w:rPr>
                <w:rFonts w:ascii="Arial" w:hAnsi="Arial" w:cs="Arial"/>
                <w:sz w:val="16"/>
              </w:rPr>
            </w:pPr>
            <w:r>
              <w:rPr>
                <w:rFonts w:ascii="Arial" w:hAnsi="Arial" w:cs="Arial"/>
                <w:sz w:val="16"/>
              </w:rPr>
              <w:t>8</w:t>
            </w:r>
          </w:p>
        </w:tc>
        <w:tc>
          <w:tcPr>
            <w:tcW w:w="6210" w:type="dxa"/>
          </w:tcPr>
          <w:p w:rsidR="00877263" w:rsidRDefault="00877263" w:rsidP="00B739A8">
            <w:pPr>
              <w:spacing w:before="60"/>
              <w:rPr>
                <w:rFonts w:ascii="Arial" w:hAnsi="Arial" w:cs="Arial"/>
                <w:sz w:val="16"/>
              </w:rPr>
            </w:pPr>
            <w:r>
              <w:rPr>
                <w:rFonts w:ascii="Arial" w:hAnsi="Arial" w:cs="Arial"/>
                <w:sz w:val="16"/>
              </w:rPr>
              <w:t>Updated to define UTP tolerances on local functions that are passed pointers</w:t>
            </w:r>
            <w:r w:rsidR="00B739A8">
              <w:rPr>
                <w:rFonts w:ascii="Arial" w:hAnsi="Arial" w:cs="Arial"/>
                <w:sz w:val="16"/>
              </w:rPr>
              <w:t>.  Anomaly corrections per new FDD revision.</w:t>
            </w:r>
          </w:p>
        </w:tc>
        <w:tc>
          <w:tcPr>
            <w:tcW w:w="1080" w:type="dxa"/>
          </w:tcPr>
          <w:p w:rsidR="00877263" w:rsidRDefault="00B739A8" w:rsidP="00B739A8">
            <w:pPr>
              <w:spacing w:before="60"/>
              <w:rPr>
                <w:rFonts w:ascii="Arial" w:hAnsi="Arial" w:cs="Arial"/>
                <w:sz w:val="16"/>
              </w:rPr>
            </w:pPr>
            <w:r>
              <w:rPr>
                <w:rFonts w:ascii="Arial" w:hAnsi="Arial" w:cs="Arial"/>
                <w:sz w:val="16"/>
              </w:rPr>
              <w:t>25</w:t>
            </w:r>
            <w:r w:rsidR="00877263">
              <w:rPr>
                <w:rFonts w:ascii="Arial" w:hAnsi="Arial" w:cs="Arial"/>
                <w:sz w:val="16"/>
              </w:rPr>
              <w:t>-</w:t>
            </w:r>
            <w:r>
              <w:rPr>
                <w:rFonts w:ascii="Arial" w:hAnsi="Arial" w:cs="Arial"/>
                <w:sz w:val="16"/>
              </w:rPr>
              <w:t>May</w:t>
            </w:r>
            <w:r w:rsidR="00877263">
              <w:rPr>
                <w:rFonts w:ascii="Arial" w:hAnsi="Arial" w:cs="Arial"/>
                <w:sz w:val="16"/>
              </w:rPr>
              <w:t>-12</w:t>
            </w:r>
          </w:p>
        </w:tc>
        <w:tc>
          <w:tcPr>
            <w:tcW w:w="1105" w:type="dxa"/>
          </w:tcPr>
          <w:p w:rsidR="00877263" w:rsidRDefault="00877263" w:rsidP="007554E3">
            <w:pPr>
              <w:spacing w:before="60"/>
              <w:rPr>
                <w:rFonts w:ascii="Arial" w:hAnsi="Arial" w:cs="Arial"/>
                <w:sz w:val="16"/>
              </w:rPr>
            </w:pPr>
            <w:r>
              <w:rPr>
                <w:rFonts w:ascii="Arial" w:hAnsi="Arial" w:cs="Arial"/>
                <w:sz w:val="16"/>
              </w:rPr>
              <w:t>LWW</w:t>
            </w:r>
          </w:p>
        </w:tc>
      </w:tr>
      <w:tr w:rsidR="00A837B7">
        <w:tc>
          <w:tcPr>
            <w:tcW w:w="616" w:type="dxa"/>
          </w:tcPr>
          <w:p w:rsidR="00A837B7" w:rsidRDefault="00A837B7" w:rsidP="007554E3">
            <w:pPr>
              <w:spacing w:before="60"/>
              <w:rPr>
                <w:rFonts w:ascii="Arial" w:hAnsi="Arial" w:cs="Arial"/>
                <w:sz w:val="16"/>
              </w:rPr>
            </w:pPr>
            <w:r>
              <w:rPr>
                <w:rFonts w:ascii="Arial" w:hAnsi="Arial" w:cs="Arial"/>
                <w:sz w:val="16"/>
              </w:rPr>
              <w:t>9</w:t>
            </w:r>
          </w:p>
        </w:tc>
        <w:tc>
          <w:tcPr>
            <w:tcW w:w="662" w:type="dxa"/>
          </w:tcPr>
          <w:p w:rsidR="00A837B7" w:rsidRDefault="00A837B7" w:rsidP="007554E3">
            <w:pPr>
              <w:spacing w:before="60"/>
              <w:rPr>
                <w:rFonts w:ascii="Arial" w:hAnsi="Arial" w:cs="Arial"/>
                <w:sz w:val="16"/>
              </w:rPr>
            </w:pPr>
            <w:r>
              <w:rPr>
                <w:rFonts w:ascii="Arial" w:hAnsi="Arial" w:cs="Arial"/>
                <w:sz w:val="16"/>
              </w:rPr>
              <w:t>9</w:t>
            </w:r>
          </w:p>
        </w:tc>
        <w:tc>
          <w:tcPr>
            <w:tcW w:w="6210" w:type="dxa"/>
          </w:tcPr>
          <w:p w:rsidR="00A837B7" w:rsidRDefault="00A837B7" w:rsidP="00B739A8">
            <w:pPr>
              <w:spacing w:before="60"/>
              <w:rPr>
                <w:rFonts w:ascii="Arial" w:hAnsi="Arial" w:cs="Arial"/>
                <w:sz w:val="16"/>
              </w:rPr>
            </w:pPr>
            <w:r>
              <w:rPr>
                <w:rFonts w:ascii="Arial" w:hAnsi="Arial" w:cs="Arial"/>
                <w:sz w:val="16"/>
              </w:rPr>
              <w:t xml:space="preserve">Updated as per FDD </w:t>
            </w:r>
            <w:proofErr w:type="spellStart"/>
            <w:r>
              <w:rPr>
                <w:rFonts w:ascii="Arial" w:hAnsi="Arial" w:cs="Arial"/>
                <w:sz w:val="16"/>
              </w:rPr>
              <w:t>Ver</w:t>
            </w:r>
            <w:proofErr w:type="spellEnd"/>
            <w:r>
              <w:rPr>
                <w:rFonts w:ascii="Arial" w:hAnsi="Arial" w:cs="Arial"/>
                <w:sz w:val="16"/>
              </w:rPr>
              <w:t xml:space="preserve"> 005(Excluding </w:t>
            </w:r>
            <w:proofErr w:type="spellStart"/>
            <w:r>
              <w:rPr>
                <w:rFonts w:ascii="Arial" w:hAnsi="Arial" w:cs="Arial"/>
                <w:sz w:val="16"/>
              </w:rPr>
              <w:t>Safety</w:t>
            </w:r>
            <w:r w:rsidR="00C2158D">
              <w:rPr>
                <w:rFonts w:ascii="Arial" w:hAnsi="Arial" w:cs="Arial"/>
                <w:sz w:val="16"/>
              </w:rPr>
              <w:t>Critical</w:t>
            </w:r>
            <w:proofErr w:type="spellEnd"/>
            <w:r w:rsidR="00C2158D">
              <w:rPr>
                <w:rFonts w:ascii="Arial" w:hAnsi="Arial" w:cs="Arial"/>
                <w:sz w:val="16"/>
              </w:rPr>
              <w:t xml:space="preserve"> functions) and </w:t>
            </w:r>
            <w:proofErr w:type="spellStart"/>
            <w:r w:rsidR="00C2158D">
              <w:rPr>
                <w:rFonts w:ascii="Arial" w:hAnsi="Arial" w:cs="Arial"/>
                <w:sz w:val="16"/>
              </w:rPr>
              <w:t>Ver</w:t>
            </w:r>
            <w:proofErr w:type="spellEnd"/>
            <w:r w:rsidR="00C2158D">
              <w:rPr>
                <w:rFonts w:ascii="Arial" w:hAnsi="Arial" w:cs="Arial"/>
                <w:sz w:val="16"/>
              </w:rPr>
              <w:t xml:space="preserve"> 006</w:t>
            </w:r>
          </w:p>
          <w:p w:rsidR="00B50E64" w:rsidRDefault="00B205F6">
            <w:pPr>
              <w:pStyle w:val="ListParagraph"/>
              <w:numPr>
                <w:ilvl w:val="0"/>
                <w:numId w:val="11"/>
              </w:numPr>
              <w:spacing w:before="60"/>
              <w:rPr>
                <w:rFonts w:ascii="Arial" w:hAnsi="Arial" w:cs="Arial"/>
                <w:sz w:val="16"/>
              </w:rPr>
            </w:pPr>
            <w:proofErr w:type="gramStart"/>
            <w:r w:rsidRPr="00B205F6">
              <w:rPr>
                <w:rFonts w:ascii="Arial" w:hAnsi="Arial" w:cs="Arial"/>
                <w:sz w:val="16"/>
              </w:rPr>
              <w:t>k_WIRDCTrendTime_Sec_f32</w:t>
            </w:r>
            <w:proofErr w:type="gramEnd"/>
            <w:r w:rsidRPr="00B205F6">
              <w:rPr>
                <w:rFonts w:ascii="Arial" w:hAnsi="Arial" w:cs="Arial"/>
                <w:sz w:val="16"/>
              </w:rPr>
              <w:t xml:space="preserve"> default value and resolution changed.</w:t>
            </w:r>
          </w:p>
          <w:p w:rsidR="00B50E64" w:rsidRDefault="00C2158D">
            <w:pPr>
              <w:pStyle w:val="ListParagraph"/>
              <w:numPr>
                <w:ilvl w:val="0"/>
                <w:numId w:val="11"/>
              </w:numPr>
              <w:spacing w:before="60"/>
              <w:rPr>
                <w:rFonts w:ascii="Arial" w:hAnsi="Arial" w:cs="Arial"/>
                <w:sz w:val="16"/>
              </w:rPr>
            </w:pPr>
            <w:r>
              <w:rPr>
                <w:rFonts w:ascii="Arial" w:hAnsi="Arial" w:cs="Arial"/>
                <w:sz w:val="16"/>
              </w:rPr>
              <w:t xml:space="preserve">Two new </w:t>
            </w:r>
            <w:proofErr w:type="spellStart"/>
            <w:r>
              <w:rPr>
                <w:rFonts w:ascii="Arial" w:hAnsi="Arial" w:cs="Arial"/>
                <w:sz w:val="16"/>
              </w:rPr>
              <w:t>cals</w:t>
            </w:r>
            <w:proofErr w:type="spellEnd"/>
            <w:r>
              <w:rPr>
                <w:rFonts w:ascii="Arial" w:hAnsi="Arial" w:cs="Arial"/>
                <w:sz w:val="16"/>
              </w:rPr>
              <w:t xml:space="preserve"> are added:</w:t>
            </w:r>
            <w:r>
              <w:t xml:space="preserve"> </w:t>
            </w:r>
            <w:r w:rsidRPr="00C2158D">
              <w:rPr>
                <w:rFonts w:ascii="Arial" w:hAnsi="Arial" w:cs="Arial"/>
                <w:sz w:val="16"/>
              </w:rPr>
              <w:t>k_WIRDCTrendTh2_MtrNm_f32</w:t>
            </w:r>
            <w:r>
              <w:rPr>
                <w:rFonts w:ascii="Arial" w:hAnsi="Arial" w:cs="Arial"/>
                <w:sz w:val="16"/>
              </w:rPr>
              <w:t xml:space="preserve">, </w:t>
            </w:r>
            <w:r w:rsidRPr="00C2158D">
              <w:rPr>
                <w:rFonts w:ascii="Arial" w:hAnsi="Arial" w:cs="Arial"/>
                <w:sz w:val="16"/>
              </w:rPr>
              <w:t>k_WIRDCTrendTime2_Sec_f32</w:t>
            </w:r>
          </w:p>
          <w:p w:rsidR="00B50E64" w:rsidRDefault="00C2158D">
            <w:pPr>
              <w:pStyle w:val="ListParagraph"/>
              <w:numPr>
                <w:ilvl w:val="0"/>
                <w:numId w:val="11"/>
              </w:numPr>
              <w:spacing w:before="60"/>
              <w:rPr>
                <w:rFonts w:ascii="Arial" w:hAnsi="Arial" w:cs="Arial"/>
                <w:sz w:val="16"/>
              </w:rPr>
            </w:pPr>
            <w:r>
              <w:rPr>
                <w:rFonts w:ascii="Arial" w:hAnsi="Arial" w:cs="Arial"/>
                <w:sz w:val="16"/>
              </w:rPr>
              <w:t xml:space="preserve">Global Input </w:t>
            </w:r>
            <w:proofErr w:type="spellStart"/>
            <w:r>
              <w:rPr>
                <w:rFonts w:ascii="Arial" w:hAnsi="Arial" w:cs="Arial"/>
                <w:sz w:val="16"/>
              </w:rPr>
              <w:t>WIRFnEnable</w:t>
            </w:r>
            <w:proofErr w:type="spellEnd"/>
            <w:r>
              <w:rPr>
                <w:rFonts w:ascii="Arial" w:hAnsi="Arial" w:cs="Arial"/>
                <w:sz w:val="16"/>
              </w:rPr>
              <w:t xml:space="preserve"> is changed to </w:t>
            </w:r>
            <w:proofErr w:type="spellStart"/>
            <w:r>
              <w:rPr>
                <w:rFonts w:ascii="Arial" w:hAnsi="Arial" w:cs="Arial"/>
                <w:sz w:val="16"/>
              </w:rPr>
              <w:t>DiagStatus</w:t>
            </w:r>
            <w:proofErr w:type="spellEnd"/>
          </w:p>
          <w:p w:rsidR="00B50E64" w:rsidRDefault="00C2158D">
            <w:pPr>
              <w:pStyle w:val="ListParagraph"/>
              <w:numPr>
                <w:ilvl w:val="0"/>
                <w:numId w:val="11"/>
              </w:numPr>
              <w:spacing w:before="60"/>
              <w:rPr>
                <w:rFonts w:ascii="Arial" w:hAnsi="Arial" w:cs="Arial"/>
                <w:sz w:val="16"/>
              </w:rPr>
            </w:pPr>
            <w:r>
              <w:rPr>
                <w:rFonts w:ascii="Arial" w:hAnsi="Arial" w:cs="Arial"/>
                <w:sz w:val="16"/>
              </w:rPr>
              <w:t xml:space="preserve">In Diagnose Freq(), Abs is done after </w:t>
            </w:r>
            <w:proofErr w:type="spellStart"/>
            <w:r>
              <w:rPr>
                <w:rFonts w:ascii="Arial" w:hAnsi="Arial" w:cs="Arial"/>
                <w:sz w:val="16"/>
              </w:rPr>
              <w:t>LowPassFilter</w:t>
            </w:r>
            <w:proofErr w:type="spellEnd"/>
          </w:p>
          <w:p w:rsidR="00B50E64" w:rsidRDefault="004255B0">
            <w:pPr>
              <w:pStyle w:val="ListParagraph"/>
              <w:numPr>
                <w:ilvl w:val="0"/>
                <w:numId w:val="11"/>
              </w:numPr>
              <w:spacing w:before="60"/>
              <w:rPr>
                <w:rFonts w:ascii="Arial" w:hAnsi="Arial" w:cs="Arial"/>
                <w:sz w:val="16"/>
              </w:rPr>
            </w:pPr>
            <w:r>
              <w:rPr>
                <w:rFonts w:ascii="Arial" w:hAnsi="Arial" w:cs="Arial"/>
                <w:sz w:val="16"/>
              </w:rPr>
              <w:t xml:space="preserve">In </w:t>
            </w:r>
            <w:proofErr w:type="spellStart"/>
            <w:r w:rsidR="00C2158D">
              <w:rPr>
                <w:rFonts w:ascii="Arial" w:hAnsi="Arial" w:cs="Arial"/>
                <w:sz w:val="16"/>
              </w:rPr>
              <w:t>DetermineEnableAmt</w:t>
            </w:r>
            <w:proofErr w:type="spellEnd"/>
            <w:r>
              <w:rPr>
                <w:rFonts w:ascii="Arial" w:hAnsi="Arial" w:cs="Arial"/>
                <w:sz w:val="16"/>
              </w:rPr>
              <w:t>()</w:t>
            </w:r>
            <w:r w:rsidR="00C2158D">
              <w:rPr>
                <w:rFonts w:ascii="Arial" w:hAnsi="Arial" w:cs="Arial"/>
                <w:sz w:val="16"/>
              </w:rPr>
              <w:t xml:space="preserve">, </w:t>
            </w:r>
            <w:proofErr w:type="spellStart"/>
            <w:r w:rsidR="00C2158D">
              <w:rPr>
                <w:rFonts w:ascii="Arial" w:hAnsi="Arial" w:cs="Arial"/>
                <w:sz w:val="16"/>
              </w:rPr>
              <w:t>MaxMagRecFlt</w:t>
            </w:r>
            <w:proofErr w:type="spellEnd"/>
            <w:r w:rsidR="00C2158D">
              <w:rPr>
                <w:rFonts w:ascii="Arial" w:hAnsi="Arial" w:cs="Arial"/>
                <w:sz w:val="16"/>
              </w:rPr>
              <w:t xml:space="preserve"> check is removed </w:t>
            </w:r>
          </w:p>
          <w:p w:rsidR="00B50E64" w:rsidRDefault="00C2158D">
            <w:pPr>
              <w:pStyle w:val="ListParagraph"/>
              <w:numPr>
                <w:ilvl w:val="0"/>
                <w:numId w:val="11"/>
              </w:numPr>
              <w:spacing w:before="60"/>
              <w:rPr>
                <w:rFonts w:ascii="Arial" w:hAnsi="Arial" w:cs="Arial"/>
                <w:sz w:val="16"/>
              </w:rPr>
            </w:pPr>
            <w:r>
              <w:rPr>
                <w:rFonts w:ascii="Arial" w:hAnsi="Arial" w:cs="Arial"/>
                <w:sz w:val="16"/>
              </w:rPr>
              <w:t>LPF are changed from Fixed type to Floating type(And related range changes are shown in DD)</w:t>
            </w:r>
          </w:p>
          <w:p w:rsidR="00B50E64" w:rsidRDefault="00B50E64">
            <w:pPr>
              <w:pStyle w:val="ListParagraph"/>
              <w:spacing w:before="60"/>
              <w:rPr>
                <w:rFonts w:ascii="Arial" w:hAnsi="Arial" w:cs="Arial"/>
                <w:sz w:val="16"/>
              </w:rPr>
            </w:pPr>
          </w:p>
        </w:tc>
        <w:tc>
          <w:tcPr>
            <w:tcW w:w="1080" w:type="dxa"/>
          </w:tcPr>
          <w:p w:rsidR="00A837B7" w:rsidRDefault="00A837B7" w:rsidP="00B739A8">
            <w:pPr>
              <w:spacing w:before="60"/>
              <w:rPr>
                <w:rFonts w:ascii="Arial" w:hAnsi="Arial" w:cs="Arial"/>
                <w:sz w:val="16"/>
              </w:rPr>
            </w:pPr>
            <w:r>
              <w:rPr>
                <w:rFonts w:ascii="Arial" w:hAnsi="Arial" w:cs="Arial"/>
                <w:sz w:val="16"/>
              </w:rPr>
              <w:t>18-July-12</w:t>
            </w:r>
          </w:p>
        </w:tc>
        <w:tc>
          <w:tcPr>
            <w:tcW w:w="1105" w:type="dxa"/>
          </w:tcPr>
          <w:p w:rsidR="00A837B7" w:rsidRDefault="00A837B7" w:rsidP="007554E3">
            <w:pPr>
              <w:spacing w:before="60"/>
              <w:rPr>
                <w:rFonts w:ascii="Arial" w:hAnsi="Arial" w:cs="Arial"/>
                <w:sz w:val="16"/>
              </w:rPr>
            </w:pPr>
            <w:r>
              <w:rPr>
                <w:rFonts w:ascii="Arial" w:hAnsi="Arial" w:cs="Arial"/>
                <w:sz w:val="16"/>
              </w:rPr>
              <w:t>NRAR</w:t>
            </w:r>
          </w:p>
        </w:tc>
      </w:tr>
      <w:tr w:rsidR="00786558">
        <w:tc>
          <w:tcPr>
            <w:tcW w:w="616" w:type="dxa"/>
          </w:tcPr>
          <w:p w:rsidR="00786558" w:rsidRDefault="00786558" w:rsidP="007554E3">
            <w:pPr>
              <w:spacing w:before="60"/>
              <w:rPr>
                <w:rFonts w:ascii="Arial" w:hAnsi="Arial" w:cs="Arial"/>
                <w:sz w:val="16"/>
              </w:rPr>
            </w:pPr>
            <w:r>
              <w:rPr>
                <w:rFonts w:ascii="Arial" w:hAnsi="Arial" w:cs="Arial"/>
                <w:sz w:val="16"/>
              </w:rPr>
              <w:t>10</w:t>
            </w:r>
          </w:p>
        </w:tc>
        <w:tc>
          <w:tcPr>
            <w:tcW w:w="662" w:type="dxa"/>
          </w:tcPr>
          <w:p w:rsidR="00786558" w:rsidRDefault="00786558" w:rsidP="007554E3">
            <w:pPr>
              <w:spacing w:before="60"/>
              <w:rPr>
                <w:rFonts w:ascii="Arial" w:hAnsi="Arial" w:cs="Arial"/>
                <w:sz w:val="16"/>
              </w:rPr>
            </w:pPr>
            <w:r>
              <w:rPr>
                <w:rFonts w:ascii="Arial" w:hAnsi="Arial" w:cs="Arial"/>
                <w:sz w:val="16"/>
              </w:rPr>
              <w:t>10</w:t>
            </w:r>
          </w:p>
        </w:tc>
        <w:tc>
          <w:tcPr>
            <w:tcW w:w="6210" w:type="dxa"/>
          </w:tcPr>
          <w:p w:rsidR="00786558" w:rsidRDefault="00786558" w:rsidP="00B739A8">
            <w:pPr>
              <w:spacing w:before="60"/>
              <w:rPr>
                <w:rFonts w:ascii="Arial" w:hAnsi="Arial" w:cs="Arial"/>
                <w:sz w:val="16"/>
              </w:rPr>
            </w:pPr>
            <w:r>
              <w:rPr>
                <w:rFonts w:ascii="Arial" w:hAnsi="Arial" w:cs="Arial"/>
                <w:sz w:val="16"/>
              </w:rPr>
              <w:t xml:space="preserve">Added checkpoints and </w:t>
            </w:r>
            <w:proofErr w:type="spellStart"/>
            <w:r>
              <w:rPr>
                <w:rFonts w:ascii="Arial" w:hAnsi="Arial" w:cs="Arial"/>
                <w:sz w:val="16"/>
              </w:rPr>
              <w:t>memmap</w:t>
            </w:r>
            <w:proofErr w:type="spellEnd"/>
            <w:r>
              <w:rPr>
                <w:rFonts w:ascii="Arial" w:hAnsi="Arial" w:cs="Arial"/>
                <w:sz w:val="16"/>
              </w:rPr>
              <w:t xml:space="preserve"> software segment is updated for static variables</w:t>
            </w:r>
          </w:p>
        </w:tc>
        <w:tc>
          <w:tcPr>
            <w:tcW w:w="1080" w:type="dxa"/>
          </w:tcPr>
          <w:p w:rsidR="00786558" w:rsidRDefault="00786558" w:rsidP="00B739A8">
            <w:pPr>
              <w:spacing w:before="60"/>
              <w:rPr>
                <w:rFonts w:ascii="Arial" w:hAnsi="Arial" w:cs="Arial"/>
                <w:sz w:val="16"/>
              </w:rPr>
            </w:pPr>
            <w:r>
              <w:rPr>
                <w:rFonts w:ascii="Arial" w:hAnsi="Arial" w:cs="Arial"/>
                <w:sz w:val="16"/>
              </w:rPr>
              <w:t>24-Sep-12</w:t>
            </w:r>
          </w:p>
        </w:tc>
        <w:tc>
          <w:tcPr>
            <w:tcW w:w="1105" w:type="dxa"/>
          </w:tcPr>
          <w:p w:rsidR="00786558" w:rsidRDefault="00786558" w:rsidP="007554E3">
            <w:pPr>
              <w:spacing w:before="60"/>
              <w:rPr>
                <w:rFonts w:ascii="Arial" w:hAnsi="Arial" w:cs="Arial"/>
                <w:sz w:val="16"/>
              </w:rPr>
            </w:pPr>
            <w:proofErr w:type="spellStart"/>
            <w:r>
              <w:rPr>
                <w:rFonts w:ascii="Arial" w:hAnsi="Arial" w:cs="Arial"/>
                <w:sz w:val="16"/>
              </w:rPr>
              <w:t>Selva</w:t>
            </w:r>
            <w:proofErr w:type="spellEnd"/>
          </w:p>
        </w:tc>
      </w:tr>
      <w:tr w:rsidR="004E5AB6">
        <w:tc>
          <w:tcPr>
            <w:tcW w:w="616" w:type="dxa"/>
          </w:tcPr>
          <w:p w:rsidR="004E5AB6" w:rsidRDefault="004E5AB6" w:rsidP="007554E3">
            <w:pPr>
              <w:spacing w:before="60"/>
              <w:rPr>
                <w:rFonts w:ascii="Arial" w:hAnsi="Arial" w:cs="Arial"/>
                <w:sz w:val="16"/>
              </w:rPr>
            </w:pPr>
            <w:r>
              <w:rPr>
                <w:rFonts w:ascii="Arial" w:hAnsi="Arial" w:cs="Arial"/>
                <w:sz w:val="16"/>
              </w:rPr>
              <w:t>11</w:t>
            </w:r>
          </w:p>
        </w:tc>
        <w:tc>
          <w:tcPr>
            <w:tcW w:w="662" w:type="dxa"/>
          </w:tcPr>
          <w:p w:rsidR="004E5AB6" w:rsidRDefault="004E5AB6" w:rsidP="007554E3">
            <w:pPr>
              <w:spacing w:before="60"/>
              <w:rPr>
                <w:rFonts w:ascii="Arial" w:hAnsi="Arial" w:cs="Arial"/>
                <w:sz w:val="16"/>
              </w:rPr>
            </w:pPr>
            <w:r>
              <w:rPr>
                <w:rFonts w:ascii="Arial" w:hAnsi="Arial" w:cs="Arial"/>
                <w:sz w:val="16"/>
              </w:rPr>
              <w:t>11</w:t>
            </w:r>
          </w:p>
        </w:tc>
        <w:tc>
          <w:tcPr>
            <w:tcW w:w="6210" w:type="dxa"/>
          </w:tcPr>
          <w:p w:rsidR="004E5AB6" w:rsidRDefault="004E5AB6" w:rsidP="00B739A8">
            <w:pPr>
              <w:spacing w:before="60"/>
              <w:rPr>
                <w:rFonts w:ascii="Arial" w:hAnsi="Arial" w:cs="Arial"/>
                <w:sz w:val="16"/>
              </w:rPr>
            </w:pPr>
            <w:r>
              <w:rPr>
                <w:rFonts w:ascii="Arial" w:hAnsi="Arial" w:cs="Arial"/>
                <w:sz w:val="16"/>
              </w:rPr>
              <w:t xml:space="preserve">Changed </w:t>
            </w:r>
            <w:r>
              <w:rPr>
                <w:rFonts w:ascii="Arial" w:hAnsi="Arial" w:cs="Arial"/>
                <w:sz w:val="16"/>
                <w:szCs w:val="16"/>
              </w:rPr>
              <w:t>Per2 trigger rate from 8ms to 4ms.</w:t>
            </w:r>
          </w:p>
        </w:tc>
        <w:tc>
          <w:tcPr>
            <w:tcW w:w="1080" w:type="dxa"/>
          </w:tcPr>
          <w:p w:rsidR="004E5AB6" w:rsidRDefault="004E5AB6" w:rsidP="00B739A8">
            <w:pPr>
              <w:spacing w:before="60"/>
              <w:rPr>
                <w:rFonts w:ascii="Arial" w:hAnsi="Arial" w:cs="Arial"/>
                <w:sz w:val="16"/>
              </w:rPr>
            </w:pPr>
            <w:r>
              <w:rPr>
                <w:rFonts w:ascii="Arial" w:hAnsi="Arial" w:cs="Arial"/>
                <w:sz w:val="16"/>
              </w:rPr>
              <w:t>24-Oct-12</w:t>
            </w:r>
          </w:p>
        </w:tc>
        <w:tc>
          <w:tcPr>
            <w:tcW w:w="1105" w:type="dxa"/>
          </w:tcPr>
          <w:p w:rsidR="004E5AB6" w:rsidRDefault="004E5AB6" w:rsidP="007554E3">
            <w:pPr>
              <w:spacing w:before="60"/>
              <w:rPr>
                <w:rFonts w:ascii="Arial" w:hAnsi="Arial" w:cs="Arial"/>
                <w:sz w:val="16"/>
              </w:rPr>
            </w:pPr>
            <w:r>
              <w:rPr>
                <w:rFonts w:ascii="Arial" w:hAnsi="Arial" w:cs="Arial"/>
                <w:sz w:val="16"/>
              </w:rPr>
              <w:t>BWL</w:t>
            </w:r>
          </w:p>
        </w:tc>
      </w:tr>
      <w:tr w:rsidR="003552A3">
        <w:trPr>
          <w:ins w:id="6" w:author="Blake Latchford" w:date="2012-11-13T09:26:00Z"/>
        </w:trPr>
        <w:tc>
          <w:tcPr>
            <w:tcW w:w="616" w:type="dxa"/>
          </w:tcPr>
          <w:p w:rsidR="003552A3" w:rsidRDefault="003552A3" w:rsidP="007554E3">
            <w:pPr>
              <w:spacing w:before="60"/>
              <w:rPr>
                <w:ins w:id="7" w:author="Blake Latchford" w:date="2012-11-13T09:26:00Z"/>
                <w:rFonts w:ascii="Arial" w:hAnsi="Arial" w:cs="Arial"/>
                <w:sz w:val="16"/>
              </w:rPr>
            </w:pPr>
            <w:ins w:id="8" w:author="Blake Latchford" w:date="2012-11-13T09:26:00Z">
              <w:r>
                <w:rPr>
                  <w:rFonts w:ascii="Arial" w:hAnsi="Arial" w:cs="Arial"/>
                  <w:sz w:val="16"/>
                </w:rPr>
                <w:t>12</w:t>
              </w:r>
            </w:ins>
          </w:p>
        </w:tc>
        <w:tc>
          <w:tcPr>
            <w:tcW w:w="662" w:type="dxa"/>
          </w:tcPr>
          <w:p w:rsidR="003552A3" w:rsidRDefault="003552A3" w:rsidP="007554E3">
            <w:pPr>
              <w:spacing w:before="60"/>
              <w:rPr>
                <w:ins w:id="9" w:author="Blake Latchford" w:date="2012-11-13T09:26:00Z"/>
                <w:rFonts w:ascii="Arial" w:hAnsi="Arial" w:cs="Arial"/>
                <w:sz w:val="16"/>
              </w:rPr>
            </w:pPr>
            <w:ins w:id="10" w:author="Blake Latchford" w:date="2012-11-13T09:26:00Z">
              <w:r>
                <w:rPr>
                  <w:rFonts w:ascii="Arial" w:hAnsi="Arial" w:cs="Arial"/>
                  <w:sz w:val="16"/>
                </w:rPr>
                <w:t>12</w:t>
              </w:r>
            </w:ins>
          </w:p>
        </w:tc>
        <w:tc>
          <w:tcPr>
            <w:tcW w:w="6210" w:type="dxa"/>
          </w:tcPr>
          <w:p w:rsidR="003552A3" w:rsidRDefault="003552A3" w:rsidP="00B739A8">
            <w:pPr>
              <w:spacing w:before="60"/>
              <w:rPr>
                <w:ins w:id="11" w:author="Blake Latchford" w:date="2012-11-13T09:26:00Z"/>
                <w:rFonts w:ascii="Arial" w:hAnsi="Arial" w:cs="Arial"/>
                <w:sz w:val="16"/>
              </w:rPr>
            </w:pPr>
            <w:ins w:id="12" w:author="Blake Latchford" w:date="2012-11-13T09:26:00Z">
              <w:r>
                <w:rPr>
                  <w:rFonts w:ascii="Arial" w:hAnsi="Arial" w:cs="Arial"/>
                  <w:sz w:val="16"/>
                </w:rPr>
                <w:t xml:space="preserve">Update NTC number constant to VLF per new version of </w:t>
              </w:r>
              <w:proofErr w:type="spellStart"/>
              <w:r>
                <w:rPr>
                  <w:rFonts w:ascii="Arial" w:hAnsi="Arial" w:cs="Arial"/>
                  <w:sz w:val="16"/>
                </w:rPr>
                <w:t>StdDef</w:t>
              </w:r>
              <w:proofErr w:type="spellEnd"/>
              <w:r>
                <w:rPr>
                  <w:rFonts w:ascii="Arial" w:hAnsi="Arial" w:cs="Arial"/>
                  <w:sz w:val="16"/>
                </w:rPr>
                <w:t>.</w:t>
              </w:r>
            </w:ins>
          </w:p>
        </w:tc>
        <w:tc>
          <w:tcPr>
            <w:tcW w:w="1080" w:type="dxa"/>
          </w:tcPr>
          <w:p w:rsidR="003552A3" w:rsidRDefault="003552A3" w:rsidP="00B739A8">
            <w:pPr>
              <w:spacing w:before="60"/>
              <w:rPr>
                <w:ins w:id="13" w:author="Blake Latchford" w:date="2012-11-13T09:26:00Z"/>
                <w:rFonts w:ascii="Arial" w:hAnsi="Arial" w:cs="Arial"/>
                <w:sz w:val="16"/>
              </w:rPr>
            </w:pPr>
            <w:ins w:id="14" w:author="Blake Latchford" w:date="2012-11-13T09:27:00Z">
              <w:r>
                <w:rPr>
                  <w:rFonts w:ascii="Arial" w:hAnsi="Arial" w:cs="Arial"/>
                  <w:sz w:val="16"/>
                </w:rPr>
                <w:t>13-Nov-12</w:t>
              </w:r>
            </w:ins>
          </w:p>
        </w:tc>
        <w:tc>
          <w:tcPr>
            <w:tcW w:w="1105" w:type="dxa"/>
          </w:tcPr>
          <w:p w:rsidR="003552A3" w:rsidRDefault="003552A3" w:rsidP="007554E3">
            <w:pPr>
              <w:spacing w:before="60"/>
              <w:rPr>
                <w:ins w:id="15" w:author="Blake Latchford" w:date="2012-11-13T09:26:00Z"/>
                <w:rFonts w:ascii="Arial" w:hAnsi="Arial" w:cs="Arial"/>
                <w:sz w:val="16"/>
              </w:rPr>
            </w:pPr>
            <w:ins w:id="16" w:author="Blake Latchford" w:date="2012-11-13T09:27:00Z">
              <w:r>
                <w:rPr>
                  <w:rFonts w:ascii="Arial" w:hAnsi="Arial" w:cs="Arial"/>
                  <w:sz w:val="16"/>
                </w:rPr>
                <w:t>BWL</w:t>
              </w:r>
            </w:ins>
          </w:p>
        </w:tc>
      </w:tr>
      <w:tr w:rsidR="00C053A9">
        <w:trPr>
          <w:ins w:id="17" w:author="Vishal Kema" w:date="2013-04-01T15:14:00Z"/>
        </w:trPr>
        <w:tc>
          <w:tcPr>
            <w:tcW w:w="616" w:type="dxa"/>
          </w:tcPr>
          <w:p w:rsidR="00C053A9" w:rsidRDefault="00C053A9" w:rsidP="007554E3">
            <w:pPr>
              <w:spacing w:before="60"/>
              <w:rPr>
                <w:ins w:id="18" w:author="Vishal Kema" w:date="2013-04-01T15:14:00Z"/>
                <w:rFonts w:ascii="Arial" w:hAnsi="Arial" w:cs="Arial"/>
                <w:sz w:val="16"/>
              </w:rPr>
            </w:pPr>
            <w:ins w:id="19" w:author="Vishal Kema" w:date="2013-04-01T15:14:00Z">
              <w:r>
                <w:rPr>
                  <w:rFonts w:ascii="Arial" w:hAnsi="Arial" w:cs="Arial"/>
                  <w:sz w:val="16"/>
                </w:rPr>
                <w:t>13</w:t>
              </w:r>
            </w:ins>
          </w:p>
        </w:tc>
        <w:tc>
          <w:tcPr>
            <w:tcW w:w="662" w:type="dxa"/>
          </w:tcPr>
          <w:p w:rsidR="00C053A9" w:rsidRDefault="00C053A9" w:rsidP="007554E3">
            <w:pPr>
              <w:spacing w:before="60"/>
              <w:rPr>
                <w:ins w:id="20" w:author="Vishal Kema" w:date="2013-04-01T15:14:00Z"/>
                <w:rFonts w:ascii="Arial" w:hAnsi="Arial" w:cs="Arial"/>
                <w:sz w:val="16"/>
              </w:rPr>
            </w:pPr>
            <w:ins w:id="21" w:author="Vishal Kema" w:date="2013-04-01T15:14:00Z">
              <w:r>
                <w:rPr>
                  <w:rFonts w:ascii="Arial" w:hAnsi="Arial" w:cs="Arial"/>
                  <w:sz w:val="16"/>
                </w:rPr>
                <w:t>13</w:t>
              </w:r>
            </w:ins>
          </w:p>
        </w:tc>
        <w:tc>
          <w:tcPr>
            <w:tcW w:w="6210" w:type="dxa"/>
          </w:tcPr>
          <w:p w:rsidR="00C053A9" w:rsidRDefault="00C053A9" w:rsidP="00B739A8">
            <w:pPr>
              <w:spacing w:before="60"/>
              <w:rPr>
                <w:ins w:id="22" w:author="Vishal Kema" w:date="2013-04-01T15:14:00Z"/>
                <w:rFonts w:ascii="Arial" w:hAnsi="Arial" w:cs="Arial"/>
                <w:sz w:val="16"/>
              </w:rPr>
            </w:pPr>
            <w:ins w:id="23" w:author="Vishal Kema" w:date="2013-04-01T15:14:00Z">
              <w:r>
                <w:rPr>
                  <w:rFonts w:ascii="Arial" w:hAnsi="Arial" w:cs="Arial"/>
                  <w:sz w:val="16"/>
                </w:rPr>
                <w:t xml:space="preserve">Updated the tolerance for </w:t>
              </w:r>
            </w:ins>
            <w:ins w:id="24" w:author="Vishal Kema" w:date="2013-04-01T15:15:00Z">
              <w:r>
                <w:rPr>
                  <w:rFonts w:ascii="Arial" w:hAnsi="Arial" w:cs="Arial"/>
                  <w:sz w:val="16"/>
                </w:rPr>
                <w:t xml:space="preserve">the pointer variables in </w:t>
              </w:r>
              <w:proofErr w:type="spellStart"/>
              <w:r w:rsidRPr="00C053A9">
                <w:rPr>
                  <w:rFonts w:ascii="Arial" w:hAnsi="Arial" w:cs="Arial"/>
                  <w:bCs/>
                  <w:sz w:val="16"/>
                </w:rPr>
                <w:t>LeadLagFilter</w:t>
              </w:r>
              <w:proofErr w:type="spellEnd"/>
              <w:r>
                <w:rPr>
                  <w:rFonts w:ascii="Arial" w:hAnsi="Arial" w:cs="Arial"/>
                  <w:bCs/>
                  <w:sz w:val="16"/>
                </w:rPr>
                <w:t>()</w:t>
              </w:r>
            </w:ins>
          </w:p>
        </w:tc>
        <w:tc>
          <w:tcPr>
            <w:tcW w:w="1080" w:type="dxa"/>
          </w:tcPr>
          <w:p w:rsidR="00C053A9" w:rsidRDefault="00C053A9" w:rsidP="00B739A8">
            <w:pPr>
              <w:spacing w:before="60"/>
              <w:rPr>
                <w:ins w:id="25" w:author="Vishal Kema" w:date="2013-04-01T15:14:00Z"/>
                <w:rFonts w:ascii="Arial" w:hAnsi="Arial" w:cs="Arial"/>
                <w:sz w:val="16"/>
              </w:rPr>
            </w:pPr>
            <w:ins w:id="26" w:author="Vishal Kema" w:date="2013-04-01T15:15:00Z">
              <w:r>
                <w:rPr>
                  <w:rFonts w:ascii="Arial" w:hAnsi="Arial" w:cs="Arial"/>
                  <w:sz w:val="16"/>
                </w:rPr>
                <w:t>01-Apr-13</w:t>
              </w:r>
            </w:ins>
          </w:p>
        </w:tc>
        <w:tc>
          <w:tcPr>
            <w:tcW w:w="1105" w:type="dxa"/>
          </w:tcPr>
          <w:p w:rsidR="00C053A9" w:rsidRDefault="00C053A9" w:rsidP="007554E3">
            <w:pPr>
              <w:spacing w:before="60"/>
              <w:rPr>
                <w:ins w:id="27" w:author="Vishal Kema" w:date="2013-04-01T15:14:00Z"/>
                <w:rFonts w:ascii="Arial" w:hAnsi="Arial" w:cs="Arial"/>
                <w:sz w:val="16"/>
              </w:rPr>
            </w:pPr>
            <w:ins w:id="28" w:author="Vishal Kema" w:date="2013-04-01T15:15:00Z">
              <w:r>
                <w:rPr>
                  <w:rFonts w:ascii="Arial" w:hAnsi="Arial" w:cs="Arial"/>
                  <w:sz w:val="16"/>
                </w:rPr>
                <w:t>VK</w:t>
              </w:r>
            </w:ins>
          </w:p>
        </w:tc>
      </w:tr>
    </w:tbl>
    <w:p w:rsidR="00107819" w:rsidRDefault="00107819"/>
    <w:sectPr w:rsidR="00107819" w:rsidSect="00937013">
      <w:headerReference w:type="default" r:id="rId72"/>
      <w:footerReference w:type="default" r:id="rId73"/>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61B7" w:rsidRDefault="006861B7">
      <w:r>
        <w:separator/>
      </w:r>
    </w:p>
  </w:endnote>
  <w:endnote w:type="continuationSeparator" w:id="0">
    <w:p w:rsidR="006861B7" w:rsidRDefault="006861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82C" w:rsidRDefault="0011682C">
    <w:pPr>
      <w:pStyle w:val="Footer"/>
    </w:pPr>
    <w:r>
      <w:rPr>
        <w:snapToGrid w:val="0"/>
      </w:rPr>
      <w:tab/>
    </w:r>
    <w:fldSimple w:instr=" DOCPROPERTY &quot;Company&quot;  \* MERGEFORMAT ">
      <w:r w:rsidRPr="0087767D">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61B7" w:rsidRDefault="006861B7">
      <w:r>
        <w:separator/>
      </w:r>
    </w:p>
  </w:footnote>
  <w:footnote w:type="continuationSeparator" w:id="0">
    <w:p w:rsidR="006861B7" w:rsidRDefault="006861B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82C" w:rsidRDefault="0011682C">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11682C">
      <w:trPr>
        <w:cantSplit/>
      </w:trPr>
      <w:tc>
        <w:tcPr>
          <w:tcW w:w="990" w:type="dxa"/>
        </w:tcPr>
        <w:p w:rsidR="0011682C" w:rsidRDefault="0011682C">
          <w:pPr>
            <w:pStyle w:val="Header"/>
          </w:pPr>
          <w:r>
            <w:t>Title:</w:t>
          </w:r>
        </w:p>
      </w:tc>
      <w:tc>
        <w:tcPr>
          <w:tcW w:w="5400" w:type="dxa"/>
          <w:gridSpan w:val="3"/>
          <w:vMerge w:val="restart"/>
        </w:tcPr>
        <w:p w:rsidR="0011682C" w:rsidRDefault="00956082">
          <w:pPr>
            <w:pStyle w:val="Header"/>
          </w:pPr>
          <w:fldSimple w:instr=" DOCPROPERTY &quot;Document Title&quot;  \* MERGEFORMAT ">
            <w:r w:rsidR="0011682C">
              <w:t>Wheel Imbalance Rejection</w:t>
            </w:r>
          </w:fldSimple>
        </w:p>
        <w:p w:rsidR="0011682C" w:rsidRDefault="00956082" w:rsidP="001A574F">
          <w:pPr>
            <w:pStyle w:val="Header"/>
            <w:tabs>
              <w:tab w:val="clear" w:pos="4320"/>
              <w:tab w:val="clear" w:pos="8640"/>
              <w:tab w:val="center" w:pos="2592"/>
            </w:tabs>
          </w:pPr>
          <w:fldSimple w:instr=" DOCPROPERTY &quot;Product Line&quot;  \* MERGEFORMAT ">
            <w:r w:rsidR="0011682C">
              <w:t>Gen II+ EPS EA3</w:t>
            </w:r>
          </w:fldSimple>
          <w:r w:rsidR="0011682C">
            <w:tab/>
          </w:r>
        </w:p>
      </w:tc>
      <w:tc>
        <w:tcPr>
          <w:tcW w:w="1170" w:type="dxa"/>
        </w:tcPr>
        <w:p w:rsidR="0011682C" w:rsidRDefault="0011682C">
          <w:pPr>
            <w:pStyle w:val="Header"/>
          </w:pPr>
          <w:r>
            <w:t>Revision:</w:t>
          </w:r>
        </w:p>
      </w:tc>
      <w:tc>
        <w:tcPr>
          <w:tcW w:w="1350" w:type="dxa"/>
        </w:tcPr>
        <w:p w:rsidR="0011682C" w:rsidRDefault="00CD6295" w:rsidP="0011682C">
          <w:pPr>
            <w:pStyle w:val="Header"/>
          </w:pPr>
          <w:ins w:id="29" w:author="Blake Latchford" w:date="2012-11-13T09:26:00Z">
            <w:r>
              <w:t>1</w:t>
            </w:r>
          </w:ins>
          <w:ins w:id="30" w:author="Vishal Kema" w:date="2013-04-01T15:04:00Z">
            <w:r w:rsidR="00F47B99">
              <w:t>3</w:t>
            </w:r>
          </w:ins>
        </w:p>
      </w:tc>
    </w:tr>
    <w:tr w:rsidR="0011682C">
      <w:trPr>
        <w:cantSplit/>
      </w:trPr>
      <w:tc>
        <w:tcPr>
          <w:tcW w:w="990" w:type="dxa"/>
        </w:tcPr>
        <w:p w:rsidR="0011682C" w:rsidRDefault="0011682C">
          <w:pPr>
            <w:pStyle w:val="Header"/>
          </w:pPr>
          <w:r>
            <w:t xml:space="preserve">Product:     </w:t>
          </w:r>
        </w:p>
      </w:tc>
      <w:tc>
        <w:tcPr>
          <w:tcW w:w="5400" w:type="dxa"/>
          <w:gridSpan w:val="3"/>
          <w:vMerge/>
        </w:tcPr>
        <w:p w:rsidR="0011682C" w:rsidRDefault="0011682C">
          <w:pPr>
            <w:pStyle w:val="Header"/>
            <w:jc w:val="center"/>
          </w:pPr>
        </w:p>
      </w:tc>
      <w:tc>
        <w:tcPr>
          <w:tcW w:w="1170" w:type="dxa"/>
        </w:tcPr>
        <w:p w:rsidR="0011682C" w:rsidRDefault="0011682C">
          <w:pPr>
            <w:pStyle w:val="Header"/>
          </w:pPr>
          <w:r>
            <w:t>Rev. Date:</w:t>
          </w:r>
        </w:p>
      </w:tc>
      <w:tc>
        <w:tcPr>
          <w:tcW w:w="1350" w:type="dxa"/>
        </w:tcPr>
        <w:p w:rsidR="0011682C" w:rsidRDefault="00956082" w:rsidP="0004649B">
          <w:pPr>
            <w:pStyle w:val="Header"/>
          </w:pPr>
          <w:del w:id="31" w:author="Vishal Kema" w:date="2013-04-01T15:05:00Z">
            <w:r w:rsidDel="00F47B99">
              <w:fldChar w:fldCharType="begin"/>
            </w:r>
            <w:r w:rsidDel="00F47B99">
              <w:delInstrText xml:space="preserve"> SAVEDATE \@ "d-MMM-yy" \* MERGEFORMAT </w:delInstrText>
            </w:r>
            <w:r w:rsidDel="00F47B99">
              <w:fldChar w:fldCharType="separate"/>
            </w:r>
            <w:r w:rsidDel="00F47B99">
              <w:fldChar w:fldCharType="end"/>
            </w:r>
          </w:del>
          <w:ins w:id="32" w:author="Vishal Kema" w:date="2013-04-01T15:05:00Z">
            <w:r w:rsidR="00F47B99">
              <w:t>01-Apr-13</w:t>
            </w:r>
          </w:ins>
        </w:p>
      </w:tc>
    </w:tr>
    <w:tr w:rsidR="0011682C">
      <w:trPr>
        <w:cantSplit/>
      </w:trPr>
      <w:tc>
        <w:tcPr>
          <w:tcW w:w="990" w:type="dxa"/>
        </w:tcPr>
        <w:p w:rsidR="0011682C" w:rsidRDefault="0011682C">
          <w:pPr>
            <w:pStyle w:val="Header"/>
          </w:pPr>
          <w:r>
            <w:t>Group:</w:t>
          </w:r>
        </w:p>
      </w:tc>
      <w:tc>
        <w:tcPr>
          <w:tcW w:w="1530" w:type="dxa"/>
        </w:tcPr>
        <w:p w:rsidR="0011682C" w:rsidRDefault="0011682C">
          <w:pPr>
            <w:pStyle w:val="Header"/>
          </w:pPr>
          <w:r>
            <w:t>ESG</w:t>
          </w:r>
        </w:p>
      </w:tc>
      <w:tc>
        <w:tcPr>
          <w:tcW w:w="1260" w:type="dxa"/>
        </w:tcPr>
        <w:p w:rsidR="0011682C" w:rsidRDefault="0011682C">
          <w:pPr>
            <w:pStyle w:val="Header"/>
          </w:pPr>
          <w:r>
            <w:t>Originator:</w:t>
          </w:r>
        </w:p>
      </w:tc>
      <w:tc>
        <w:tcPr>
          <w:tcW w:w="2610" w:type="dxa"/>
        </w:tcPr>
        <w:p w:rsidR="0011682C" w:rsidRDefault="0011682C">
          <w:pPr>
            <w:pStyle w:val="Header"/>
          </w:pPr>
          <w:r>
            <w:t>Blake Latchford (zz4r1x)</w:t>
          </w:r>
        </w:p>
      </w:tc>
      <w:tc>
        <w:tcPr>
          <w:tcW w:w="1170" w:type="dxa"/>
        </w:tcPr>
        <w:p w:rsidR="0011682C" w:rsidRDefault="0011682C">
          <w:pPr>
            <w:pStyle w:val="Header"/>
          </w:pPr>
          <w:r>
            <w:t>Page:</w:t>
          </w:r>
        </w:p>
      </w:tc>
      <w:tc>
        <w:tcPr>
          <w:tcW w:w="1350" w:type="dxa"/>
        </w:tcPr>
        <w:p w:rsidR="0011682C" w:rsidRDefault="00956082">
          <w:pPr>
            <w:pStyle w:val="Header"/>
          </w:pPr>
          <w:r>
            <w:rPr>
              <w:rStyle w:val="PageNumber"/>
            </w:rPr>
            <w:fldChar w:fldCharType="begin"/>
          </w:r>
          <w:r w:rsidR="0011682C">
            <w:rPr>
              <w:rStyle w:val="PageNumber"/>
            </w:rPr>
            <w:instrText xml:space="preserve"> PAGE </w:instrText>
          </w:r>
          <w:r>
            <w:rPr>
              <w:rStyle w:val="PageNumber"/>
            </w:rPr>
            <w:fldChar w:fldCharType="separate"/>
          </w:r>
          <w:r w:rsidR="00C053A9">
            <w:rPr>
              <w:rStyle w:val="PageNumber"/>
              <w:noProof/>
            </w:rPr>
            <w:t>58</w:t>
          </w:r>
          <w:r>
            <w:rPr>
              <w:rStyle w:val="PageNumber"/>
            </w:rPr>
            <w:fldChar w:fldCharType="end"/>
          </w:r>
          <w:r w:rsidR="0011682C">
            <w:rPr>
              <w:rStyle w:val="PageNumber"/>
            </w:rPr>
            <w:t xml:space="preserve"> of </w:t>
          </w:r>
          <w:r>
            <w:rPr>
              <w:rStyle w:val="PageNumber"/>
            </w:rPr>
            <w:fldChar w:fldCharType="begin"/>
          </w:r>
          <w:r w:rsidR="0011682C">
            <w:rPr>
              <w:rStyle w:val="PageNumber"/>
            </w:rPr>
            <w:instrText xml:space="preserve"> NUMPAGES </w:instrText>
          </w:r>
          <w:r>
            <w:rPr>
              <w:rStyle w:val="PageNumber"/>
            </w:rPr>
            <w:fldChar w:fldCharType="separate"/>
          </w:r>
          <w:r w:rsidR="00C053A9">
            <w:rPr>
              <w:rStyle w:val="PageNumber"/>
              <w:noProof/>
            </w:rPr>
            <w:t>58</w:t>
          </w:r>
          <w:r>
            <w:rPr>
              <w:rStyle w:val="PageNumber"/>
            </w:rPr>
            <w:fldChar w:fldCharType="end"/>
          </w:r>
        </w:p>
      </w:tc>
    </w:tr>
    <w:tr w:rsidR="0011682C">
      <w:trPr>
        <w:cantSplit/>
      </w:trPr>
      <w:tc>
        <w:tcPr>
          <w:tcW w:w="990" w:type="dxa"/>
        </w:tcPr>
        <w:p w:rsidR="0011682C" w:rsidRDefault="0011682C">
          <w:pPr>
            <w:pStyle w:val="Header"/>
          </w:pPr>
        </w:p>
      </w:tc>
      <w:tc>
        <w:tcPr>
          <w:tcW w:w="1530" w:type="dxa"/>
        </w:tcPr>
        <w:p w:rsidR="0011682C" w:rsidRDefault="0011682C">
          <w:pPr>
            <w:pStyle w:val="Header"/>
          </w:pPr>
        </w:p>
      </w:tc>
      <w:tc>
        <w:tcPr>
          <w:tcW w:w="1260" w:type="dxa"/>
        </w:tcPr>
        <w:p w:rsidR="0011682C" w:rsidRDefault="0011682C">
          <w:pPr>
            <w:pStyle w:val="Header"/>
          </w:pPr>
        </w:p>
      </w:tc>
      <w:tc>
        <w:tcPr>
          <w:tcW w:w="2610" w:type="dxa"/>
        </w:tcPr>
        <w:p w:rsidR="0011682C" w:rsidRDefault="0011682C">
          <w:pPr>
            <w:pStyle w:val="Header"/>
          </w:pPr>
        </w:p>
      </w:tc>
      <w:tc>
        <w:tcPr>
          <w:tcW w:w="1170" w:type="dxa"/>
        </w:tcPr>
        <w:p w:rsidR="0011682C" w:rsidRDefault="0011682C">
          <w:pPr>
            <w:pStyle w:val="Header"/>
          </w:pPr>
        </w:p>
      </w:tc>
      <w:tc>
        <w:tcPr>
          <w:tcW w:w="1350" w:type="dxa"/>
        </w:tcPr>
        <w:p w:rsidR="0011682C" w:rsidRDefault="0011682C">
          <w:pPr>
            <w:pStyle w:val="Header"/>
            <w:rPr>
              <w:rStyle w:val="PageNumber"/>
            </w:rPr>
          </w:pPr>
        </w:p>
      </w:tc>
    </w:tr>
  </w:tbl>
  <w:p w:rsidR="0011682C" w:rsidRDefault="0011682C">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0685503E"/>
    <w:multiLevelType w:val="hybridMultilevel"/>
    <w:tmpl w:val="7AD853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7">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num>
  <w:num w:numId="2">
    <w:abstractNumId w:val="9"/>
  </w:num>
  <w:num w:numId="3">
    <w:abstractNumId w:val="6"/>
  </w:num>
  <w:num w:numId="4">
    <w:abstractNumId w:val="0"/>
  </w:num>
  <w:num w:numId="5">
    <w:abstractNumId w:val="5"/>
  </w:num>
  <w:num w:numId="6">
    <w:abstractNumId w:val="2"/>
  </w:num>
  <w:num w:numId="7">
    <w:abstractNumId w:val="3"/>
  </w:num>
  <w:num w:numId="8">
    <w:abstractNumId w:val="4"/>
  </w:num>
  <w:num w:numId="9">
    <w:abstractNumId w:val="8"/>
  </w:num>
  <w:num w:numId="10">
    <w:abstractNumId w:val="7"/>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93398F"/>
    <w:rsid w:val="000002DA"/>
    <w:rsid w:val="0000363B"/>
    <w:rsid w:val="00013B60"/>
    <w:rsid w:val="000157A8"/>
    <w:rsid w:val="00016EDF"/>
    <w:rsid w:val="000177F1"/>
    <w:rsid w:val="000225A7"/>
    <w:rsid w:val="00034641"/>
    <w:rsid w:val="0004649B"/>
    <w:rsid w:val="00065518"/>
    <w:rsid w:val="00077E9E"/>
    <w:rsid w:val="00095871"/>
    <w:rsid w:val="000B206D"/>
    <w:rsid w:val="000B74BE"/>
    <w:rsid w:val="000C39E5"/>
    <w:rsid w:val="000D4897"/>
    <w:rsid w:val="000D6D9C"/>
    <w:rsid w:val="000D714C"/>
    <w:rsid w:val="000F1F8B"/>
    <w:rsid w:val="000F22A8"/>
    <w:rsid w:val="00107819"/>
    <w:rsid w:val="0011682C"/>
    <w:rsid w:val="001352F9"/>
    <w:rsid w:val="001479B9"/>
    <w:rsid w:val="0017404C"/>
    <w:rsid w:val="001A574F"/>
    <w:rsid w:val="001B43D0"/>
    <w:rsid w:val="001B60DF"/>
    <w:rsid w:val="001E22F8"/>
    <w:rsid w:val="001F09B2"/>
    <w:rsid w:val="0020722A"/>
    <w:rsid w:val="00214F81"/>
    <w:rsid w:val="00230D55"/>
    <w:rsid w:val="002323D1"/>
    <w:rsid w:val="00251AC0"/>
    <w:rsid w:val="00257D0E"/>
    <w:rsid w:val="00272331"/>
    <w:rsid w:val="00273AF4"/>
    <w:rsid w:val="002C03D8"/>
    <w:rsid w:val="002E7749"/>
    <w:rsid w:val="00300F27"/>
    <w:rsid w:val="00307E8B"/>
    <w:rsid w:val="00315335"/>
    <w:rsid w:val="0031703A"/>
    <w:rsid w:val="0033010A"/>
    <w:rsid w:val="003552A3"/>
    <w:rsid w:val="00383B1B"/>
    <w:rsid w:val="003B1649"/>
    <w:rsid w:val="003C0E93"/>
    <w:rsid w:val="003C1FC6"/>
    <w:rsid w:val="003C4D3F"/>
    <w:rsid w:val="003C589A"/>
    <w:rsid w:val="003C7C51"/>
    <w:rsid w:val="003D690C"/>
    <w:rsid w:val="003E7187"/>
    <w:rsid w:val="003E7A4B"/>
    <w:rsid w:val="003E7E5D"/>
    <w:rsid w:val="003F1730"/>
    <w:rsid w:val="00413A9A"/>
    <w:rsid w:val="004164B9"/>
    <w:rsid w:val="0041729B"/>
    <w:rsid w:val="004236EF"/>
    <w:rsid w:val="004255B0"/>
    <w:rsid w:val="0044458D"/>
    <w:rsid w:val="00444A97"/>
    <w:rsid w:val="00451AA0"/>
    <w:rsid w:val="00475A35"/>
    <w:rsid w:val="004770A3"/>
    <w:rsid w:val="004A4DC1"/>
    <w:rsid w:val="004A781C"/>
    <w:rsid w:val="004B083C"/>
    <w:rsid w:val="004C319E"/>
    <w:rsid w:val="004E5AB6"/>
    <w:rsid w:val="00502565"/>
    <w:rsid w:val="0052155D"/>
    <w:rsid w:val="00531860"/>
    <w:rsid w:val="0055197E"/>
    <w:rsid w:val="00552A5F"/>
    <w:rsid w:val="005623A7"/>
    <w:rsid w:val="0057795E"/>
    <w:rsid w:val="00593446"/>
    <w:rsid w:val="005B3E29"/>
    <w:rsid w:val="005C7EBB"/>
    <w:rsid w:val="005D5FE4"/>
    <w:rsid w:val="005E2C54"/>
    <w:rsid w:val="0061274E"/>
    <w:rsid w:val="006132F7"/>
    <w:rsid w:val="00616853"/>
    <w:rsid w:val="00662938"/>
    <w:rsid w:val="00674ADF"/>
    <w:rsid w:val="006861B7"/>
    <w:rsid w:val="00686F43"/>
    <w:rsid w:val="00690CF2"/>
    <w:rsid w:val="00692210"/>
    <w:rsid w:val="006D33CC"/>
    <w:rsid w:val="006F01A3"/>
    <w:rsid w:val="006F1287"/>
    <w:rsid w:val="00706174"/>
    <w:rsid w:val="00706DC5"/>
    <w:rsid w:val="00720E5A"/>
    <w:rsid w:val="00727BF4"/>
    <w:rsid w:val="007410DE"/>
    <w:rsid w:val="00753E4B"/>
    <w:rsid w:val="007554E3"/>
    <w:rsid w:val="00786558"/>
    <w:rsid w:val="00787641"/>
    <w:rsid w:val="007A69AC"/>
    <w:rsid w:val="007D5505"/>
    <w:rsid w:val="008018D3"/>
    <w:rsid w:val="00802C28"/>
    <w:rsid w:val="008242F0"/>
    <w:rsid w:val="0082457E"/>
    <w:rsid w:val="00847212"/>
    <w:rsid w:val="008535B2"/>
    <w:rsid w:val="00870EF4"/>
    <w:rsid w:val="00874436"/>
    <w:rsid w:val="00877263"/>
    <w:rsid w:val="0087739A"/>
    <w:rsid w:val="0087767D"/>
    <w:rsid w:val="00885992"/>
    <w:rsid w:val="00887BE5"/>
    <w:rsid w:val="008B3E94"/>
    <w:rsid w:val="008E44AB"/>
    <w:rsid w:val="008F6DBB"/>
    <w:rsid w:val="00907C9E"/>
    <w:rsid w:val="00915265"/>
    <w:rsid w:val="00931C98"/>
    <w:rsid w:val="0093398F"/>
    <w:rsid w:val="00935DDB"/>
    <w:rsid w:val="00937013"/>
    <w:rsid w:val="00946A58"/>
    <w:rsid w:val="00950D26"/>
    <w:rsid w:val="00955F6A"/>
    <w:rsid w:val="00956082"/>
    <w:rsid w:val="00957470"/>
    <w:rsid w:val="0096352D"/>
    <w:rsid w:val="00983712"/>
    <w:rsid w:val="009B20B2"/>
    <w:rsid w:val="00A119E6"/>
    <w:rsid w:val="00A5312A"/>
    <w:rsid w:val="00A539BD"/>
    <w:rsid w:val="00A716FE"/>
    <w:rsid w:val="00A837B7"/>
    <w:rsid w:val="00AC10A2"/>
    <w:rsid w:val="00AC1672"/>
    <w:rsid w:val="00AD731B"/>
    <w:rsid w:val="00AE5DE6"/>
    <w:rsid w:val="00B0739B"/>
    <w:rsid w:val="00B120D7"/>
    <w:rsid w:val="00B13AF2"/>
    <w:rsid w:val="00B205F6"/>
    <w:rsid w:val="00B50E64"/>
    <w:rsid w:val="00B521A0"/>
    <w:rsid w:val="00B54697"/>
    <w:rsid w:val="00B739A8"/>
    <w:rsid w:val="00B91A46"/>
    <w:rsid w:val="00BC38F0"/>
    <w:rsid w:val="00BD008B"/>
    <w:rsid w:val="00BD15D2"/>
    <w:rsid w:val="00BD3DFF"/>
    <w:rsid w:val="00BE2907"/>
    <w:rsid w:val="00BE5EA4"/>
    <w:rsid w:val="00BF364D"/>
    <w:rsid w:val="00C053A9"/>
    <w:rsid w:val="00C11791"/>
    <w:rsid w:val="00C2158D"/>
    <w:rsid w:val="00C21EF9"/>
    <w:rsid w:val="00C35BD3"/>
    <w:rsid w:val="00C455B1"/>
    <w:rsid w:val="00C602AB"/>
    <w:rsid w:val="00C72FFA"/>
    <w:rsid w:val="00C765DD"/>
    <w:rsid w:val="00C77713"/>
    <w:rsid w:val="00CC37E3"/>
    <w:rsid w:val="00CD6295"/>
    <w:rsid w:val="00CE4A6C"/>
    <w:rsid w:val="00D118F8"/>
    <w:rsid w:val="00D14586"/>
    <w:rsid w:val="00D23C07"/>
    <w:rsid w:val="00D55E90"/>
    <w:rsid w:val="00D8770E"/>
    <w:rsid w:val="00D94BDD"/>
    <w:rsid w:val="00DA59E4"/>
    <w:rsid w:val="00DB0B5E"/>
    <w:rsid w:val="00DC7E08"/>
    <w:rsid w:val="00DE4889"/>
    <w:rsid w:val="00DF57E2"/>
    <w:rsid w:val="00E015D7"/>
    <w:rsid w:val="00E02E23"/>
    <w:rsid w:val="00E03820"/>
    <w:rsid w:val="00E32708"/>
    <w:rsid w:val="00E5472B"/>
    <w:rsid w:val="00E57C42"/>
    <w:rsid w:val="00E64542"/>
    <w:rsid w:val="00E71606"/>
    <w:rsid w:val="00E910EA"/>
    <w:rsid w:val="00EA2201"/>
    <w:rsid w:val="00EA49F1"/>
    <w:rsid w:val="00EB2380"/>
    <w:rsid w:val="00EC1F5E"/>
    <w:rsid w:val="00EC29AE"/>
    <w:rsid w:val="00ED6B55"/>
    <w:rsid w:val="00EF7DF1"/>
    <w:rsid w:val="00F06132"/>
    <w:rsid w:val="00F16355"/>
    <w:rsid w:val="00F1785D"/>
    <w:rsid w:val="00F207F6"/>
    <w:rsid w:val="00F47B99"/>
    <w:rsid w:val="00F63ED9"/>
    <w:rsid w:val="00F648ED"/>
    <w:rsid w:val="00F82E8E"/>
    <w:rsid w:val="00F95622"/>
    <w:rsid w:val="00F957FA"/>
    <w:rsid w:val="00FB2942"/>
    <w:rsid w:val="00FB432D"/>
    <w:rsid w:val="00FC7D63"/>
    <w:rsid w:val="00FE6DD2"/>
    <w:rsid w:val="00FF5C1B"/>
    <w:rsid w:val="00FF6FFD"/>
    <w:rsid w:val="00FF78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44AB"/>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27233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331"/>
    <w:rPr>
      <w:rFonts w:ascii="Tahoma" w:hAnsi="Tahoma" w:cs="Tahoma"/>
      <w:sz w:val="16"/>
      <w:szCs w:val="16"/>
    </w:rPr>
  </w:style>
  <w:style w:type="character" w:customStyle="1" w:styleId="Heading3Char">
    <w:name w:val="Heading 3 Char"/>
    <w:basedOn w:val="DefaultParagraphFont"/>
    <w:link w:val="Heading3"/>
    <w:rsid w:val="003C1FC6"/>
    <w:rPr>
      <w:rFonts w:ascii="Arial" w:hAnsi="Arial"/>
      <w:b/>
      <w:sz w:val="24"/>
    </w:rPr>
  </w:style>
  <w:style w:type="character" w:customStyle="1" w:styleId="Heading4Char">
    <w:name w:val="Heading 4 Char"/>
    <w:basedOn w:val="DefaultParagraphFont"/>
    <w:link w:val="Heading4"/>
    <w:rsid w:val="003C1FC6"/>
    <w:rPr>
      <w:rFonts w:ascii="Arial" w:hAnsi="Arial"/>
      <w:b/>
      <w:sz w:val="24"/>
    </w:rPr>
  </w:style>
  <w:style w:type="paragraph" w:styleId="ListParagraph">
    <w:name w:val="List Paragraph"/>
    <w:basedOn w:val="Normal"/>
    <w:uiPriority w:val="34"/>
    <w:qFormat/>
    <w:rsid w:val="00C2158D"/>
    <w:pPr>
      <w:ind w:left="720"/>
      <w:contextualSpacing/>
    </w:pPr>
  </w:style>
</w:styles>
</file>

<file path=word/webSettings.xml><?xml version="1.0" encoding="utf-8"?>
<w:webSettings xmlns:r="http://schemas.openxmlformats.org/officeDocument/2006/relationships" xmlns:w="http://schemas.openxmlformats.org/wordprocessingml/2006/main">
  <w:divs>
    <w:div w:id="79923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20.bin"/><Relationship Id="rId50" Type="http://schemas.openxmlformats.org/officeDocument/2006/relationships/image" Target="media/image23.e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2.emf"/><Relationship Id="rId7" Type="http://schemas.openxmlformats.org/officeDocument/2006/relationships/image" Target="media/image1.tiff"/><Relationship Id="rId71" Type="http://schemas.openxmlformats.org/officeDocument/2006/relationships/oleObject" Target="embeddings/oleObject32.bin"/><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image" Target="media/image3.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29.bin"/><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0.bin"/><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1.bin"/><Relationship Id="rId8" Type="http://schemas.openxmlformats.org/officeDocument/2006/relationships/image" Target="media/image2.emf"/><Relationship Id="rId51" Type="http://schemas.openxmlformats.org/officeDocument/2006/relationships/oleObject" Target="embeddings/oleObject22.bin"/><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zgng4\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643</TotalTime>
  <Pages>58</Pages>
  <Words>4376</Words>
  <Characters>24944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29262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Lucas Wendling</dc:creator>
  <cp:keywords/>
  <dc:description/>
  <cp:lastModifiedBy>Vishal Kema</cp:lastModifiedBy>
  <cp:revision>40</cp:revision>
  <cp:lastPrinted>2011-03-21T13:34:00Z</cp:lastPrinted>
  <dcterms:created xsi:type="dcterms:W3CDTF">2012-04-30T16:32:00Z</dcterms:created>
  <dcterms:modified xsi:type="dcterms:W3CDTF">2013-04-01T19:15:00Z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Wheel Imbalance Rejection</vt:lpwstr>
  </property>
  <property fmtid="{D5CDD505-2E9C-101B-9397-08002B2CF9AE}" pid="3" name="MDDRevNum">
    <vt:lpwstr>8</vt:lpwstr>
  </property>
  <property fmtid="{D5CDD505-2E9C-101B-9397-08002B2CF9AE}" pid="4" name="Module Layer">
    <vt:lpwstr>0</vt:lpwstr>
  </property>
  <property fmtid="{D5CDD505-2E9C-101B-9397-08002B2CF9AE}" pid="5" name="Module Name">
    <vt:lpwstr>WhlImbRej</vt:lpwstr>
  </property>
  <property fmtid="{D5CDD505-2E9C-101B-9397-08002B2CF9AE}" pid="6" name="Product Line">
    <vt:lpwstr>Gen II+ EPS EA3</vt:lpwstr>
  </property>
</Properties>
</file>