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237F50">
      <w:pPr>
        <w:pStyle w:val="Heading1"/>
        <w:numPr>
          <w:ilvl w:val="0"/>
          <w:numId w:val="0"/>
        </w:numPr>
      </w:pPr>
      <w:r>
        <w:t>Module --</w:t>
      </w:r>
      <w:r w:rsidR="004A781C">
        <w:t xml:space="preserve"> </w:t>
      </w:r>
      <w:fldSimple w:instr=" DOCPROPERTY &quot;Document Title&quot;  \* MERGEFORMAT ">
        <w:r w:rsidR="00810586">
          <w:t>Park Assist with Torque Overlay</w:t>
        </w:r>
      </w:fldSimple>
    </w:p>
    <w:p w:rsidR="004A781C" w:rsidRDefault="004A781C">
      <w:pPr>
        <w:pStyle w:val="Heading1"/>
      </w:pPr>
      <w:r>
        <w:t>High-Level Description</w:t>
      </w:r>
    </w:p>
    <w:p w:rsidR="004A781C" w:rsidRDefault="00331F18">
      <w:r w:rsidRPr="00331F18">
        <w:t xml:space="preserve">This function describes the algorithms used to implement the activation logic for torque overlay functionality related to park assist. </w:t>
      </w:r>
    </w:p>
    <w:p w:rsidR="004A781C" w:rsidRDefault="004A781C">
      <w:pPr>
        <w:pStyle w:val="Heading1"/>
      </w:pPr>
      <w:r>
        <w:t>Figures</w:t>
      </w:r>
    </w:p>
    <w:p w:rsidR="004A781C" w:rsidRDefault="004A781C">
      <w:pPr>
        <w:pStyle w:val="Heading2"/>
      </w:pPr>
      <w:r>
        <w:t xml:space="preserve">Diagram – </w:t>
      </w:r>
      <w:r w:rsidR="00810586">
        <w:t>Component Diagram</w:t>
      </w:r>
    </w:p>
    <w:p w:rsidR="00331F18" w:rsidRDefault="00331F18" w:rsidP="00331F18">
      <w:pPr>
        <w:jc w:val="center"/>
      </w:pPr>
    </w:p>
    <w:p w:rsidR="0090082B" w:rsidRDefault="00840D4A" w:rsidP="00331F18">
      <w:pPr>
        <w:jc w:val="center"/>
      </w:pPr>
      <w:r>
        <w:rPr>
          <w:noProof/>
        </w:rPr>
        <w:drawing>
          <wp:inline distT="0" distB="0" distL="0" distR="0" wp14:anchorId="655305C8" wp14:editId="3D11B807">
            <wp:extent cx="2804795" cy="4517390"/>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2804795" cy="4517390"/>
                    </a:xfrm>
                    <a:prstGeom prst="rect">
                      <a:avLst/>
                    </a:prstGeom>
                    <a:noFill/>
                    <a:ln w="9525">
                      <a:noFill/>
                      <a:miter lim="800000"/>
                      <a:headEnd/>
                      <a:tailEnd/>
                    </a:ln>
                  </pic:spPr>
                </pic:pic>
              </a:graphicData>
            </a:graphic>
          </wp:inline>
        </w:drawing>
      </w:r>
    </w:p>
    <w:p w:rsidR="004A781C" w:rsidRDefault="004A781C" w:rsidP="00810586"/>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PATrqOvCmdRqst_HwNm_f32</w:t>
            </w:r>
          </w:p>
        </w:tc>
        <w:tc>
          <w:tcPr>
            <w:tcW w:w="4455" w:type="dxa"/>
          </w:tcPr>
          <w:p w:rsidR="00EF700C" w:rsidRDefault="00EF700C">
            <w:pPr>
              <w:rPr>
                <w:rFonts w:ascii="Calibri" w:hAnsi="Calibri" w:cs="Arial"/>
                <w:sz w:val="16"/>
                <w:szCs w:val="16"/>
              </w:rPr>
            </w:pPr>
            <w:proofErr w:type="spellStart"/>
            <w:r>
              <w:rPr>
                <w:rFonts w:ascii="Calibri" w:hAnsi="Calibri" w:cs="Arial"/>
                <w:sz w:val="16"/>
                <w:szCs w:val="16"/>
              </w:rPr>
              <w:t>PrkAssistActive_Cnt_lgc</w:t>
            </w:r>
            <w:proofErr w:type="spellEnd"/>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PAEnableRqst_Cnt_lgc</w:t>
            </w:r>
            <w:proofErr w:type="spellEnd"/>
          </w:p>
        </w:tc>
        <w:tc>
          <w:tcPr>
            <w:tcW w:w="4455" w:type="dxa"/>
          </w:tcPr>
          <w:p w:rsidR="00EF700C" w:rsidRDefault="00EF700C">
            <w:pPr>
              <w:rPr>
                <w:rFonts w:ascii="Calibri" w:hAnsi="Calibri" w:cs="Arial"/>
                <w:sz w:val="16"/>
                <w:szCs w:val="16"/>
              </w:rPr>
            </w:pPr>
            <w:r>
              <w:rPr>
                <w:rFonts w:ascii="Calibri" w:hAnsi="Calibri" w:cs="Arial"/>
                <w:sz w:val="16"/>
                <w:szCs w:val="16"/>
              </w:rPr>
              <w:t>PrkAssistState_Cnt_u08</w:t>
            </w: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PAIntSystemFltActive_Cnt_lgc</w:t>
            </w:r>
            <w:proofErr w:type="spellEnd"/>
          </w:p>
        </w:tc>
        <w:tc>
          <w:tcPr>
            <w:tcW w:w="4455" w:type="dxa"/>
          </w:tcPr>
          <w:p w:rsidR="00EF700C" w:rsidRDefault="00EF700C">
            <w:pPr>
              <w:rPr>
                <w:rFonts w:ascii="Calibri" w:hAnsi="Calibri" w:cs="Arial"/>
                <w:sz w:val="16"/>
                <w:szCs w:val="16"/>
              </w:rPr>
            </w:pPr>
            <w:proofErr w:type="spellStart"/>
            <w:r>
              <w:rPr>
                <w:rFonts w:ascii="Calibri" w:hAnsi="Calibri" w:cs="Arial"/>
                <w:sz w:val="16"/>
                <w:szCs w:val="16"/>
              </w:rPr>
              <w:t>HandsOnDetect_Cnt_lgc</w:t>
            </w:r>
            <w:proofErr w:type="spellEnd"/>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PAErrInterfaceActive_Cnt_lgc</w:t>
            </w:r>
            <w:proofErr w:type="spellEnd"/>
          </w:p>
        </w:tc>
        <w:tc>
          <w:tcPr>
            <w:tcW w:w="4455" w:type="dxa"/>
          </w:tcPr>
          <w:p w:rsidR="00EF700C" w:rsidRDefault="00EF700C">
            <w:pPr>
              <w:rPr>
                <w:rFonts w:ascii="Calibri" w:hAnsi="Calibri" w:cs="Arial"/>
                <w:sz w:val="16"/>
                <w:szCs w:val="16"/>
              </w:rPr>
            </w:pPr>
            <w:proofErr w:type="spellStart"/>
            <w:r>
              <w:rPr>
                <w:rFonts w:ascii="Calibri" w:hAnsi="Calibri" w:cs="Arial"/>
                <w:sz w:val="16"/>
                <w:szCs w:val="16"/>
              </w:rPr>
              <w:t>PrkAssistSuspend_Cnt_lgc</w:t>
            </w:r>
            <w:proofErr w:type="spellEnd"/>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PAExtSystemFltActive_Cnt_lgc</w:t>
            </w:r>
            <w:proofErr w:type="spellEnd"/>
          </w:p>
        </w:tc>
        <w:tc>
          <w:tcPr>
            <w:tcW w:w="4455" w:type="dxa"/>
          </w:tcPr>
          <w:p w:rsidR="00EF700C" w:rsidRDefault="00EF700C">
            <w:pPr>
              <w:rPr>
                <w:rFonts w:ascii="Calibri" w:hAnsi="Calibri" w:cs="Arial"/>
                <w:sz w:val="16"/>
                <w:szCs w:val="16"/>
              </w:rPr>
            </w:pPr>
            <w:proofErr w:type="spellStart"/>
            <w:r>
              <w:rPr>
                <w:rFonts w:ascii="Calibri" w:hAnsi="Calibri" w:cs="Arial"/>
                <w:sz w:val="16"/>
                <w:szCs w:val="16"/>
              </w:rPr>
              <w:t>PABoostCurveSwitch_Cnt_lgc</w:t>
            </w:r>
            <w:proofErr w:type="spellEnd"/>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VehicleSpeed_Kph_f32</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TrqOvReverseGearEngage_Cnt_lgc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PAWheelCriteriaMet_Cnt_lgc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LimitPercentFiltered_Uls_f32</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DiagStsNonRecRmpToZeroFltPres_Cnt_lgc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DiagStsRecRmpToZeroFltPres_Cnt_lgc</w:t>
            </w:r>
            <w:proofErr w:type="spellEnd"/>
          </w:p>
        </w:tc>
        <w:tc>
          <w:tcPr>
            <w:tcW w:w="4455" w:type="dxa"/>
          </w:tcPr>
          <w:p w:rsidR="00EF700C" w:rsidRDefault="00EF700C">
            <w:pPr>
              <w:rPr>
                <w:rFonts w:ascii="Calibri" w:hAnsi="Calibri" w:cs="Arial"/>
                <w:sz w:val="16"/>
                <w:szCs w:val="16"/>
              </w:rPr>
            </w:pPr>
          </w:p>
        </w:tc>
      </w:tr>
      <w:tr w:rsidR="0090082B"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90082B" w:rsidRDefault="00762B6F">
            <w:pPr>
              <w:rPr>
                <w:rFonts w:ascii="Calibri" w:hAnsi="Calibri" w:cs="Arial"/>
                <w:sz w:val="16"/>
                <w:szCs w:val="16"/>
              </w:rPr>
            </w:pPr>
            <w:proofErr w:type="spellStart"/>
            <w:r w:rsidRPr="00762B6F">
              <w:rPr>
                <w:rFonts w:ascii="Calibri" w:hAnsi="Calibri" w:cs="Arial"/>
                <w:sz w:val="16"/>
                <w:szCs w:val="16"/>
              </w:rPr>
              <w:t>TOEOLDisable_Cnt_lgc</w:t>
            </w:r>
            <w:proofErr w:type="spellEnd"/>
          </w:p>
        </w:tc>
        <w:tc>
          <w:tcPr>
            <w:tcW w:w="4455" w:type="dxa"/>
          </w:tcPr>
          <w:p w:rsidR="0090082B" w:rsidRDefault="0090082B">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HwTorque_HwNm_f32</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PrkAsstSlewComplete_Cnt_lgc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PrkAsstFuncPresent_Cnt_lgc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PAWhlDirRLStat_Cnt_u08</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PAWhlDirRRStat_Cnt_u08</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PAWhlPlsCntRLValid_Cnt_lgc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proofErr w:type="spellStart"/>
            <w:r>
              <w:rPr>
                <w:rFonts w:ascii="Calibri" w:hAnsi="Calibri" w:cs="Arial"/>
                <w:sz w:val="16"/>
                <w:szCs w:val="16"/>
              </w:rPr>
              <w:t>PAWhlPlsCntRRValid_Cnt_lgc</w:t>
            </w:r>
            <w:proofErr w:type="spellEnd"/>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PAManoeuvrePhase_Cnt_u08</w:t>
            </w:r>
          </w:p>
        </w:tc>
        <w:tc>
          <w:tcPr>
            <w:tcW w:w="4455" w:type="dxa"/>
          </w:tcPr>
          <w:p w:rsidR="00EF700C" w:rsidRDefault="00EF700C">
            <w:pPr>
              <w:rPr>
                <w:rFonts w:ascii="Calibri" w:hAnsi="Calibri" w:cs="Arial"/>
                <w:sz w:val="16"/>
                <w:szCs w:val="16"/>
              </w:rPr>
            </w:pPr>
          </w:p>
        </w:tc>
      </w:tr>
      <w:tr w:rsidR="00EF700C" w:rsidRPr="004B5BE2" w:rsidTr="002E07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tcPr>
          <w:p w:rsidR="00EF700C" w:rsidRDefault="00EF700C">
            <w:pPr>
              <w:rPr>
                <w:rFonts w:ascii="Calibri" w:hAnsi="Calibri" w:cs="Arial"/>
                <w:sz w:val="16"/>
                <w:szCs w:val="16"/>
              </w:rPr>
            </w:pPr>
            <w:r>
              <w:rPr>
                <w:rFonts w:ascii="Calibri" w:hAnsi="Calibri" w:cs="Arial"/>
                <w:sz w:val="16"/>
                <w:szCs w:val="16"/>
              </w:rPr>
              <w:t>IWSSCalcVspd_Kph_f32</w:t>
            </w:r>
          </w:p>
        </w:tc>
        <w:tc>
          <w:tcPr>
            <w:tcW w:w="4455" w:type="dxa"/>
          </w:tcPr>
          <w:p w:rsidR="00EF700C" w:rsidRDefault="00EF700C">
            <w:pPr>
              <w:rPr>
                <w:rFonts w:ascii="Calibri" w:hAnsi="Calibri"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988"/>
        <w:gridCol w:w="1260"/>
        <w:gridCol w:w="1215"/>
        <w:gridCol w:w="1215"/>
        <w:gridCol w:w="2250"/>
      </w:tblGrid>
      <w:tr w:rsidR="00BD008B" w:rsidTr="00EF700C">
        <w:tc>
          <w:tcPr>
            <w:tcW w:w="298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PAwTO_PrkAssistState_Cnt_M_u08</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3</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PAWTO_START_SEC_VAR_CLEARED_8</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proofErr w:type="spellStart"/>
            <w:r>
              <w:rPr>
                <w:rFonts w:ascii="Calibri" w:hAnsi="Calibri" w:cs="Arial"/>
                <w:sz w:val="16"/>
                <w:szCs w:val="16"/>
              </w:rPr>
              <w:lastRenderedPageBreak/>
              <w:t>PAwTO_VSpdActvnMet_Cnt_M_lgc</w:t>
            </w:r>
            <w:proofErr w:type="spellEnd"/>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FALSE</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PAWTO_START_SEC_VAR_CLEARED_BOOLEAN</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PAwTO_IWSSComputedSpin_Cnt_M_u08</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810586" w:rsidP="00F957FA">
            <w:pPr>
              <w:spacing w:before="60"/>
              <w:rPr>
                <w:rFonts w:ascii="Arial" w:hAnsi="Arial" w:cs="Arial"/>
                <w:sz w:val="16"/>
              </w:rPr>
            </w:pPr>
            <w:r>
              <w:rPr>
                <w:rFonts w:ascii="Arial" w:hAnsi="Arial" w:cs="Arial"/>
                <w:sz w:val="16"/>
              </w:rPr>
              <w:t>0</w:t>
            </w:r>
          </w:p>
        </w:tc>
        <w:tc>
          <w:tcPr>
            <w:tcW w:w="1215" w:type="dxa"/>
            <w:tcBorders>
              <w:top w:val="single" w:sz="6" w:space="0" w:color="auto"/>
              <w:left w:val="single" w:sz="6" w:space="0" w:color="auto"/>
              <w:bottom w:val="single" w:sz="6" w:space="0" w:color="auto"/>
              <w:right w:val="single" w:sz="6" w:space="0" w:color="auto"/>
            </w:tcBorders>
          </w:tcPr>
          <w:p w:rsidR="00EF700C" w:rsidRDefault="00810586" w:rsidP="00F957FA">
            <w:pPr>
              <w:spacing w:before="60"/>
              <w:rPr>
                <w:rFonts w:ascii="Arial" w:hAnsi="Arial" w:cs="Arial"/>
                <w:sz w:val="16"/>
              </w:rPr>
            </w:pPr>
            <w:r>
              <w:rPr>
                <w:rFonts w:ascii="Arial" w:hAnsi="Arial" w:cs="Arial"/>
                <w:sz w:val="16"/>
              </w:rPr>
              <w:t>3</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PAWTO_START_SEC_VAR_CLEARED_8</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PAwTO_HandsOnHwTrqSV_HwNm_M_s4p27</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7.45058E-09</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-10</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10</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PAwTO_BoostCurveSwitchTimer_mS_M_u32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PAwTO_LimitPercentFilteredTimer_mS_M_u32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Pr="002A799A" w:rsidRDefault="001A7C86">
            <w:pPr>
              <w:keepNext/>
              <w:spacing w:before="60"/>
              <w:jc w:val="center"/>
              <w:rPr>
                <w:rFonts w:ascii="Calibri" w:hAnsi="Calibri" w:cs="Arial"/>
                <w:sz w:val="16"/>
                <w:szCs w:val="16"/>
                <w:lang w:val="es-ES"/>
              </w:rPr>
            </w:pPr>
            <w:r w:rsidRPr="001A7C86">
              <w:rPr>
                <w:rFonts w:ascii="Calibri" w:hAnsi="Calibri" w:cs="Arial"/>
                <w:sz w:val="16"/>
                <w:szCs w:val="16"/>
                <w:lang w:val="es-ES"/>
              </w:rPr>
              <w:t>PAwTO_RvsGearTimer_mS_M_u32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Pr="002A799A" w:rsidRDefault="001A7C86">
            <w:pPr>
              <w:keepNext/>
              <w:spacing w:before="60"/>
              <w:jc w:val="center"/>
              <w:rPr>
                <w:rFonts w:ascii="Calibri" w:hAnsi="Calibri" w:cs="Arial"/>
                <w:sz w:val="16"/>
                <w:szCs w:val="16"/>
                <w:lang w:val="es-ES"/>
              </w:rPr>
            </w:pPr>
            <w:r w:rsidRPr="001A7C86">
              <w:rPr>
                <w:rFonts w:ascii="Calibri" w:hAnsi="Calibri" w:cs="Arial"/>
                <w:sz w:val="16"/>
                <w:szCs w:val="16"/>
                <w:lang w:val="es-ES"/>
              </w:rPr>
              <w:t>PAwTO_TrqOvRqNotZeroTimer_mS_M_u32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Default="00EF700C">
            <w:pPr>
              <w:rPr>
                <w:rFonts w:ascii="Calibri" w:hAnsi="Calibri" w:cs="Arial"/>
                <w:sz w:val="16"/>
                <w:szCs w:val="16"/>
              </w:rPr>
            </w:pPr>
            <w:r>
              <w:rPr>
                <w:rFonts w:ascii="Calibri" w:hAnsi="Calibri" w:cs="Arial"/>
                <w:sz w:val="16"/>
                <w:szCs w:val="16"/>
              </w:rPr>
              <w:t>PAwTO_VehSpdNotLowTimer_mS_M_u32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EF700C" w:rsidTr="00EF700C">
        <w:tc>
          <w:tcPr>
            <w:tcW w:w="2988" w:type="dxa"/>
            <w:tcBorders>
              <w:top w:val="single" w:sz="6" w:space="0" w:color="auto"/>
              <w:left w:val="single" w:sz="6" w:space="0" w:color="auto"/>
              <w:bottom w:val="single" w:sz="6" w:space="0" w:color="auto"/>
              <w:right w:val="single" w:sz="6" w:space="0" w:color="auto"/>
            </w:tcBorders>
          </w:tcPr>
          <w:p w:rsidR="00EF700C" w:rsidRPr="002A799A" w:rsidRDefault="001A7C86">
            <w:pPr>
              <w:keepNext/>
              <w:spacing w:before="60"/>
              <w:jc w:val="center"/>
              <w:rPr>
                <w:rFonts w:ascii="Calibri" w:hAnsi="Calibri" w:cs="Arial"/>
                <w:sz w:val="16"/>
                <w:szCs w:val="16"/>
                <w:lang w:val="es-ES"/>
              </w:rPr>
            </w:pPr>
            <w:r w:rsidRPr="001A7C86">
              <w:rPr>
                <w:rFonts w:ascii="Calibri" w:hAnsi="Calibri" w:cs="Arial"/>
                <w:sz w:val="16"/>
                <w:szCs w:val="16"/>
                <w:lang w:val="es-ES"/>
              </w:rPr>
              <w:t>PAwTO_IWSSWhlSpinTimer_mS_M_u32</w:t>
            </w:r>
          </w:p>
        </w:tc>
        <w:tc>
          <w:tcPr>
            <w:tcW w:w="126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EF700C" w:rsidRDefault="00EF700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EF700C" w:rsidRDefault="00EF700C" w:rsidP="00F957FA">
            <w:pPr>
              <w:spacing w:before="60"/>
              <w:rPr>
                <w:rFonts w:ascii="Arial" w:hAnsi="Arial" w:cs="Arial"/>
                <w:sz w:val="16"/>
              </w:rPr>
            </w:pPr>
            <w:r w:rsidRPr="00EF700C">
              <w:rPr>
                <w:rFonts w:ascii="Arial" w:hAnsi="Arial" w:cs="Arial"/>
                <w:sz w:val="16"/>
              </w:rPr>
              <w:t>PAWTO_START_SEC_VAR_NOINIT_32</w:t>
            </w:r>
          </w:p>
        </w:tc>
      </w:tr>
      <w:tr w:rsidR="00843181" w:rsidTr="00EF700C">
        <w:tc>
          <w:tcPr>
            <w:tcW w:w="2988" w:type="dxa"/>
            <w:tcBorders>
              <w:top w:val="single" w:sz="6" w:space="0" w:color="auto"/>
              <w:left w:val="single" w:sz="6" w:space="0" w:color="auto"/>
              <w:bottom w:val="single" w:sz="6" w:space="0" w:color="auto"/>
              <w:right w:val="single" w:sz="6" w:space="0" w:color="auto"/>
            </w:tcBorders>
          </w:tcPr>
          <w:p w:rsidR="00843181" w:rsidRPr="002A799A" w:rsidRDefault="001A7C86">
            <w:pPr>
              <w:keepNext/>
              <w:spacing w:before="60"/>
              <w:jc w:val="center"/>
              <w:rPr>
                <w:rFonts w:ascii="Calibri" w:hAnsi="Calibri" w:cs="Arial"/>
                <w:sz w:val="16"/>
                <w:szCs w:val="16"/>
                <w:lang w:val="es-ES"/>
              </w:rPr>
            </w:pPr>
            <w:r w:rsidRPr="001A7C86">
              <w:rPr>
                <w:rFonts w:ascii="Calibri" w:hAnsi="Calibri" w:cs="Arial"/>
                <w:sz w:val="16"/>
                <w:szCs w:val="16"/>
                <w:lang w:val="es-ES"/>
              </w:rPr>
              <w:t>PAwTO_IWSSWhlSpinClrTimer_mS_M_u32</w:t>
            </w:r>
          </w:p>
        </w:tc>
        <w:tc>
          <w:tcPr>
            <w:tcW w:w="126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43181" w:rsidRPr="00667520" w:rsidRDefault="00843181">
            <w:pPr>
              <w:rPr>
                <w:rFonts w:ascii="Arial" w:hAnsi="Arial" w:cs="Arial"/>
                <w:sz w:val="16"/>
              </w:rPr>
            </w:pPr>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843181" w:rsidRPr="002F5E44" w:rsidRDefault="00843181">
            <w:pPr>
              <w:rPr>
                <w:rFonts w:ascii="Arial" w:hAnsi="Arial" w:cs="Arial"/>
                <w:sz w:val="16"/>
              </w:rPr>
            </w:pPr>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843181" w:rsidRPr="00EF700C" w:rsidRDefault="00843181" w:rsidP="00F957FA">
            <w:pPr>
              <w:spacing w:before="60"/>
              <w:rPr>
                <w:rFonts w:ascii="Arial" w:hAnsi="Arial" w:cs="Arial"/>
                <w:sz w:val="16"/>
              </w:rPr>
            </w:pPr>
            <w:r w:rsidRPr="00EF700C">
              <w:rPr>
                <w:rFonts w:ascii="Arial" w:hAnsi="Arial" w:cs="Arial"/>
                <w:sz w:val="16"/>
              </w:rPr>
              <w:t>PAWTO_START_SEC_VAR_NOINIT_32</w:t>
            </w:r>
          </w:p>
        </w:tc>
      </w:tr>
      <w:tr w:rsidR="00843181" w:rsidTr="00EF700C">
        <w:tc>
          <w:tcPr>
            <w:tcW w:w="2988" w:type="dxa"/>
            <w:tcBorders>
              <w:top w:val="single" w:sz="6" w:space="0" w:color="auto"/>
              <w:left w:val="single" w:sz="6" w:space="0" w:color="auto"/>
              <w:bottom w:val="single" w:sz="6" w:space="0" w:color="auto"/>
              <w:right w:val="single" w:sz="6" w:space="0" w:color="auto"/>
            </w:tcBorders>
          </w:tcPr>
          <w:p w:rsidR="00843181" w:rsidRPr="002A799A" w:rsidRDefault="001A7C86">
            <w:pPr>
              <w:rPr>
                <w:rFonts w:ascii="Calibri" w:hAnsi="Calibri" w:cs="Arial"/>
                <w:sz w:val="16"/>
                <w:szCs w:val="16"/>
                <w:lang w:val="es-ES"/>
              </w:rPr>
            </w:pPr>
            <w:r w:rsidRPr="001A7C86">
              <w:rPr>
                <w:rFonts w:ascii="Calibri" w:hAnsi="Calibri" w:cs="Arial"/>
                <w:sz w:val="16"/>
                <w:szCs w:val="16"/>
                <w:lang w:val="es-ES"/>
              </w:rPr>
              <w:t>PAwTO_ExcessVehSpdTimer_mS_M_u32</w:t>
            </w:r>
          </w:p>
        </w:tc>
        <w:tc>
          <w:tcPr>
            <w:tcW w:w="126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sidRPr="00EF700C">
              <w:rPr>
                <w:rFonts w:ascii="Arial" w:hAnsi="Arial" w:cs="Arial"/>
                <w:sz w:val="16"/>
              </w:rPr>
              <w:t>PAWTO_START_SEC_VAR_NOINIT_32</w:t>
            </w:r>
          </w:p>
        </w:tc>
      </w:tr>
      <w:tr w:rsidR="00095792" w:rsidTr="00EB098C">
        <w:tc>
          <w:tcPr>
            <w:tcW w:w="2988" w:type="dxa"/>
            <w:tcBorders>
              <w:top w:val="single" w:sz="6" w:space="0" w:color="auto"/>
              <w:left w:val="single" w:sz="6" w:space="0" w:color="auto"/>
              <w:bottom w:val="single" w:sz="6" w:space="0" w:color="auto"/>
              <w:right w:val="single" w:sz="6" w:space="0" w:color="auto"/>
            </w:tcBorders>
          </w:tcPr>
          <w:p w:rsidR="00095792" w:rsidRPr="002A799A" w:rsidRDefault="001A7C86" w:rsidP="00EB098C">
            <w:pPr>
              <w:rPr>
                <w:rFonts w:ascii="Calibri" w:hAnsi="Calibri" w:cs="Arial"/>
                <w:sz w:val="16"/>
                <w:szCs w:val="16"/>
                <w:lang w:val="es-ES"/>
              </w:rPr>
            </w:pPr>
            <w:r w:rsidRPr="001A7C86">
              <w:rPr>
                <w:rFonts w:ascii="Calibri" w:hAnsi="Calibri" w:cs="Arial"/>
                <w:sz w:val="16"/>
                <w:szCs w:val="16"/>
                <w:lang w:val="es-ES"/>
              </w:rPr>
              <w:t>PAwTO_ExcessVehSpdClrTimer_mS_M_u32</w:t>
            </w:r>
          </w:p>
        </w:tc>
        <w:tc>
          <w:tcPr>
            <w:tcW w:w="1260" w:type="dxa"/>
            <w:tcBorders>
              <w:top w:val="single" w:sz="6" w:space="0" w:color="auto"/>
              <w:left w:val="single" w:sz="6" w:space="0" w:color="auto"/>
              <w:bottom w:val="single" w:sz="6" w:space="0" w:color="auto"/>
              <w:right w:val="single" w:sz="6" w:space="0" w:color="auto"/>
            </w:tcBorders>
          </w:tcPr>
          <w:p w:rsidR="00095792" w:rsidRDefault="00095792" w:rsidP="00EB098C">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095792" w:rsidRDefault="00095792" w:rsidP="00EB098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095792" w:rsidRDefault="00095792" w:rsidP="00EB098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095792" w:rsidRDefault="00095792" w:rsidP="00EB098C">
            <w:pPr>
              <w:spacing w:before="60"/>
              <w:rPr>
                <w:rFonts w:ascii="Arial" w:hAnsi="Arial" w:cs="Arial"/>
                <w:sz w:val="16"/>
              </w:rPr>
            </w:pPr>
            <w:r w:rsidRPr="00EF700C">
              <w:rPr>
                <w:rFonts w:ascii="Arial" w:hAnsi="Arial" w:cs="Arial"/>
                <w:sz w:val="16"/>
              </w:rPr>
              <w:t>PAWTO_START_SEC_VAR_NOINIT_32</w:t>
            </w:r>
          </w:p>
        </w:tc>
      </w:tr>
      <w:tr w:rsidR="00843181" w:rsidTr="00EF700C">
        <w:tc>
          <w:tcPr>
            <w:tcW w:w="2988" w:type="dxa"/>
            <w:tcBorders>
              <w:top w:val="single" w:sz="6" w:space="0" w:color="auto"/>
              <w:left w:val="single" w:sz="6" w:space="0" w:color="auto"/>
              <w:bottom w:val="single" w:sz="6" w:space="0" w:color="auto"/>
              <w:right w:val="single" w:sz="6" w:space="0" w:color="auto"/>
            </w:tcBorders>
          </w:tcPr>
          <w:p w:rsidR="00843181" w:rsidRPr="002A799A" w:rsidRDefault="001A7C86">
            <w:pPr>
              <w:rPr>
                <w:rFonts w:ascii="Calibri" w:hAnsi="Calibri" w:cs="Arial"/>
                <w:sz w:val="16"/>
                <w:szCs w:val="16"/>
                <w:lang w:val="es-ES"/>
              </w:rPr>
            </w:pPr>
            <w:r w:rsidRPr="001A7C86">
              <w:rPr>
                <w:rFonts w:ascii="Calibri" w:hAnsi="Calibri" w:cs="Arial"/>
                <w:sz w:val="16"/>
                <w:szCs w:val="16"/>
                <w:lang w:val="es-ES"/>
              </w:rPr>
              <w:t>PAwTO_MovMismatchTimer_mS_M_u32</w:t>
            </w:r>
          </w:p>
        </w:tc>
        <w:tc>
          <w:tcPr>
            <w:tcW w:w="126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sidRPr="00EF700C">
              <w:rPr>
                <w:rFonts w:ascii="Arial" w:hAnsi="Arial" w:cs="Arial"/>
                <w:sz w:val="16"/>
              </w:rPr>
              <w:t>PAWTO_START_SEC_VAR_NOINIT_32</w:t>
            </w:r>
          </w:p>
        </w:tc>
      </w:tr>
      <w:tr w:rsidR="00095792" w:rsidTr="00EB098C">
        <w:tc>
          <w:tcPr>
            <w:tcW w:w="2988" w:type="dxa"/>
            <w:tcBorders>
              <w:top w:val="single" w:sz="6" w:space="0" w:color="auto"/>
              <w:left w:val="single" w:sz="6" w:space="0" w:color="auto"/>
              <w:bottom w:val="single" w:sz="6" w:space="0" w:color="auto"/>
              <w:right w:val="single" w:sz="6" w:space="0" w:color="auto"/>
            </w:tcBorders>
          </w:tcPr>
          <w:p w:rsidR="00095792" w:rsidRPr="002A799A" w:rsidRDefault="001A7C86" w:rsidP="00EB098C">
            <w:pPr>
              <w:rPr>
                <w:rFonts w:ascii="Calibri" w:hAnsi="Calibri" w:cs="Arial"/>
                <w:sz w:val="16"/>
                <w:szCs w:val="16"/>
                <w:lang w:val="es-ES"/>
              </w:rPr>
            </w:pPr>
            <w:r w:rsidRPr="001A7C86">
              <w:rPr>
                <w:rFonts w:ascii="Calibri" w:hAnsi="Calibri" w:cs="Arial"/>
                <w:sz w:val="16"/>
                <w:szCs w:val="16"/>
                <w:lang w:val="es-ES"/>
              </w:rPr>
              <w:t>PAwTO_MovMismatchClrTimer_mS_M_u32</w:t>
            </w:r>
          </w:p>
        </w:tc>
        <w:tc>
          <w:tcPr>
            <w:tcW w:w="1260" w:type="dxa"/>
            <w:tcBorders>
              <w:top w:val="single" w:sz="6" w:space="0" w:color="auto"/>
              <w:left w:val="single" w:sz="6" w:space="0" w:color="auto"/>
              <w:bottom w:val="single" w:sz="6" w:space="0" w:color="auto"/>
              <w:right w:val="single" w:sz="6" w:space="0" w:color="auto"/>
            </w:tcBorders>
          </w:tcPr>
          <w:p w:rsidR="00095792" w:rsidRDefault="00095792" w:rsidP="00EB098C">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095792" w:rsidRDefault="00095792" w:rsidP="00EB098C">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095792" w:rsidRDefault="00095792" w:rsidP="00EB098C">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095792" w:rsidRDefault="00095792" w:rsidP="00EB098C">
            <w:pPr>
              <w:spacing w:before="60"/>
              <w:rPr>
                <w:rFonts w:ascii="Arial" w:hAnsi="Arial" w:cs="Arial"/>
                <w:sz w:val="16"/>
              </w:rPr>
            </w:pPr>
            <w:r w:rsidRPr="00EF700C">
              <w:rPr>
                <w:rFonts w:ascii="Arial" w:hAnsi="Arial" w:cs="Arial"/>
                <w:sz w:val="16"/>
              </w:rPr>
              <w:t>PAWTO_START_SEC_VAR_NOINIT_32</w:t>
            </w:r>
          </w:p>
        </w:tc>
      </w:tr>
      <w:tr w:rsidR="00843181" w:rsidTr="00EF700C">
        <w:tc>
          <w:tcPr>
            <w:tcW w:w="2988" w:type="dxa"/>
            <w:tcBorders>
              <w:top w:val="single" w:sz="6" w:space="0" w:color="auto"/>
              <w:left w:val="single" w:sz="6" w:space="0" w:color="auto"/>
              <w:bottom w:val="single" w:sz="6" w:space="0" w:color="auto"/>
              <w:right w:val="single" w:sz="6" w:space="0" w:color="auto"/>
            </w:tcBorders>
          </w:tcPr>
          <w:p w:rsidR="00843181" w:rsidRDefault="00843181">
            <w:pPr>
              <w:rPr>
                <w:rFonts w:ascii="Calibri" w:hAnsi="Calibri" w:cs="Arial"/>
                <w:sz w:val="16"/>
                <w:szCs w:val="16"/>
              </w:rPr>
            </w:pPr>
            <w:r>
              <w:rPr>
                <w:rFonts w:ascii="Calibri" w:hAnsi="Calibri" w:cs="Arial"/>
                <w:sz w:val="16"/>
                <w:szCs w:val="16"/>
              </w:rPr>
              <w:t>PAwTO_VehicleSpeedMismatchTimer_mS_M_u32</w:t>
            </w:r>
          </w:p>
        </w:tc>
        <w:tc>
          <w:tcPr>
            <w:tcW w:w="126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667520">
              <w:rPr>
                <w:rFonts w:ascii="Arial" w:hAnsi="Arial" w:cs="Arial"/>
                <w:sz w:val="16"/>
              </w:rPr>
              <w:t>FULL</w:t>
            </w:r>
          </w:p>
        </w:tc>
        <w:tc>
          <w:tcPr>
            <w:tcW w:w="1215" w:type="dxa"/>
            <w:tcBorders>
              <w:top w:val="single" w:sz="6" w:space="0" w:color="auto"/>
              <w:left w:val="single" w:sz="6" w:space="0" w:color="auto"/>
              <w:bottom w:val="single" w:sz="6" w:space="0" w:color="auto"/>
              <w:right w:val="single" w:sz="6" w:space="0" w:color="auto"/>
            </w:tcBorders>
          </w:tcPr>
          <w:p w:rsidR="00843181" w:rsidRDefault="00843181">
            <w:r w:rsidRPr="002F5E44">
              <w:rPr>
                <w:rFonts w:ascii="Arial" w:hAnsi="Arial" w:cs="Arial"/>
                <w:sz w:val="16"/>
              </w:rPr>
              <w:t>FULL</w:t>
            </w:r>
          </w:p>
        </w:tc>
        <w:tc>
          <w:tcPr>
            <w:tcW w:w="2250" w:type="dxa"/>
            <w:tcBorders>
              <w:top w:val="single" w:sz="6" w:space="0" w:color="auto"/>
              <w:left w:val="single" w:sz="6" w:space="0" w:color="auto"/>
              <w:bottom w:val="single" w:sz="6" w:space="0" w:color="auto"/>
              <w:right w:val="single" w:sz="6" w:space="0" w:color="auto"/>
            </w:tcBorders>
          </w:tcPr>
          <w:p w:rsidR="00843181" w:rsidRDefault="00843181" w:rsidP="00F957FA">
            <w:pPr>
              <w:spacing w:before="60"/>
              <w:rPr>
                <w:rFonts w:ascii="Arial" w:hAnsi="Arial" w:cs="Arial"/>
                <w:sz w:val="16"/>
              </w:rPr>
            </w:pPr>
            <w:r w:rsidRPr="00EF700C">
              <w:rPr>
                <w:rFonts w:ascii="Arial" w:hAnsi="Arial" w:cs="Arial"/>
                <w:sz w:val="16"/>
              </w:rPr>
              <w:t>PAWTO_START_SEC_VAR_NOINIT_32</w:t>
            </w:r>
          </w:p>
        </w:tc>
      </w:tr>
    </w:tbl>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k_HandsOnLPFKn_Cnt_u16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k_TrqOverlayHandsOnTrq_HwNm_u5p27</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k_PARvsGearChkTime_mS_u16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k_PATrqOvNotZeroChkTime_mS_u16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k_PAVehSpdNotLowTime_mS_u16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k_PAVSpdNotLowMin_Kph_f32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k_PAVSpdNotLowMax_Kph_f32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k_PAIWSSWhlSpinSetTime_mS_u16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k_PAIWSSWhlSpinClrTime_mS_u16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k_PAExcessVehSpdSetTime_mS_u16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k_PAExcessVehSpdClrTime_mS_u16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k_PAExcessVehSpd_Kph_f32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k_PAMovMismatchSetTime_mS_u16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k_PAMovMismatchClrTime_mS_u16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k_PAMovMismatchVSpd_Kph_f32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k_PAVspdMismatchSetTime_mS_u16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k_PAEIWSSChkVspd_Kph_f32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k_PABoostCurveTime_mS_u16</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k_TrqOverlayLimitPerc_Uls_f32</w:t>
            </w:r>
          </w:p>
        </w:tc>
      </w:tr>
      <w:tr w:rsidR="0077166C" w:rsidTr="002E0715">
        <w:trPr>
          <w:jc w:val="center"/>
        </w:trPr>
        <w:tc>
          <w:tcPr>
            <w:tcW w:w="4608" w:type="dxa"/>
            <w:tcBorders>
              <w:top w:val="nil"/>
              <w:left w:val="single" w:sz="6" w:space="0" w:color="auto"/>
              <w:bottom w:val="single" w:sz="6" w:space="0" w:color="auto"/>
              <w:right w:val="single" w:sz="6" w:space="0" w:color="auto"/>
            </w:tcBorders>
            <w:vAlign w:val="bottom"/>
          </w:tcPr>
          <w:p w:rsidR="0077166C" w:rsidRDefault="0077166C">
            <w:pPr>
              <w:rPr>
                <w:rFonts w:ascii="Arial" w:hAnsi="Arial" w:cs="Arial"/>
                <w:sz w:val="16"/>
                <w:szCs w:val="16"/>
              </w:rPr>
            </w:pPr>
            <w:r>
              <w:rPr>
                <w:rFonts w:ascii="Arial" w:hAnsi="Arial" w:cs="Arial"/>
                <w:sz w:val="16"/>
                <w:szCs w:val="16"/>
              </w:rPr>
              <w:t>k_TrqOverlaySuspendTime_mS_u16</w:t>
            </w:r>
          </w:p>
        </w:tc>
      </w:tr>
    </w:tbl>
    <w:p w:rsidR="004A781C" w:rsidRDefault="00237F50">
      <w:pPr>
        <w:pStyle w:val="Heading2"/>
      </w:pPr>
      <w:r>
        <w:t>Program (</w:t>
      </w:r>
      <w:r w:rsidR="004A781C">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sidRPr="0077166C">
              <w:rPr>
                <w:rFonts w:ascii="Arial" w:hAnsi="Arial" w:cs="Arial"/>
                <w:sz w:val="16"/>
              </w:rPr>
              <w:t>D_PASTATEINACTIVE_CNT_U08</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0</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D_PASTATEACTIVE_CNT_U08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D_PASTATEINHIBITED_CNT_U08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2</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lastRenderedPageBreak/>
              <w:t>D_PASTATERECOVERABLE_CNT_U08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3</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D_STDSTIL_CNT_U08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77166C">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0</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D_FORWARD_CNT_U08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D_BACKWRD_CNT_U08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2</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D_INVALID_CNT_U08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3</w:t>
            </w:r>
          </w:p>
        </w:tc>
      </w:tr>
      <w:tr w:rsidR="0077166C" w:rsidTr="00F957FA">
        <w:tc>
          <w:tcPr>
            <w:tcW w:w="3888"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sidRPr="0077166C">
              <w:rPr>
                <w:rFonts w:ascii="Arial" w:hAnsi="Arial" w:cs="Arial"/>
                <w:sz w:val="16"/>
              </w:rPr>
              <w:t>D_MANOEUVREPAHSEBKWD_CNT_U08</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77166C" w:rsidRDefault="0077166C" w:rsidP="00F957FA">
            <w:pPr>
              <w:spacing w:before="60"/>
              <w:rPr>
                <w:rFonts w:ascii="Arial" w:hAnsi="Arial" w:cs="Arial"/>
                <w:sz w:val="16"/>
              </w:rPr>
            </w:pPr>
            <w:r>
              <w:rPr>
                <w:rFonts w:ascii="Arial" w:hAnsi="Arial" w:cs="Arial"/>
                <w:sz w:val="16"/>
              </w:rPr>
              <w:t>0</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sidRPr="0077166C">
              <w:rPr>
                <w:rFonts w:ascii="Arial" w:hAnsi="Arial" w:cs="Arial"/>
                <w:sz w:val="16"/>
              </w:rPr>
              <w:t>D_MANOEUVREPAHSEFWD_CNT_U08</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77166C" w:rsidP="00F957FA">
            <w:pPr>
              <w:spacing w:before="60"/>
              <w:rPr>
                <w:rFonts w:ascii="Arial" w:hAnsi="Arial" w:cs="Arial"/>
                <w:sz w:val="16"/>
              </w:rPr>
            </w:pPr>
            <w:r>
              <w:rPr>
                <w:rFonts w:ascii="Arial" w:hAnsi="Arial" w:cs="Arial"/>
                <w:sz w:val="16"/>
              </w:rPr>
              <w:t>1</w:t>
            </w:r>
          </w:p>
        </w:tc>
      </w:tr>
      <w:tr w:rsidR="00FD18B9" w:rsidTr="00F957FA">
        <w:tc>
          <w:tcPr>
            <w:tcW w:w="3888" w:type="dxa"/>
            <w:tcBorders>
              <w:top w:val="single" w:sz="6" w:space="0" w:color="auto"/>
              <w:left w:val="single" w:sz="6" w:space="0" w:color="auto"/>
              <w:bottom w:val="single" w:sz="6" w:space="0" w:color="auto"/>
              <w:right w:val="single" w:sz="6" w:space="0" w:color="auto"/>
            </w:tcBorders>
          </w:tcPr>
          <w:p w:rsidR="00FD18B9" w:rsidRPr="0077166C" w:rsidRDefault="00FD18B9" w:rsidP="00F957FA">
            <w:pPr>
              <w:spacing w:before="60"/>
              <w:rPr>
                <w:rFonts w:ascii="Arial" w:hAnsi="Arial" w:cs="Arial"/>
                <w:sz w:val="16"/>
              </w:rPr>
            </w:pPr>
            <w:r w:rsidRPr="00DC74F0">
              <w:t>D_PARVSGEARMASK_CNT_U08</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1</w:t>
            </w:r>
          </w:p>
        </w:tc>
      </w:tr>
      <w:tr w:rsidR="00FD18B9" w:rsidTr="00F957FA">
        <w:tc>
          <w:tcPr>
            <w:tcW w:w="3888" w:type="dxa"/>
            <w:tcBorders>
              <w:top w:val="single" w:sz="6" w:space="0" w:color="auto"/>
              <w:left w:val="single" w:sz="6" w:space="0" w:color="auto"/>
              <w:bottom w:val="single" w:sz="6" w:space="0" w:color="auto"/>
              <w:right w:val="single" w:sz="6" w:space="0" w:color="auto"/>
            </w:tcBorders>
          </w:tcPr>
          <w:p w:rsidR="00FD18B9" w:rsidRPr="0077166C" w:rsidRDefault="00FD18B9" w:rsidP="00F957FA">
            <w:pPr>
              <w:spacing w:before="60"/>
              <w:rPr>
                <w:rFonts w:ascii="Arial" w:hAnsi="Arial" w:cs="Arial"/>
                <w:sz w:val="16"/>
              </w:rPr>
            </w:pPr>
            <w:r w:rsidRPr="00DC74F0">
              <w:t>D_PATRQOVNOTZEROMASK_CNT_U08</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2</w:t>
            </w:r>
          </w:p>
        </w:tc>
      </w:tr>
      <w:tr w:rsidR="00FD18B9" w:rsidTr="00F957FA">
        <w:tc>
          <w:tcPr>
            <w:tcW w:w="3888" w:type="dxa"/>
            <w:tcBorders>
              <w:top w:val="single" w:sz="6" w:space="0" w:color="auto"/>
              <w:left w:val="single" w:sz="6" w:space="0" w:color="auto"/>
              <w:bottom w:val="single" w:sz="6" w:space="0" w:color="auto"/>
              <w:right w:val="single" w:sz="6" w:space="0" w:color="auto"/>
            </w:tcBorders>
          </w:tcPr>
          <w:p w:rsidR="00FD18B9" w:rsidRPr="0077166C" w:rsidRDefault="00FD18B9" w:rsidP="00F957FA">
            <w:pPr>
              <w:spacing w:before="60"/>
              <w:rPr>
                <w:rFonts w:ascii="Arial" w:hAnsi="Arial" w:cs="Arial"/>
                <w:sz w:val="16"/>
              </w:rPr>
            </w:pPr>
            <w:r w:rsidRPr="00DC74F0">
              <w:t>D_PAVSPDNOTLOW_CNT_U08</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FD18B9" w:rsidRDefault="00FD18B9" w:rsidP="00F957FA">
            <w:pPr>
              <w:spacing w:before="60"/>
              <w:rPr>
                <w:rFonts w:ascii="Arial" w:hAnsi="Arial" w:cs="Arial"/>
                <w:sz w:val="16"/>
              </w:rPr>
            </w:pPr>
            <w:r>
              <w:rPr>
                <w:rFonts w:ascii="Arial" w:hAnsi="Arial" w:cs="Arial"/>
                <w:sz w:val="16"/>
              </w:rPr>
              <w:t>4</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A97D7C">
        <w:trPr>
          <w:jc w:val="center"/>
        </w:trPr>
        <w:tc>
          <w:tcPr>
            <w:tcW w:w="4608" w:type="dxa"/>
            <w:tcBorders>
              <w:top w:val="nil"/>
              <w:left w:val="single" w:sz="6" w:space="0" w:color="auto"/>
              <w:bottom w:val="single" w:sz="6" w:space="0" w:color="auto"/>
              <w:right w:val="single" w:sz="6" w:space="0" w:color="auto"/>
            </w:tcBorders>
          </w:tcPr>
          <w:p w:rsidR="004A781C" w:rsidRDefault="00A97D7C">
            <w:pPr>
              <w:spacing w:before="60"/>
              <w:rPr>
                <w:rFonts w:ascii="Arial" w:hAnsi="Arial" w:cs="Arial"/>
                <w:sz w:val="16"/>
              </w:rPr>
            </w:pPr>
            <w:r w:rsidRPr="00A97D7C">
              <w:rPr>
                <w:rFonts w:ascii="Arial" w:hAnsi="Arial" w:cs="Arial"/>
                <w:sz w:val="16"/>
              </w:rPr>
              <w:t>D_ZERO_ULS_F32</w:t>
            </w:r>
          </w:p>
        </w:tc>
      </w:tr>
      <w:tr w:rsidR="00A97D7C" w:rsidTr="00A97D7C">
        <w:trPr>
          <w:jc w:val="center"/>
        </w:trPr>
        <w:tc>
          <w:tcPr>
            <w:tcW w:w="4608" w:type="dxa"/>
            <w:tcBorders>
              <w:top w:val="single" w:sz="6" w:space="0" w:color="auto"/>
              <w:left w:val="single" w:sz="6" w:space="0" w:color="auto"/>
              <w:bottom w:val="single" w:sz="6" w:space="0" w:color="auto"/>
              <w:right w:val="single" w:sz="6" w:space="0" w:color="auto"/>
            </w:tcBorders>
          </w:tcPr>
          <w:p w:rsidR="00A97D7C" w:rsidRPr="00A97D7C" w:rsidRDefault="00A97D7C">
            <w:pPr>
              <w:spacing w:before="60"/>
              <w:rPr>
                <w:rFonts w:ascii="Arial" w:hAnsi="Arial" w:cs="Arial"/>
                <w:sz w:val="16"/>
              </w:rPr>
            </w:pPr>
            <w:r w:rsidRPr="00A97D7C">
              <w:rPr>
                <w:rFonts w:ascii="Arial" w:hAnsi="Arial" w:cs="Arial"/>
                <w:sz w:val="16"/>
              </w:rPr>
              <w:t>D_ONE_CNT_U8</w:t>
            </w:r>
          </w:p>
        </w:tc>
      </w:tr>
      <w:tr w:rsidR="00162C88" w:rsidTr="00A97D7C">
        <w:trPr>
          <w:jc w:val="center"/>
        </w:trPr>
        <w:tc>
          <w:tcPr>
            <w:tcW w:w="4608" w:type="dxa"/>
            <w:tcBorders>
              <w:top w:val="single" w:sz="6" w:space="0" w:color="auto"/>
              <w:left w:val="single" w:sz="6" w:space="0" w:color="auto"/>
              <w:bottom w:val="single" w:sz="6" w:space="0" w:color="auto"/>
              <w:right w:val="single" w:sz="6" w:space="0" w:color="auto"/>
            </w:tcBorders>
          </w:tcPr>
          <w:p w:rsidR="00162C88" w:rsidRPr="00A97D7C" w:rsidRDefault="00162C88">
            <w:pPr>
              <w:spacing w:before="60"/>
              <w:rPr>
                <w:rFonts w:ascii="Arial" w:hAnsi="Arial" w:cs="Arial"/>
                <w:sz w:val="16"/>
              </w:rPr>
            </w:pPr>
            <w:r w:rsidRPr="00162C88">
              <w:rPr>
                <w:rFonts w:ascii="Arial" w:hAnsi="Arial" w:cs="Arial"/>
                <w:sz w:val="16"/>
              </w:rPr>
              <w:t>FLT_EPSILON</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A97D7C" w:rsidP="00F957FA">
            <w:pPr>
              <w:spacing w:before="60"/>
              <w:rPr>
                <w:rFonts w:ascii="Arial" w:hAnsi="Arial" w:cs="Arial"/>
                <w:sz w:val="16"/>
              </w:rPr>
            </w:pPr>
            <w:r w:rsidRPr="00A97D7C">
              <w:rPr>
                <w:rFonts w:ascii="Arial" w:hAnsi="Arial" w:cs="Arial"/>
                <w:sz w:val="16"/>
              </w:rPr>
              <w:t>T2_IWSSCOMPSPIN_CNT_U08</w:t>
            </w:r>
          </w:p>
        </w:tc>
        <w:tc>
          <w:tcPr>
            <w:tcW w:w="990" w:type="dxa"/>
            <w:tcBorders>
              <w:top w:val="single" w:sz="6" w:space="0" w:color="auto"/>
              <w:left w:val="single" w:sz="6" w:space="0" w:color="auto"/>
              <w:bottom w:val="single" w:sz="6" w:space="0" w:color="auto"/>
              <w:right w:val="single" w:sz="6" w:space="0" w:color="auto"/>
            </w:tcBorders>
          </w:tcPr>
          <w:p w:rsidR="008B3E94" w:rsidRDefault="00A97D7C" w:rsidP="00F957FA">
            <w:pPr>
              <w:spacing w:before="60"/>
              <w:rPr>
                <w:rFonts w:ascii="Arial" w:hAnsi="Arial" w:cs="Arial"/>
                <w:sz w:val="16"/>
              </w:rPr>
            </w:pPr>
            <w:r>
              <w:rPr>
                <w:rFonts w:ascii="Arial" w:hAnsi="Arial" w:cs="Arial"/>
                <w:sz w:val="16"/>
              </w:rPr>
              <w:t>1</w:t>
            </w:r>
          </w:p>
        </w:tc>
        <w:tc>
          <w:tcPr>
            <w:tcW w:w="3600" w:type="dxa"/>
            <w:tcBorders>
              <w:top w:val="single" w:sz="6" w:space="0" w:color="auto"/>
              <w:left w:val="single" w:sz="6" w:space="0" w:color="auto"/>
              <w:bottom w:val="single" w:sz="6" w:space="0" w:color="auto"/>
              <w:right w:val="single" w:sz="6" w:space="0" w:color="auto"/>
            </w:tcBorders>
          </w:tcPr>
          <w:p w:rsidR="00A97D7C" w:rsidRPr="00A97D7C" w:rsidRDefault="00A97D7C" w:rsidP="00A97D7C">
            <w:pPr>
              <w:spacing w:before="60"/>
              <w:rPr>
                <w:rFonts w:ascii="Arial" w:hAnsi="Arial" w:cs="Arial"/>
                <w:sz w:val="16"/>
              </w:rPr>
            </w:pPr>
            <w:r w:rsidRPr="00A97D7C">
              <w:rPr>
                <w:rFonts w:ascii="Arial" w:hAnsi="Arial" w:cs="Arial"/>
                <w:sz w:val="16"/>
              </w:rPr>
              <w:t>{</w:t>
            </w:r>
          </w:p>
          <w:p w:rsidR="00A97D7C" w:rsidRPr="00A97D7C" w:rsidRDefault="00A97D7C" w:rsidP="00A97D7C">
            <w:pPr>
              <w:spacing w:before="60"/>
              <w:rPr>
                <w:rFonts w:ascii="Arial" w:hAnsi="Arial" w:cs="Arial"/>
                <w:sz w:val="16"/>
              </w:rPr>
            </w:pPr>
            <w:r w:rsidRPr="00A97D7C">
              <w:rPr>
                <w:rFonts w:ascii="Arial" w:hAnsi="Arial" w:cs="Arial"/>
                <w:sz w:val="16"/>
              </w:rPr>
              <w:t>{D_STDSTIL_CNT_U08, D_FORWARD_CNT_U08, D_BACKWRD_CNT_U08, D_STDSTIL_CNT_U08},</w:t>
            </w:r>
          </w:p>
          <w:p w:rsidR="00A97D7C" w:rsidRPr="00A97D7C" w:rsidRDefault="00A97D7C" w:rsidP="00A97D7C">
            <w:pPr>
              <w:spacing w:before="60"/>
              <w:rPr>
                <w:rFonts w:ascii="Arial" w:hAnsi="Arial" w:cs="Arial"/>
                <w:sz w:val="16"/>
              </w:rPr>
            </w:pPr>
            <w:r w:rsidRPr="00A97D7C">
              <w:rPr>
                <w:rFonts w:ascii="Arial" w:hAnsi="Arial" w:cs="Arial"/>
                <w:sz w:val="16"/>
              </w:rPr>
              <w:t>{D_FORWARD_CNT_U08, D_FORWARD_CNT_U08, D_FORWARD_CNT_U08, D_FORWARD_CNT_U08},</w:t>
            </w:r>
          </w:p>
          <w:p w:rsidR="00A97D7C" w:rsidRPr="00A97D7C" w:rsidRDefault="00A97D7C" w:rsidP="00A97D7C">
            <w:pPr>
              <w:spacing w:before="60"/>
              <w:rPr>
                <w:rFonts w:ascii="Arial" w:hAnsi="Arial" w:cs="Arial"/>
                <w:sz w:val="16"/>
              </w:rPr>
            </w:pPr>
            <w:r w:rsidRPr="00A97D7C">
              <w:rPr>
                <w:rFonts w:ascii="Arial" w:hAnsi="Arial" w:cs="Arial"/>
                <w:sz w:val="16"/>
              </w:rPr>
              <w:t>{D_BACKWRD_CNT_U08, D_FORWARD_CNT_U08, D_BACKWRD_CNT_U08, D_BACKWRD_CNT_U08},</w:t>
            </w:r>
          </w:p>
          <w:p w:rsidR="00A97D7C" w:rsidRPr="00A97D7C" w:rsidRDefault="00A97D7C" w:rsidP="00A97D7C">
            <w:pPr>
              <w:spacing w:before="60"/>
              <w:rPr>
                <w:rFonts w:ascii="Arial" w:hAnsi="Arial" w:cs="Arial"/>
                <w:sz w:val="16"/>
              </w:rPr>
            </w:pPr>
            <w:r w:rsidRPr="00A97D7C">
              <w:rPr>
                <w:rFonts w:ascii="Arial" w:hAnsi="Arial" w:cs="Arial"/>
                <w:sz w:val="16"/>
              </w:rPr>
              <w:lastRenderedPageBreak/>
              <w:t>{D_STDSTIL_CNT_U08, D_FORWARD_CNT_U08, D_BACKWRD_CNT_U08, D_INVALID_CNT_U08}</w:t>
            </w:r>
          </w:p>
          <w:p w:rsidR="008B3E94" w:rsidRDefault="00A97D7C" w:rsidP="00A97D7C">
            <w:pPr>
              <w:spacing w:before="60"/>
              <w:rPr>
                <w:rFonts w:ascii="Arial" w:hAnsi="Arial" w:cs="Arial"/>
                <w:sz w:val="16"/>
              </w:rPr>
            </w:pPr>
            <w:r w:rsidRPr="00A97D7C">
              <w:rPr>
                <w:rFonts w:ascii="Arial" w:hAnsi="Arial" w:cs="Arial"/>
                <w:sz w:val="16"/>
              </w:rPr>
              <w:t>};</w:t>
            </w:r>
          </w:p>
        </w:tc>
        <w:tc>
          <w:tcPr>
            <w:tcW w:w="1440" w:type="dxa"/>
            <w:tcBorders>
              <w:top w:val="single" w:sz="6" w:space="0" w:color="auto"/>
              <w:left w:val="single" w:sz="6" w:space="0" w:color="auto"/>
              <w:bottom w:val="single" w:sz="6" w:space="0" w:color="auto"/>
              <w:right w:val="single" w:sz="6" w:space="0" w:color="auto"/>
            </w:tcBorders>
          </w:tcPr>
          <w:p w:rsidR="008B3E94" w:rsidRDefault="00A97D7C" w:rsidP="00F957FA">
            <w:pPr>
              <w:spacing w:before="60"/>
              <w:rPr>
                <w:rFonts w:ascii="Arial" w:hAnsi="Arial" w:cs="Arial"/>
                <w:sz w:val="16"/>
              </w:rPr>
            </w:pPr>
            <w:r w:rsidRPr="00A97D7C">
              <w:rPr>
                <w:rFonts w:ascii="Arial" w:hAnsi="Arial" w:cs="Arial"/>
                <w:sz w:val="16"/>
              </w:rPr>
              <w:lastRenderedPageBreak/>
              <w:t>PAWTO_START_SEC_CONST_8</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77166C" w:rsidP="008B3E94">
      <w:pPr>
        <w:numPr>
          <w:ilvl w:val="0"/>
          <w:numId w:val="5"/>
        </w:numPr>
        <w:spacing w:after="0"/>
      </w:pPr>
      <w:proofErr w:type="spellStart"/>
      <w:r w:rsidRPr="0077166C">
        <w:t>FPM_FloatToFixed_m</w:t>
      </w:r>
      <w:proofErr w:type="spellEnd"/>
    </w:p>
    <w:p w:rsidR="0077166C" w:rsidRDefault="0077166C" w:rsidP="008B3E94">
      <w:pPr>
        <w:numPr>
          <w:ilvl w:val="0"/>
          <w:numId w:val="5"/>
        </w:numPr>
        <w:spacing w:after="0"/>
      </w:pPr>
      <w:proofErr w:type="spellStart"/>
      <w:r w:rsidRPr="0077166C">
        <w:t>Rte_Call_NxtrDiagMgr_SetNTCStatus</w:t>
      </w:r>
      <w:proofErr w:type="spellEnd"/>
    </w:p>
    <w:p w:rsidR="0077166C" w:rsidRDefault="0077166C" w:rsidP="008B3E94">
      <w:pPr>
        <w:numPr>
          <w:ilvl w:val="0"/>
          <w:numId w:val="5"/>
        </w:numPr>
        <w:spacing w:after="0"/>
      </w:pPr>
      <w:proofErr w:type="spellStart"/>
      <w:r w:rsidRPr="0077166C">
        <w:t>Rte_Call_NxtrDiagMgr_GetNTC</w:t>
      </w:r>
      <w:r w:rsidR="005909B0">
        <w:t>Active</w:t>
      </w:r>
      <w:proofErr w:type="spellEnd"/>
    </w:p>
    <w:p w:rsidR="0077166C" w:rsidRDefault="0077166C" w:rsidP="008B3E94">
      <w:pPr>
        <w:numPr>
          <w:ilvl w:val="0"/>
          <w:numId w:val="5"/>
        </w:numPr>
        <w:spacing w:after="0"/>
      </w:pPr>
      <w:r w:rsidRPr="0077166C">
        <w:t>Rte_Call_SystemTime_GetSystemTime_mS_u32</w:t>
      </w:r>
    </w:p>
    <w:p w:rsidR="0077166C" w:rsidRDefault="0077166C" w:rsidP="008B3E94">
      <w:pPr>
        <w:numPr>
          <w:ilvl w:val="0"/>
          <w:numId w:val="5"/>
        </w:numPr>
        <w:spacing w:after="0"/>
      </w:pPr>
      <w:r w:rsidRPr="0077166C">
        <w:t>Rte_Call_SystemTime_DtrmnElapsedTime_mS_u16</w:t>
      </w:r>
    </w:p>
    <w:p w:rsidR="0077166C" w:rsidRDefault="0077166C" w:rsidP="008B3E94">
      <w:pPr>
        <w:numPr>
          <w:ilvl w:val="0"/>
          <w:numId w:val="5"/>
        </w:numPr>
        <w:spacing w:after="0"/>
      </w:pPr>
      <w:r w:rsidRPr="0077166C">
        <w:t>LPF_SvUpdate_s16InFixKTrunc_m</w:t>
      </w:r>
    </w:p>
    <w:p w:rsidR="0077166C" w:rsidRDefault="0077166C" w:rsidP="008B3E94">
      <w:pPr>
        <w:numPr>
          <w:ilvl w:val="0"/>
          <w:numId w:val="5"/>
        </w:numPr>
        <w:spacing w:after="0"/>
      </w:pPr>
      <w:r w:rsidRPr="0077166C">
        <w:t>Abs_s32_m</w:t>
      </w:r>
    </w:p>
    <w:p w:rsidR="008B3E94" w:rsidRDefault="008B3E94" w:rsidP="008B3E94">
      <w:pPr>
        <w:spacing w:after="0"/>
        <w:ind w:left="720"/>
      </w:pPr>
    </w:p>
    <w:p w:rsidR="008B3E94" w:rsidRDefault="008B3E94" w:rsidP="008B3E94">
      <w:pPr>
        <w:pStyle w:val="Heading2"/>
      </w:pPr>
      <w:r>
        <w:t>Data Hiding Functions</w:t>
      </w:r>
    </w:p>
    <w:p w:rsidR="007830F9" w:rsidRDefault="007830F9" w:rsidP="007830F9">
      <w:pPr>
        <w:numPr>
          <w:ilvl w:val="0"/>
          <w:numId w:val="11"/>
        </w:numPr>
        <w:spacing w:after="0"/>
      </w:pPr>
      <w:proofErr w:type="spellStart"/>
      <w:r w:rsidRPr="0077166C">
        <w:t>Rte_Mode_SystemState_Mode</w:t>
      </w:r>
      <w:proofErr w:type="spellEnd"/>
    </w:p>
    <w:p w:rsidR="008B3E94" w:rsidRPr="00A97D7C" w:rsidRDefault="008B3E94" w:rsidP="00A97D7C">
      <w:pPr>
        <w:numPr>
          <w:ilvl w:val="0"/>
          <w:numId w:val="10"/>
        </w:numPr>
        <w:spacing w:after="0"/>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C47754" w:rsidRPr="004B5BE2" w:rsidTr="00C47754">
        <w:trPr>
          <w:trHeight w:val="341"/>
        </w:trPr>
        <w:tc>
          <w:tcPr>
            <w:tcW w:w="4455" w:type="dxa"/>
          </w:tcPr>
          <w:p w:rsidR="00C47754" w:rsidRPr="00B24B80" w:rsidRDefault="00C47754" w:rsidP="00C47754">
            <w:proofErr w:type="spellStart"/>
            <w:r w:rsidRPr="00B24B80">
              <w:t>DiagStsNonRecRmpToZeroFltPres_Cnt_lgc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DiagStsRecRmpToZeroFltPres_Cnt_lgc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HandsOnDetect_Cnt_lgc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r w:rsidRPr="00B24B80">
              <w:t>HwTorque_HwNm_f32</w:t>
            </w:r>
          </w:p>
        </w:tc>
        <w:tc>
          <w:tcPr>
            <w:tcW w:w="4455" w:type="dxa"/>
          </w:tcPr>
          <w:p w:rsidR="00C47754" w:rsidRPr="002F126F" w:rsidRDefault="00C47754" w:rsidP="00C47754">
            <w:r w:rsidRPr="002F126F">
              <w:t>0</w:t>
            </w:r>
          </w:p>
        </w:tc>
      </w:tr>
      <w:tr w:rsidR="00C47754" w:rsidRPr="004B5BE2" w:rsidTr="00C47754">
        <w:trPr>
          <w:trHeight w:val="341"/>
        </w:trPr>
        <w:tc>
          <w:tcPr>
            <w:tcW w:w="4455" w:type="dxa"/>
          </w:tcPr>
          <w:p w:rsidR="00C47754" w:rsidRPr="00B24B80" w:rsidRDefault="00C47754" w:rsidP="00C47754">
            <w:r w:rsidRPr="00B24B80">
              <w:t>IWSSCalcVspd_Kph_f32</w:t>
            </w:r>
          </w:p>
        </w:tc>
        <w:tc>
          <w:tcPr>
            <w:tcW w:w="4455" w:type="dxa"/>
          </w:tcPr>
          <w:p w:rsidR="00C47754" w:rsidRPr="002F126F" w:rsidRDefault="00C47754" w:rsidP="00C47754">
            <w:r w:rsidRPr="002F126F">
              <w:t>0</w:t>
            </w:r>
          </w:p>
        </w:tc>
      </w:tr>
      <w:tr w:rsidR="00C47754" w:rsidRPr="004B5BE2" w:rsidTr="00C47754">
        <w:trPr>
          <w:trHeight w:val="341"/>
        </w:trPr>
        <w:tc>
          <w:tcPr>
            <w:tcW w:w="4455" w:type="dxa"/>
          </w:tcPr>
          <w:p w:rsidR="00C47754" w:rsidRPr="00B24B80" w:rsidRDefault="00C47754" w:rsidP="00C47754">
            <w:r w:rsidRPr="00B24B80">
              <w:t>LimitPercentFiltered_Uls_f32</w:t>
            </w:r>
          </w:p>
        </w:tc>
        <w:tc>
          <w:tcPr>
            <w:tcW w:w="4455" w:type="dxa"/>
          </w:tcPr>
          <w:p w:rsidR="00C47754" w:rsidRPr="002F126F" w:rsidRDefault="00C47754" w:rsidP="00C47754">
            <w:r w:rsidRPr="002F126F">
              <w:t>0</w:t>
            </w:r>
          </w:p>
        </w:tc>
      </w:tr>
      <w:tr w:rsidR="00C47754" w:rsidRPr="004B5BE2" w:rsidTr="00C47754">
        <w:trPr>
          <w:trHeight w:val="341"/>
        </w:trPr>
        <w:tc>
          <w:tcPr>
            <w:tcW w:w="4455" w:type="dxa"/>
          </w:tcPr>
          <w:p w:rsidR="00C47754" w:rsidRPr="00B24B80" w:rsidRDefault="00C47754" w:rsidP="00C47754">
            <w:proofErr w:type="spellStart"/>
            <w:r w:rsidRPr="00B24B80">
              <w:t>PABoostCurveSwitch_Cnt_lgc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PAEnableRqst_Cnt_lgc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PAErrInterfaceActive_Cnt_lgc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PAExtSystemFltActive_Cnt_lgc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PAIntSystemFltActive_Cnt_lgc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r w:rsidRPr="00B24B80">
              <w:t>PAManoeuvrePhase_Cnt_u08</w:t>
            </w:r>
          </w:p>
        </w:tc>
        <w:tc>
          <w:tcPr>
            <w:tcW w:w="4455" w:type="dxa"/>
          </w:tcPr>
          <w:p w:rsidR="00C47754" w:rsidRPr="002F126F" w:rsidRDefault="00A25AF7" w:rsidP="00C47754">
            <w:r>
              <w:t>0</w:t>
            </w:r>
          </w:p>
        </w:tc>
      </w:tr>
      <w:tr w:rsidR="00C47754" w:rsidRPr="004B5BE2" w:rsidTr="00C47754">
        <w:trPr>
          <w:trHeight w:val="341"/>
        </w:trPr>
        <w:tc>
          <w:tcPr>
            <w:tcW w:w="4455" w:type="dxa"/>
          </w:tcPr>
          <w:p w:rsidR="00C47754" w:rsidRPr="00B24B80" w:rsidRDefault="00C47754" w:rsidP="00C47754">
            <w:r w:rsidRPr="00B24B80">
              <w:t>PATrqOvCmdRqst_HwNm_f32</w:t>
            </w:r>
          </w:p>
        </w:tc>
        <w:tc>
          <w:tcPr>
            <w:tcW w:w="4455" w:type="dxa"/>
          </w:tcPr>
          <w:p w:rsidR="00C47754" w:rsidRPr="002F126F" w:rsidRDefault="00C47754" w:rsidP="00C47754">
            <w:r w:rsidRPr="002F126F">
              <w:t>0</w:t>
            </w:r>
          </w:p>
        </w:tc>
      </w:tr>
      <w:tr w:rsidR="00C47754" w:rsidRPr="004B5BE2" w:rsidTr="00C47754">
        <w:trPr>
          <w:trHeight w:val="341"/>
        </w:trPr>
        <w:tc>
          <w:tcPr>
            <w:tcW w:w="4455" w:type="dxa"/>
          </w:tcPr>
          <w:p w:rsidR="00C47754" w:rsidRPr="00B24B80" w:rsidRDefault="00C47754" w:rsidP="00C47754">
            <w:proofErr w:type="spellStart"/>
            <w:r w:rsidRPr="00B24B80">
              <w:t>PAWheelCriteriaMet_Cnt_lgc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r w:rsidRPr="00B24B80">
              <w:t>PAWhlDirRLStat_Cnt_u08</w:t>
            </w:r>
          </w:p>
        </w:tc>
        <w:tc>
          <w:tcPr>
            <w:tcW w:w="4455" w:type="dxa"/>
          </w:tcPr>
          <w:p w:rsidR="00C47754" w:rsidRPr="002F126F" w:rsidRDefault="00A25AF7" w:rsidP="00C47754">
            <w:r>
              <w:t>3</w:t>
            </w:r>
          </w:p>
        </w:tc>
      </w:tr>
      <w:tr w:rsidR="00C47754" w:rsidRPr="004B5BE2" w:rsidTr="00C47754">
        <w:trPr>
          <w:trHeight w:val="341"/>
        </w:trPr>
        <w:tc>
          <w:tcPr>
            <w:tcW w:w="4455" w:type="dxa"/>
          </w:tcPr>
          <w:p w:rsidR="00C47754" w:rsidRPr="00B24B80" w:rsidRDefault="00C47754" w:rsidP="00C47754">
            <w:r w:rsidRPr="00B24B80">
              <w:t>PAWhlDirRRStat_Cnt_u08</w:t>
            </w:r>
          </w:p>
        </w:tc>
        <w:tc>
          <w:tcPr>
            <w:tcW w:w="4455" w:type="dxa"/>
          </w:tcPr>
          <w:p w:rsidR="00C47754" w:rsidRPr="002F126F" w:rsidRDefault="00A25AF7" w:rsidP="00C47754">
            <w:r>
              <w:t>3</w:t>
            </w:r>
          </w:p>
        </w:tc>
      </w:tr>
      <w:tr w:rsidR="00C47754" w:rsidRPr="004B5BE2" w:rsidTr="00C47754">
        <w:trPr>
          <w:trHeight w:val="341"/>
        </w:trPr>
        <w:tc>
          <w:tcPr>
            <w:tcW w:w="4455" w:type="dxa"/>
          </w:tcPr>
          <w:p w:rsidR="00C47754" w:rsidRPr="00B24B80" w:rsidRDefault="00C47754" w:rsidP="00C47754">
            <w:proofErr w:type="spellStart"/>
            <w:r w:rsidRPr="00B24B80">
              <w:t>PAWhlPlsCntRLValid_Cnt_lgc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PAWhlPlsCntRRValid_Cnt_lgc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PrkAssistActive_Cnt_lgc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r w:rsidRPr="00B24B80">
              <w:t>PrkAssistState_Cnt_u08</w:t>
            </w:r>
          </w:p>
        </w:tc>
        <w:tc>
          <w:tcPr>
            <w:tcW w:w="4455" w:type="dxa"/>
          </w:tcPr>
          <w:p w:rsidR="00C47754" w:rsidRPr="002F126F" w:rsidRDefault="00A25AF7" w:rsidP="00C47754">
            <w:r>
              <w:t>0</w:t>
            </w:r>
          </w:p>
        </w:tc>
      </w:tr>
      <w:tr w:rsidR="00C47754" w:rsidRPr="004B5BE2" w:rsidTr="00C47754">
        <w:trPr>
          <w:trHeight w:val="341"/>
        </w:trPr>
        <w:tc>
          <w:tcPr>
            <w:tcW w:w="4455" w:type="dxa"/>
          </w:tcPr>
          <w:p w:rsidR="00C47754" w:rsidRPr="00B24B80" w:rsidRDefault="00C47754" w:rsidP="00C47754">
            <w:proofErr w:type="spellStart"/>
            <w:r w:rsidRPr="00B24B80">
              <w:t>PrkAssistSuspend_Cnt_lgc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PrkAsstFuncPresent_Cnt_lgc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PrkAsstSlewComplete_Cnt_lgc</w:t>
            </w:r>
            <w:proofErr w:type="spellEnd"/>
          </w:p>
        </w:tc>
        <w:tc>
          <w:tcPr>
            <w:tcW w:w="4455" w:type="dxa"/>
          </w:tcPr>
          <w:p w:rsidR="00C47754" w:rsidRPr="002F126F" w:rsidRDefault="00C47754" w:rsidP="00C47754">
            <w:r w:rsidRPr="002F126F">
              <w:t>FALSE</w:t>
            </w:r>
          </w:p>
        </w:tc>
      </w:tr>
      <w:tr w:rsidR="00CE0C12" w:rsidRPr="004B5BE2" w:rsidTr="00C47754">
        <w:trPr>
          <w:trHeight w:val="341"/>
        </w:trPr>
        <w:tc>
          <w:tcPr>
            <w:tcW w:w="4455" w:type="dxa"/>
          </w:tcPr>
          <w:p w:rsidR="00CE0C12" w:rsidRPr="00B24B80" w:rsidRDefault="00CE0C12" w:rsidP="00C47754">
            <w:proofErr w:type="spellStart"/>
            <w:r w:rsidRPr="00CE0C12">
              <w:t>TOEOLDisable_Cnt_lgc</w:t>
            </w:r>
            <w:proofErr w:type="spellEnd"/>
          </w:p>
        </w:tc>
        <w:tc>
          <w:tcPr>
            <w:tcW w:w="4455" w:type="dxa"/>
          </w:tcPr>
          <w:p w:rsidR="00CE0C12" w:rsidRPr="002F126F" w:rsidRDefault="00CE0C12" w:rsidP="00C47754">
            <w:r w:rsidRPr="002F126F">
              <w:t>FALSE</w:t>
            </w:r>
          </w:p>
        </w:tc>
      </w:tr>
      <w:tr w:rsidR="00C47754" w:rsidRPr="004B5BE2" w:rsidTr="00C47754">
        <w:trPr>
          <w:trHeight w:val="341"/>
        </w:trPr>
        <w:tc>
          <w:tcPr>
            <w:tcW w:w="4455" w:type="dxa"/>
          </w:tcPr>
          <w:p w:rsidR="00C47754" w:rsidRPr="00B24B80" w:rsidRDefault="00C47754" w:rsidP="00C47754">
            <w:proofErr w:type="spellStart"/>
            <w:r w:rsidRPr="00B24B80">
              <w:t>TrqOvReverseGearEngage_Cnt_lgc</w:t>
            </w:r>
            <w:proofErr w:type="spellEnd"/>
          </w:p>
        </w:tc>
        <w:tc>
          <w:tcPr>
            <w:tcW w:w="4455" w:type="dxa"/>
          </w:tcPr>
          <w:p w:rsidR="00C47754" w:rsidRPr="002F126F" w:rsidRDefault="00C47754" w:rsidP="00C47754">
            <w:r w:rsidRPr="002F126F">
              <w:t>FALSE</w:t>
            </w:r>
          </w:p>
        </w:tc>
      </w:tr>
      <w:tr w:rsidR="00C47754" w:rsidRPr="004B5BE2" w:rsidTr="00C47754">
        <w:trPr>
          <w:trHeight w:val="341"/>
        </w:trPr>
        <w:tc>
          <w:tcPr>
            <w:tcW w:w="4455" w:type="dxa"/>
          </w:tcPr>
          <w:p w:rsidR="00C47754" w:rsidRDefault="00C47754" w:rsidP="00C47754">
            <w:r w:rsidRPr="00B24B80">
              <w:t>VehicleSpeed_Kph_f32</w:t>
            </w:r>
          </w:p>
        </w:tc>
        <w:tc>
          <w:tcPr>
            <w:tcW w:w="4455" w:type="dxa"/>
          </w:tcPr>
          <w:p w:rsidR="00C47754" w:rsidRDefault="00C47754" w:rsidP="00C47754">
            <w:r w:rsidRPr="002F126F">
              <w:t>0</w:t>
            </w:r>
          </w:p>
        </w:tc>
      </w:tr>
    </w:tbl>
    <w:p w:rsidR="002C03D8" w:rsidRPr="002C03D8" w:rsidRDefault="002C03D8" w:rsidP="002C03D8"/>
    <w:p w:rsidR="004A781C" w:rsidRDefault="004A781C">
      <w:pPr>
        <w:pStyle w:val="Heading2"/>
      </w:pPr>
      <w:r>
        <w:lastRenderedPageBreak/>
        <w:t>Initialization Functions</w:t>
      </w:r>
    </w:p>
    <w:p w:rsidR="004A781C" w:rsidRDefault="004A781C">
      <w:pPr>
        <w:pStyle w:val="Heading3"/>
      </w:pPr>
      <w:proofErr w:type="spellStart"/>
      <w:r>
        <w:t>Init</w:t>
      </w:r>
      <w:proofErr w:type="spellEnd"/>
      <w:r>
        <w:t xml:space="preserve">: </w:t>
      </w:r>
      <w:r w:rsidR="0041354F">
        <w:t>PAwTO</w:t>
      </w:r>
      <w:r>
        <w:t>_</w:t>
      </w:r>
      <w:proofErr w:type="gramStart"/>
      <w:r>
        <w:t>Init</w:t>
      </w:r>
      <w:r w:rsidR="0041354F">
        <w:t>1(</w:t>
      </w:r>
      <w:proofErr w:type="gramEnd"/>
      <w:r w:rsidR="0041354F">
        <w:t>void</w:t>
      </w:r>
      <w:r>
        <w:t>)</w:t>
      </w:r>
    </w:p>
    <w:p w:rsidR="004A781C" w:rsidRDefault="004A781C">
      <w:pPr>
        <w:pStyle w:val="Heading4"/>
      </w:pPr>
      <w:r>
        <w:t>Design Rationale</w:t>
      </w:r>
    </w:p>
    <w:p w:rsidR="004A781C" w:rsidRDefault="0041354F">
      <w:r>
        <w:t xml:space="preserve">This init function initializes the hand wheel torque low pass filter, and the fault timers. Also initializes the state from the perspective of the </w:t>
      </w:r>
      <w:proofErr w:type="spellStart"/>
      <w:r>
        <w:t>SCom</w:t>
      </w:r>
      <w:proofErr w:type="spellEnd"/>
      <w:r>
        <w:t xml:space="preserve"> module.</w:t>
      </w:r>
    </w:p>
    <w:p w:rsidR="004A781C" w:rsidRDefault="004A781C">
      <w:pPr>
        <w:pStyle w:val="Heading4"/>
      </w:pPr>
      <w:r>
        <w:t>Module Outputs</w:t>
      </w:r>
    </w:p>
    <w:p w:rsidR="007830F9" w:rsidRPr="007830F9" w:rsidRDefault="007830F9" w:rsidP="007830F9">
      <w:r>
        <w:t>None</w:t>
      </w:r>
    </w:p>
    <w:p w:rsidR="007830F9" w:rsidRPr="007830F9" w:rsidRDefault="004A781C" w:rsidP="007830F9">
      <w:pPr>
        <w:pStyle w:val="Heading4"/>
      </w:pPr>
      <w:r>
        <w:t xml:space="preserve">Module Internal  </w:t>
      </w:r>
    </w:p>
    <w:p w:rsidR="0041354F" w:rsidRDefault="0041354F" w:rsidP="0041354F">
      <w:r>
        <w:t>HwTorque_HwNm_T_f32 = Rte_IRead_PAwTO_Init1_HwTorque_HwNm_</w:t>
      </w:r>
      <w:proofErr w:type="gramStart"/>
      <w:r>
        <w:t>f32()</w:t>
      </w:r>
      <w:proofErr w:type="gramEnd"/>
    </w:p>
    <w:p w:rsidR="0041354F" w:rsidRDefault="0041354F" w:rsidP="0041354F">
      <w:r>
        <w:t xml:space="preserve">PAwTO_HandsOnHwTrqSV_HwNm_M_s4p27 = </w:t>
      </w:r>
      <w:proofErr w:type="spellStart"/>
      <w:r>
        <w:t>FPM_FloatToFixed_</w:t>
      </w:r>
      <w:proofErr w:type="gramStart"/>
      <w:r>
        <w:t>m</w:t>
      </w:r>
      <w:proofErr w:type="spellEnd"/>
      <w:r>
        <w:t>(</w:t>
      </w:r>
      <w:proofErr w:type="gramEnd"/>
      <w:r>
        <w:t>HwTorque_HwNm_T_f32, s4p27_T)</w:t>
      </w:r>
    </w:p>
    <w:p w:rsidR="0041354F" w:rsidRDefault="0041354F" w:rsidP="0041354F">
      <w:r>
        <w:t>Rte_Call_SystemTime_GetSystemTime_mS_</w:t>
      </w:r>
      <w:proofErr w:type="gramStart"/>
      <w:r>
        <w:t>u32(</w:t>
      </w:r>
      <w:proofErr w:type="gramEnd"/>
      <w:r>
        <w:t>&amp;Time_mS_T_u32)</w:t>
      </w:r>
    </w:p>
    <w:p w:rsidR="0041354F" w:rsidRDefault="0041354F" w:rsidP="0041354F">
      <w:r>
        <w:t>PAwTO_BoostCurveSwitchTimer_mS_M_u32 = Time_mS_T_u32</w:t>
      </w:r>
    </w:p>
    <w:p w:rsidR="0041354F" w:rsidRDefault="0041354F" w:rsidP="0041354F">
      <w:r>
        <w:t>PAwTO_LimitPercentFilteredTimer_mS_M_u32 = Time_mS_T_u32</w:t>
      </w:r>
    </w:p>
    <w:p w:rsidR="0041354F" w:rsidRDefault="0041354F" w:rsidP="0041354F">
      <w:r>
        <w:t>PAwTO_RvsGearTimer_mS_M_u32 = Time_mS_T_u32</w:t>
      </w:r>
    </w:p>
    <w:p w:rsidR="0041354F" w:rsidRDefault="0041354F" w:rsidP="0041354F">
      <w:r>
        <w:t>PAwTO_TrqOvRqNotZeroTimer_mS_M_u32 = Time_mS_T_u32</w:t>
      </w:r>
    </w:p>
    <w:p w:rsidR="0041354F" w:rsidRDefault="0041354F" w:rsidP="0041354F">
      <w:r>
        <w:t>PAwTO_VehSpdNotLowTimer_mS_M_u32 = Time_mS_T_u32</w:t>
      </w:r>
    </w:p>
    <w:p w:rsidR="0041354F" w:rsidRDefault="0041354F" w:rsidP="0041354F">
      <w:r>
        <w:t>PAwTO_IWSSWhlSpinTimer_mS_M_u32 = Time_mS_T_u32</w:t>
      </w:r>
    </w:p>
    <w:p w:rsidR="001236F5" w:rsidRDefault="001236F5" w:rsidP="001236F5">
      <w:r>
        <w:t>PAwTO_IWSSWhlSpinClrTimer_mS_M_u32 = Time_mS_T_u32</w:t>
      </w:r>
    </w:p>
    <w:p w:rsidR="0041354F" w:rsidRDefault="0041354F" w:rsidP="0041354F">
      <w:r>
        <w:t>PAwTO_ExcessVehSpdTimer_mS_M_u32 = Time_mS_T_u32</w:t>
      </w:r>
    </w:p>
    <w:p w:rsidR="00156EDE" w:rsidRDefault="00156EDE" w:rsidP="00156EDE">
      <w:r>
        <w:t>PAwTO_ExcessVehSpdclrTimer_mS_M_u32 = Time_mS_T_u32</w:t>
      </w:r>
    </w:p>
    <w:p w:rsidR="0041354F" w:rsidRDefault="0041354F" w:rsidP="0041354F">
      <w:r>
        <w:t>PAwTO_MovMismatchTimer_mS_M_u32 = Time_mS_T_u32</w:t>
      </w:r>
    </w:p>
    <w:p w:rsidR="00156EDE" w:rsidRDefault="00156EDE" w:rsidP="00156EDE">
      <w:r>
        <w:t>PAwTO_MovMismatchClrTimer_mS_M_u32 = Time_mS_T_u32</w:t>
      </w:r>
    </w:p>
    <w:p w:rsidR="0041354F" w:rsidRDefault="0041354F" w:rsidP="0041354F">
      <w:r>
        <w:t>PAwTO_VehicleSpeedMismatchTimer_mS_M_u32 = Time_mS_T_u32</w:t>
      </w:r>
    </w:p>
    <w:p w:rsidR="004A781C" w:rsidRDefault="0041354F" w:rsidP="0041354F">
      <w:r>
        <w:t>Rte_Call_PrkAssistState_SCom_</w:t>
      </w:r>
      <w:proofErr w:type="gramStart"/>
      <w:r>
        <w:t>Transition(</w:t>
      </w:r>
      <w:proofErr w:type="gramEnd"/>
      <w:r>
        <w:t>D_PASTATEINACTIVE_CNT_U08)</w:t>
      </w:r>
    </w:p>
    <w:p w:rsidR="004A781C" w:rsidRDefault="004A781C">
      <w:pPr>
        <w:pStyle w:val="Heading2"/>
      </w:pPr>
      <w:r>
        <w:br w:type="page"/>
      </w:r>
      <w:r>
        <w:lastRenderedPageBreak/>
        <w:t>Periodic Functions</w:t>
      </w:r>
    </w:p>
    <w:p w:rsidR="004A781C" w:rsidRDefault="004A781C">
      <w:r>
        <w:t>(Note: For multiple periodic functions, insert new headers at the “Header 2” level – subset of “5.2 Periodic Functions” and follow the same sub-section design shown below)</w:t>
      </w:r>
    </w:p>
    <w:p w:rsidR="004A781C" w:rsidRDefault="004A781C">
      <w:pPr>
        <w:pStyle w:val="Heading3"/>
      </w:pPr>
      <w:r>
        <w:t xml:space="preserve">Per: </w:t>
      </w:r>
      <w:r w:rsidR="0041354F">
        <w:t>PAwTO</w:t>
      </w:r>
      <w:r>
        <w:t>_</w:t>
      </w:r>
      <w:proofErr w:type="gramStart"/>
      <w:r>
        <w:t>Per</w:t>
      </w:r>
      <w:r w:rsidR="0041354F">
        <w:t>1</w:t>
      </w:r>
      <w:r w:rsidR="007D0100">
        <w:t>(</w:t>
      </w:r>
      <w:proofErr w:type="gramEnd"/>
      <w:r w:rsidR="007D0100">
        <w:t>void</w:t>
      </w:r>
      <w:r>
        <w:t>)</w:t>
      </w:r>
    </w:p>
    <w:p w:rsidR="004A781C" w:rsidRDefault="004A781C">
      <w:pPr>
        <w:pStyle w:val="Heading4"/>
      </w:pPr>
      <w:r>
        <w:t>Design Rationale</w:t>
      </w:r>
    </w:p>
    <w:p w:rsidR="004A781C" w:rsidRDefault="0093535D">
      <w:r>
        <w:t xml:space="preserve">This periodic handles all portions of </w:t>
      </w:r>
      <w:proofErr w:type="spellStart"/>
      <w:r>
        <w:t>PAwTO</w:t>
      </w:r>
      <w:proofErr w:type="spellEnd"/>
      <w:r>
        <w:t xml:space="preserve"> with a 2ms trigger rate.</w:t>
      </w:r>
    </w:p>
    <w:p w:rsidR="004A781C" w:rsidRDefault="004A781C">
      <w:pPr>
        <w:pStyle w:val="Heading4"/>
      </w:pPr>
      <w:r>
        <w:t>Program Flow Start</w:t>
      </w:r>
    </w:p>
    <w:p w:rsidR="004A781C" w:rsidRDefault="00C12444">
      <w:r w:rsidRPr="00C12444">
        <w:t>Rte_Call_PAwTO_Per1_CP0_</w:t>
      </w:r>
      <w:proofErr w:type="gramStart"/>
      <w:r w:rsidRPr="00C12444">
        <w:t>CheckpointReached()</w:t>
      </w:r>
      <w:proofErr w:type="gramEnd"/>
    </w:p>
    <w:p w:rsidR="004A781C" w:rsidRDefault="004A781C">
      <w:pPr>
        <w:pStyle w:val="Heading4"/>
      </w:pPr>
      <w:r>
        <w:t>Store Module Inputs to Local copies</w:t>
      </w:r>
    </w:p>
    <w:p w:rsidR="00C12444" w:rsidRDefault="00C12444" w:rsidP="00C12444">
      <w:proofErr w:type="spellStart"/>
      <w:r>
        <w:t>DiagStsNonRecRmpToZeroFltPres_Cnt_T_lgc</w:t>
      </w:r>
      <w:proofErr w:type="spellEnd"/>
      <w:r>
        <w:t xml:space="preserve"> = Rte_IRead_PAwTO_Per1_DiagStsNonRecRmpToZeroFltPres_Cnt_</w:t>
      </w:r>
      <w:proofErr w:type="gramStart"/>
      <w:r>
        <w:t>lgc()</w:t>
      </w:r>
      <w:proofErr w:type="gramEnd"/>
    </w:p>
    <w:p w:rsidR="00C12444" w:rsidRDefault="00C12444" w:rsidP="00C12444">
      <w:proofErr w:type="spellStart"/>
      <w:r>
        <w:t>DiagStsRecRmpToZeroFltPres_Cnt_T_lgc</w:t>
      </w:r>
      <w:proofErr w:type="spellEnd"/>
      <w:r>
        <w:t xml:space="preserve"> = Rte_IRead_PAwTO_Per1_DiagStsRecRmpToZeroFltPres_Cnt_</w:t>
      </w:r>
      <w:proofErr w:type="gramStart"/>
      <w:r>
        <w:t>lgc()</w:t>
      </w:r>
      <w:proofErr w:type="gramEnd"/>
    </w:p>
    <w:p w:rsidR="00C12444" w:rsidRDefault="00C12444" w:rsidP="00C12444">
      <w:r>
        <w:t>HwTorque_HwNm_T_f32 = Rte_IRead_PAwTO_Per1_HwTorque_HwNm_</w:t>
      </w:r>
      <w:proofErr w:type="gramStart"/>
      <w:r>
        <w:t>f32()</w:t>
      </w:r>
      <w:proofErr w:type="gramEnd"/>
    </w:p>
    <w:p w:rsidR="00C12444" w:rsidRDefault="00C12444" w:rsidP="00C12444">
      <w:r>
        <w:t>LimitPercentFiltered_Uls_T_f32 = Rte_IRead_PAwTO_Per1_LimitPercentFiltered_Uls_</w:t>
      </w:r>
      <w:proofErr w:type="gramStart"/>
      <w:r>
        <w:t>f32()</w:t>
      </w:r>
      <w:proofErr w:type="gramEnd"/>
    </w:p>
    <w:p w:rsidR="00C12444" w:rsidRDefault="00C12444" w:rsidP="00C12444">
      <w:proofErr w:type="spellStart"/>
      <w:r>
        <w:t>PAEnableRqst_Cnt_T_lgc</w:t>
      </w:r>
      <w:proofErr w:type="spellEnd"/>
      <w:r>
        <w:t xml:space="preserve"> = Rte_IRead_PAwTO_Per1_PAEnableRqst_Cnt_</w:t>
      </w:r>
      <w:proofErr w:type="gramStart"/>
      <w:r>
        <w:t>lgc()</w:t>
      </w:r>
      <w:proofErr w:type="gramEnd"/>
    </w:p>
    <w:p w:rsidR="00C12444" w:rsidRDefault="00C12444" w:rsidP="00C12444">
      <w:proofErr w:type="spellStart"/>
      <w:r>
        <w:t>PAErrInterfaceActive_Cnt_T_lgc</w:t>
      </w:r>
      <w:proofErr w:type="spellEnd"/>
      <w:r>
        <w:t xml:space="preserve"> = Rte_IRead_PAwTO_Per1_PAErrInterfaceActive_Cnt_</w:t>
      </w:r>
      <w:proofErr w:type="gramStart"/>
      <w:r>
        <w:t>lgc()</w:t>
      </w:r>
      <w:proofErr w:type="gramEnd"/>
    </w:p>
    <w:p w:rsidR="00C12444" w:rsidRDefault="00C12444" w:rsidP="00C12444">
      <w:proofErr w:type="spellStart"/>
      <w:r>
        <w:t>PAExtSystemFltActive_Cnt_T_lgc</w:t>
      </w:r>
      <w:proofErr w:type="spellEnd"/>
      <w:r>
        <w:t xml:space="preserve"> = Rte_IRead_PAwTO_Per1_PAExtSystemFltActive_Cnt_</w:t>
      </w:r>
      <w:proofErr w:type="gramStart"/>
      <w:r>
        <w:t>lgc()</w:t>
      </w:r>
      <w:proofErr w:type="gramEnd"/>
    </w:p>
    <w:p w:rsidR="00C12444" w:rsidRDefault="00C12444" w:rsidP="00C12444">
      <w:proofErr w:type="spellStart"/>
      <w:r>
        <w:t>PAIntSystemFltActive_Cnt_T_lgc</w:t>
      </w:r>
      <w:proofErr w:type="spellEnd"/>
      <w:r>
        <w:t xml:space="preserve"> = Rte_IRead_PAwTO_Per1_PAIntSystemFltActive_Cnt_</w:t>
      </w:r>
      <w:proofErr w:type="gramStart"/>
      <w:r>
        <w:t>lgc()</w:t>
      </w:r>
      <w:proofErr w:type="gramEnd"/>
    </w:p>
    <w:p w:rsidR="00C12444" w:rsidRDefault="00C12444" w:rsidP="00C12444">
      <w:proofErr w:type="spellStart"/>
      <w:r>
        <w:t>PAWheelCriteriaMet_Cnt_T_lgc</w:t>
      </w:r>
      <w:proofErr w:type="spellEnd"/>
      <w:r>
        <w:t xml:space="preserve"> = Rte_IRead_PAwTO_Per1_PAWheelCriteriaMet_Cnt_</w:t>
      </w:r>
      <w:proofErr w:type="gramStart"/>
      <w:r>
        <w:t>lgc()</w:t>
      </w:r>
      <w:proofErr w:type="gramEnd"/>
    </w:p>
    <w:p w:rsidR="00C12444" w:rsidRDefault="00C12444" w:rsidP="00C12444">
      <w:proofErr w:type="spellStart"/>
      <w:r>
        <w:t>PrkAsstFuncPresent_Cnt_T_lgc</w:t>
      </w:r>
      <w:proofErr w:type="spellEnd"/>
      <w:r>
        <w:t xml:space="preserve"> = Rte_IRead_PAwTO_Per1_PrkAsstFuncPresent_Cnt_</w:t>
      </w:r>
      <w:proofErr w:type="gramStart"/>
      <w:r>
        <w:t>lgc()</w:t>
      </w:r>
      <w:proofErr w:type="gramEnd"/>
    </w:p>
    <w:p w:rsidR="00C12444" w:rsidRDefault="00C12444" w:rsidP="00C12444">
      <w:proofErr w:type="spellStart"/>
      <w:r>
        <w:t>PrkAsstSlewComplete_Cnt_T_lgc</w:t>
      </w:r>
      <w:proofErr w:type="spellEnd"/>
      <w:r>
        <w:t xml:space="preserve"> = Rte_IRead_PAwTO_Per1_PrkAsstSlewComplete_Cnt_</w:t>
      </w:r>
      <w:proofErr w:type="gramStart"/>
      <w:r>
        <w:t>lgc()</w:t>
      </w:r>
      <w:proofErr w:type="gramEnd"/>
    </w:p>
    <w:p w:rsidR="00C12444" w:rsidRDefault="00C12444" w:rsidP="00C12444">
      <w:proofErr w:type="spellStart"/>
      <w:r>
        <w:t>TrqOvReverseGearEngage_Cnt_T_lgc</w:t>
      </w:r>
      <w:proofErr w:type="spellEnd"/>
      <w:r>
        <w:t xml:space="preserve"> = Rte_IRead_PAwTO_Per1_TrqOvReverseGearEngage_Cnt_</w:t>
      </w:r>
      <w:proofErr w:type="gramStart"/>
      <w:r>
        <w:t>lgc()</w:t>
      </w:r>
      <w:proofErr w:type="gramEnd"/>
    </w:p>
    <w:p w:rsidR="00CE0C12" w:rsidRDefault="00762B6F" w:rsidP="00C12444">
      <w:proofErr w:type="spellStart"/>
      <w:r w:rsidRPr="00762B6F">
        <w:t>TOEOLDisable_Cnt_T_lgc</w:t>
      </w:r>
      <w:proofErr w:type="spellEnd"/>
      <w:r w:rsidRPr="00762B6F">
        <w:t xml:space="preserve"> = Rte_IRead_PAwTO_Per1_TOEOLDisable_Cnt_</w:t>
      </w:r>
      <w:proofErr w:type="gramStart"/>
      <w:r w:rsidRPr="00762B6F">
        <w:t>lgc()</w:t>
      </w:r>
      <w:proofErr w:type="gramEnd"/>
    </w:p>
    <w:p w:rsidR="004A781C" w:rsidRDefault="00C12444" w:rsidP="00C12444">
      <w:proofErr w:type="spellStart"/>
      <w:r>
        <w:t>VSpdActvnMet_Cnt_T_lgc</w:t>
      </w:r>
      <w:proofErr w:type="spellEnd"/>
      <w:r>
        <w:t xml:space="preserve"> = </w:t>
      </w:r>
      <w:proofErr w:type="spellStart"/>
      <w:r>
        <w:t>PAwTO_VSpdActvnMet_Cnt_M_lgc</w:t>
      </w:r>
      <w:proofErr w:type="spellEnd"/>
    </w:p>
    <w:p w:rsidR="00C12444" w:rsidRDefault="00C12444" w:rsidP="00C12444"/>
    <w:p w:rsidR="00237F50" w:rsidRDefault="00237F50" w:rsidP="00237F50">
      <w:proofErr w:type="spellStart"/>
      <w:r>
        <w:t>Rte_Call_NxtrDiagMgr_</w:t>
      </w:r>
      <w:proofErr w:type="gramStart"/>
      <w:r>
        <w:t>GetNTCActive</w:t>
      </w:r>
      <w:proofErr w:type="spellEnd"/>
      <w:r>
        <w:t>(</w:t>
      </w:r>
      <w:proofErr w:type="spellStart"/>
      <w:proofErr w:type="gramEnd"/>
      <w:r>
        <w:t>NTC_Num_ExVoltageLow</w:t>
      </w:r>
      <w:proofErr w:type="spellEnd"/>
      <w:r>
        <w:t>, &amp;</w:t>
      </w:r>
      <w:proofErr w:type="spellStart"/>
      <w:r>
        <w:t>NTCLowBattVtg_Cnt_T_lgc</w:t>
      </w:r>
      <w:proofErr w:type="spellEnd"/>
      <w:r>
        <w:t>)</w:t>
      </w:r>
    </w:p>
    <w:p w:rsidR="00237F50" w:rsidRDefault="00237F50" w:rsidP="00237F50">
      <w:proofErr w:type="spellStart"/>
      <w:r>
        <w:t>Rte_Call_NxtrDiagMgr_</w:t>
      </w:r>
      <w:proofErr w:type="gramStart"/>
      <w:r>
        <w:t>GetNTCActive</w:t>
      </w:r>
      <w:proofErr w:type="spellEnd"/>
      <w:r>
        <w:t>(</w:t>
      </w:r>
      <w:proofErr w:type="gramEnd"/>
      <w:r>
        <w:t>NTC_Num_VLF_02, &amp;</w:t>
      </w:r>
      <w:proofErr w:type="spellStart"/>
      <w:r>
        <w:t>ParkAsstActvnFailed_Cnt_T_lgc</w:t>
      </w:r>
      <w:proofErr w:type="spellEnd"/>
      <w:r>
        <w:t>)</w:t>
      </w:r>
    </w:p>
    <w:p w:rsidR="00237F50" w:rsidRDefault="00237F50" w:rsidP="00237F50">
      <w:proofErr w:type="spellStart"/>
      <w:r>
        <w:t>Rte_Call_NxtrDiagMgr_</w:t>
      </w:r>
      <w:proofErr w:type="gramStart"/>
      <w:r>
        <w:t>GetNTCActive</w:t>
      </w:r>
      <w:proofErr w:type="spellEnd"/>
      <w:r>
        <w:t>(</w:t>
      </w:r>
      <w:proofErr w:type="gramEnd"/>
      <w:r>
        <w:t>NTC_Num_VLF_08, &amp;</w:t>
      </w:r>
      <w:proofErr w:type="spellStart"/>
      <w:r>
        <w:t>NTCPAVspdMismatch_Cnt_T_lgc</w:t>
      </w:r>
      <w:proofErr w:type="spellEnd"/>
      <w:r>
        <w:t>)</w:t>
      </w:r>
    </w:p>
    <w:p w:rsidR="00237F50" w:rsidRDefault="00237F50" w:rsidP="00237F50">
      <w:proofErr w:type="spellStart"/>
      <w:r>
        <w:t>Rte_Call_NxtrDiagMgr_</w:t>
      </w:r>
      <w:proofErr w:type="gramStart"/>
      <w:r>
        <w:t>GetNTCActive</w:t>
      </w:r>
      <w:proofErr w:type="spellEnd"/>
      <w:r>
        <w:t>(</w:t>
      </w:r>
      <w:proofErr w:type="gramEnd"/>
      <w:r>
        <w:t>NTC_Num_VLF_05, &amp;</w:t>
      </w:r>
      <w:proofErr w:type="spellStart"/>
      <w:r>
        <w:t>NTCPAIWSSVspdValidity_Cnt_T_lgc</w:t>
      </w:r>
      <w:proofErr w:type="spellEnd"/>
      <w:r>
        <w:t>)</w:t>
      </w:r>
    </w:p>
    <w:p w:rsidR="00237F50" w:rsidRDefault="00237F50" w:rsidP="00237F50">
      <w:proofErr w:type="spellStart"/>
      <w:r>
        <w:t>Rte_Call_NxtrDiagMgr_</w:t>
      </w:r>
      <w:proofErr w:type="gramStart"/>
      <w:r>
        <w:t>GetNTCActive</w:t>
      </w:r>
      <w:proofErr w:type="spellEnd"/>
      <w:r>
        <w:t>(</w:t>
      </w:r>
      <w:proofErr w:type="gramEnd"/>
      <w:r>
        <w:t>NTC_Num_VLF_06, &amp;</w:t>
      </w:r>
      <w:proofErr w:type="spellStart"/>
      <w:r>
        <w:t>NTCPAExcessVspd_Cnt_T_lgc</w:t>
      </w:r>
      <w:proofErr w:type="spellEnd"/>
      <w:r>
        <w:t>)</w:t>
      </w:r>
    </w:p>
    <w:p w:rsidR="00237F50" w:rsidRDefault="00237F50" w:rsidP="00237F50">
      <w:proofErr w:type="spellStart"/>
      <w:r>
        <w:t>Rte_Call_NxtrDiagMgr_</w:t>
      </w:r>
      <w:proofErr w:type="gramStart"/>
      <w:r>
        <w:t>GetNTCActive</w:t>
      </w:r>
      <w:proofErr w:type="spellEnd"/>
      <w:r>
        <w:t>(</w:t>
      </w:r>
      <w:proofErr w:type="gramEnd"/>
      <w:r>
        <w:t>NTC_Num_VLF_07, &amp;</w:t>
      </w:r>
      <w:proofErr w:type="spellStart"/>
      <w:r>
        <w:t>NTCPARationalityChk_Cnt_T_lgc</w:t>
      </w:r>
      <w:proofErr w:type="spellEnd"/>
      <w:r>
        <w:t>)</w:t>
      </w:r>
    </w:p>
    <w:p w:rsidR="00237F50" w:rsidRDefault="00237F50" w:rsidP="00237F50">
      <w:proofErr w:type="spellStart"/>
      <w:r>
        <w:t>Rte_Call_NxtrDiagMgr_</w:t>
      </w:r>
      <w:proofErr w:type="gramStart"/>
      <w:r>
        <w:t>GetNTCActive</w:t>
      </w:r>
      <w:proofErr w:type="spellEnd"/>
      <w:r>
        <w:t>(</w:t>
      </w:r>
      <w:proofErr w:type="spellStart"/>
      <w:proofErr w:type="gramEnd"/>
      <w:r>
        <w:t>NTC_Num_InvalidMsg_W</w:t>
      </w:r>
      <w:proofErr w:type="spellEnd"/>
      <w:r>
        <w:t>, &amp;</w:t>
      </w:r>
      <w:proofErr w:type="spellStart"/>
      <w:r>
        <w:t>NTCTireCircmInvalid_Cnt_T_lgc</w:t>
      </w:r>
      <w:proofErr w:type="spellEnd"/>
      <w:r>
        <w:t>)</w:t>
      </w:r>
    </w:p>
    <w:p w:rsidR="00EB098C" w:rsidRDefault="00EB098C"/>
    <w:p w:rsidR="004A781C" w:rsidRDefault="00C12444">
      <w:pPr>
        <w:pStyle w:val="Heading4"/>
      </w:pPr>
      <w:r w:rsidRPr="00C12444">
        <w:t xml:space="preserve">Hands </w:t>
      </w:r>
      <w:proofErr w:type="gramStart"/>
      <w:r w:rsidRPr="00C12444">
        <w:t>On</w:t>
      </w:r>
      <w:proofErr w:type="gramEnd"/>
      <w:r w:rsidRPr="00C12444">
        <w:t xml:space="preserve"> Detection</w:t>
      </w:r>
    </w:p>
    <w:p w:rsidR="004A781C" w:rsidRDefault="00C12444" w:rsidP="00C12444">
      <w:pPr>
        <w:jc w:val="center"/>
      </w:pPr>
      <w:r>
        <w:object w:dxaOrig="7772" w:dyaOrig="7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364.4pt" o:ole="">
            <v:imagedata r:id="rId10" o:title=""/>
          </v:shape>
          <o:OLEObject Type="Embed" ProgID="Visio.Drawing.11" ShapeID="_x0000_i1025" DrawAspect="Content" ObjectID="_1453286756" r:id="rId11"/>
        </w:object>
      </w:r>
    </w:p>
    <w:p w:rsidR="002E0715" w:rsidRDefault="002E0715">
      <w:pPr>
        <w:pStyle w:val="Heading4"/>
      </w:pPr>
      <w:r w:rsidRPr="002E0715">
        <w:lastRenderedPageBreak/>
        <w:t xml:space="preserve">Process for </w:t>
      </w:r>
      <w:proofErr w:type="spellStart"/>
      <w:r w:rsidRPr="002E0715">
        <w:t>PrkAssist_Activate</w:t>
      </w:r>
      <w:proofErr w:type="spellEnd"/>
      <w:r w:rsidRPr="002E0715">
        <w:t xml:space="preserve"> Flag</w:t>
      </w:r>
    </w:p>
    <w:p w:rsidR="002E0715" w:rsidRPr="002E0715" w:rsidRDefault="00233630" w:rsidP="002E0715">
      <w:pPr>
        <w:jc w:val="center"/>
      </w:pPr>
      <w:r>
        <w:object w:dxaOrig="8920" w:dyaOrig="5590">
          <v:shape id="_x0000_i1026" type="#_x0000_t75" style="width:447.05pt;height:279.25pt" o:ole="">
            <v:imagedata r:id="rId12" o:title=""/>
          </v:shape>
          <o:OLEObject Type="Embed" ProgID="Visio.Drawing.11" ShapeID="_x0000_i1026" DrawAspect="Content" ObjectID="_1453286757" r:id="rId13"/>
        </w:object>
      </w:r>
    </w:p>
    <w:p w:rsidR="002E0715" w:rsidRDefault="002E0715">
      <w:pPr>
        <w:pStyle w:val="Heading4"/>
      </w:pPr>
      <w:r w:rsidRPr="002E0715">
        <w:lastRenderedPageBreak/>
        <w:t xml:space="preserve">Process </w:t>
      </w:r>
      <w:proofErr w:type="spellStart"/>
      <w:r w:rsidRPr="002E0715">
        <w:t>PA_BoostCurv_Switch</w:t>
      </w:r>
      <w:proofErr w:type="spellEnd"/>
      <w:r w:rsidRPr="002E0715">
        <w:t xml:space="preserve"> Output</w:t>
      </w:r>
    </w:p>
    <w:p w:rsidR="002E0715" w:rsidRPr="002E0715" w:rsidRDefault="00233630" w:rsidP="002E0715">
      <w:pPr>
        <w:jc w:val="center"/>
      </w:pPr>
      <w:r>
        <w:object w:dxaOrig="9550" w:dyaOrig="8155">
          <v:shape id="_x0000_i1027" type="#_x0000_t75" style="width:475.85pt;height:408.2pt" o:ole="">
            <v:imagedata r:id="rId14" o:title=""/>
          </v:shape>
          <o:OLEObject Type="Embed" ProgID="Visio.Drawing.11" ShapeID="_x0000_i1027" DrawAspect="Content" ObjectID="_1453286758" r:id="rId15"/>
        </w:object>
      </w:r>
    </w:p>
    <w:p w:rsidR="00C87941" w:rsidRDefault="00C87941">
      <w:pPr>
        <w:pStyle w:val="Heading4"/>
      </w:pPr>
      <w:r w:rsidRPr="00C87941">
        <w:lastRenderedPageBreak/>
        <w:t xml:space="preserve">Processing for </w:t>
      </w:r>
      <w:proofErr w:type="spellStart"/>
      <w:r w:rsidRPr="00C87941">
        <w:t>PrkAssist_Suspend</w:t>
      </w:r>
      <w:proofErr w:type="spellEnd"/>
      <w:r w:rsidRPr="00C87941">
        <w:t xml:space="preserve"> Flag</w:t>
      </w:r>
    </w:p>
    <w:p w:rsidR="00C87941" w:rsidRPr="00C87941" w:rsidRDefault="00DB3861" w:rsidP="00C87941">
      <w:pPr>
        <w:jc w:val="center"/>
      </w:pPr>
      <w:r>
        <w:object w:dxaOrig="10040" w:dyaOrig="10115">
          <v:shape id="_x0000_i1028" type="#_x0000_t75" style="width:501.5pt;height:504.65pt" o:ole="">
            <v:imagedata r:id="rId16" o:title=""/>
          </v:shape>
          <o:OLEObject Type="Embed" ProgID="Visio.Drawing.11" ShapeID="_x0000_i1028" DrawAspect="Content" ObjectID="_1453286759" r:id="rId17"/>
        </w:object>
      </w:r>
    </w:p>
    <w:p w:rsidR="00C87941" w:rsidRDefault="00C87941">
      <w:pPr>
        <w:pStyle w:val="Heading4"/>
      </w:pPr>
      <w:proofErr w:type="spellStart"/>
      <w:r w:rsidRPr="00C87941">
        <w:lastRenderedPageBreak/>
        <w:t>PrkAssist_State</w:t>
      </w:r>
      <w:proofErr w:type="spellEnd"/>
    </w:p>
    <w:p w:rsidR="00C87941" w:rsidRPr="00C87941" w:rsidRDefault="00C87941" w:rsidP="00C87941">
      <w:pPr>
        <w:jc w:val="center"/>
      </w:pPr>
      <w:r>
        <w:object w:dxaOrig="6107" w:dyaOrig="9909">
          <v:shape id="_x0000_i1029" type="#_x0000_t75" style="width:305.55pt;height:495.85pt" o:ole="">
            <v:imagedata r:id="rId18" o:title=""/>
          </v:shape>
          <o:OLEObject Type="Embed" ProgID="Visio.Drawing.11" ShapeID="_x0000_i1029" DrawAspect="Content" ObjectID="_1453286760" r:id="rId19"/>
        </w:object>
      </w:r>
    </w:p>
    <w:p w:rsidR="00C87941" w:rsidRDefault="00C87941" w:rsidP="00C87941">
      <w:pPr>
        <w:pStyle w:val="Heading4"/>
      </w:pPr>
      <w:r>
        <w:lastRenderedPageBreak/>
        <w:t>Inactive Transitions</w:t>
      </w:r>
    </w:p>
    <w:p w:rsidR="00C77E1E" w:rsidRPr="00C77E1E" w:rsidRDefault="00006181" w:rsidP="00C77E1E">
      <w:pPr>
        <w:jc w:val="center"/>
      </w:pPr>
      <w:r>
        <w:object w:dxaOrig="9306" w:dyaOrig="8650">
          <v:shape id="_x0000_i1030" type="#_x0000_t75" style="width:452.05pt;height:420.1pt" o:ole="">
            <v:imagedata r:id="rId20" o:title=""/>
          </v:shape>
          <o:OLEObject Type="Embed" ProgID="Visio.Drawing.11" ShapeID="_x0000_i1030" DrawAspect="Content" ObjectID="_1453286761" r:id="rId21"/>
        </w:object>
      </w:r>
    </w:p>
    <w:p w:rsidR="00C87941" w:rsidRDefault="00C87941" w:rsidP="00C87941">
      <w:pPr>
        <w:pStyle w:val="Heading4"/>
      </w:pPr>
      <w:r>
        <w:lastRenderedPageBreak/>
        <w:t>Active Transitions</w:t>
      </w:r>
    </w:p>
    <w:p w:rsidR="00C77E1E" w:rsidRPr="00C77E1E" w:rsidRDefault="00DB3861" w:rsidP="00C77E1E">
      <w:r>
        <w:object w:dxaOrig="9372" w:dyaOrig="7712">
          <v:shape id="_x0000_i1031" type="#_x0000_t75" style="width:468.3pt;height:385.05pt" o:ole="">
            <v:imagedata r:id="rId22" o:title=""/>
          </v:shape>
          <o:OLEObject Type="Embed" ProgID="Visio.Drawing.11" ShapeID="_x0000_i1031" DrawAspect="Content" ObjectID="_1453286762" r:id="rId23"/>
        </w:object>
      </w:r>
    </w:p>
    <w:p w:rsidR="00C87941" w:rsidRDefault="00C87941" w:rsidP="00C87941">
      <w:pPr>
        <w:pStyle w:val="Heading4"/>
      </w:pPr>
      <w:r>
        <w:lastRenderedPageBreak/>
        <w:t>Recoverable Transitions</w:t>
      </w:r>
    </w:p>
    <w:p w:rsidR="00C77E1E" w:rsidRPr="00C77E1E" w:rsidRDefault="00DB3861" w:rsidP="00C77E1E">
      <w:r>
        <w:object w:dxaOrig="9297" w:dyaOrig="7099">
          <v:shape id="_x0000_i1032" type="#_x0000_t75" style="width:465.2pt;height:356.25pt" o:ole="">
            <v:imagedata r:id="rId24" o:title=""/>
          </v:shape>
          <o:OLEObject Type="Embed" ProgID="Visio.Drawing.11" ShapeID="_x0000_i1032" DrawAspect="Content" ObjectID="_1453286763" r:id="rId25"/>
        </w:object>
      </w:r>
    </w:p>
    <w:p w:rsidR="00095C39" w:rsidRDefault="00095C39">
      <w:pPr>
        <w:pStyle w:val="Heading4"/>
      </w:pPr>
      <w:r>
        <w:lastRenderedPageBreak/>
        <w:t>Transition Complete</w:t>
      </w:r>
    </w:p>
    <w:p w:rsidR="00095C39" w:rsidRPr="00095C39" w:rsidRDefault="00095C39" w:rsidP="00095C39">
      <w:pPr>
        <w:jc w:val="center"/>
      </w:pPr>
      <w:r>
        <w:object w:dxaOrig="4319" w:dyaOrig="6129">
          <v:shape id="_x0000_i1033" type="#_x0000_t75" style="width:3in;height:306.15pt" o:ole="">
            <v:imagedata r:id="rId26" o:title=""/>
          </v:shape>
          <o:OLEObject Type="Embed" ProgID="Visio.Drawing.11" ShapeID="_x0000_i1033" DrawAspect="Content" ObjectID="_1453286764" r:id="rId27"/>
        </w:object>
      </w:r>
    </w:p>
    <w:p w:rsidR="004A781C" w:rsidRDefault="004A781C">
      <w:pPr>
        <w:pStyle w:val="Heading4"/>
      </w:pPr>
      <w:r>
        <w:t>Store Local copy of outputs into Module Outputs</w:t>
      </w:r>
    </w:p>
    <w:p w:rsidR="00095C39" w:rsidRDefault="00095C39" w:rsidP="00095C39">
      <w:r>
        <w:t>Rte_IWrite_P</w:t>
      </w:r>
      <w:r w:rsidR="00816790">
        <w:t>a</w:t>
      </w:r>
      <w:r>
        <w:t>wTO_Per1_HandsOnDetect_Cnt_</w:t>
      </w:r>
      <w:proofErr w:type="gramStart"/>
      <w:r>
        <w:t>lgc(</w:t>
      </w:r>
      <w:proofErr w:type="gramEnd"/>
      <w:r>
        <w:t>HandsOnDetect_Cnt_T_lgc)</w:t>
      </w:r>
    </w:p>
    <w:p w:rsidR="00095C39" w:rsidRDefault="00095C39" w:rsidP="00095C39">
      <w:r>
        <w:t>Rte_I</w:t>
      </w:r>
      <w:r w:rsidR="00816790">
        <w:t>w</w:t>
      </w:r>
      <w:r>
        <w:t>rite_P</w:t>
      </w:r>
      <w:r w:rsidR="00816790">
        <w:t>a</w:t>
      </w:r>
      <w:r>
        <w:t>wTO_Per1_PABoostCurveSwitch_Cnt_</w:t>
      </w:r>
      <w:proofErr w:type="gramStart"/>
      <w:r>
        <w:t>lgc(</w:t>
      </w:r>
      <w:proofErr w:type="gramEnd"/>
      <w:r>
        <w:t>PABoostCurveSwitch_Cnt_T_lgc)</w:t>
      </w:r>
    </w:p>
    <w:p w:rsidR="00095C39" w:rsidRDefault="00095C39" w:rsidP="00095C39">
      <w:r>
        <w:t>Rte_I</w:t>
      </w:r>
      <w:r w:rsidR="00816790">
        <w:t>w</w:t>
      </w:r>
      <w:r>
        <w:t>rite_P</w:t>
      </w:r>
      <w:r w:rsidR="00816790">
        <w:t>a</w:t>
      </w:r>
      <w:r>
        <w:t>wTO_Per1_PrkAssistActive_Cnt_</w:t>
      </w:r>
      <w:proofErr w:type="gramStart"/>
      <w:r>
        <w:t>lgc(</w:t>
      </w:r>
      <w:proofErr w:type="gramEnd"/>
      <w:r>
        <w:t>PrkAssistActive_Cnt_T_lgc)</w:t>
      </w:r>
    </w:p>
    <w:p w:rsidR="00095C39" w:rsidRDefault="00095C39" w:rsidP="00095C39">
      <w:r>
        <w:t>Rte_I</w:t>
      </w:r>
      <w:r w:rsidR="00816790">
        <w:t>w</w:t>
      </w:r>
      <w:r>
        <w:t>rite_P</w:t>
      </w:r>
      <w:r w:rsidR="00816790">
        <w:t>a</w:t>
      </w:r>
      <w:r>
        <w:t>wTO_Per1_PrkAssistState_Cnt_</w:t>
      </w:r>
      <w:proofErr w:type="gramStart"/>
      <w:r>
        <w:t>u08(</w:t>
      </w:r>
      <w:proofErr w:type="gramEnd"/>
      <w:r>
        <w:t>PrkAssistState_Cnt_T_u08)</w:t>
      </w:r>
    </w:p>
    <w:p w:rsidR="004A781C" w:rsidRDefault="00095C39" w:rsidP="00095C39">
      <w:r>
        <w:t>Rte_I</w:t>
      </w:r>
      <w:r w:rsidR="00816790">
        <w:t>w</w:t>
      </w:r>
      <w:r>
        <w:t>rite_P</w:t>
      </w:r>
      <w:r w:rsidR="00816790">
        <w:t>a</w:t>
      </w:r>
      <w:r>
        <w:t>wTO_Per1_PrkAssistSuspend_Cnt_</w:t>
      </w:r>
      <w:proofErr w:type="gramStart"/>
      <w:r>
        <w:t>lgc(</w:t>
      </w:r>
      <w:proofErr w:type="gramEnd"/>
      <w:r>
        <w:t>PrkAssistSuspend_Cnt_T_lgc)</w:t>
      </w:r>
    </w:p>
    <w:p w:rsidR="004A781C" w:rsidRDefault="004A781C">
      <w:pPr>
        <w:pStyle w:val="Heading4"/>
      </w:pPr>
      <w:r>
        <w:t>Program Flow End</w:t>
      </w:r>
    </w:p>
    <w:p w:rsidR="004A781C" w:rsidRDefault="00095C39">
      <w:r w:rsidRPr="00095C39">
        <w:t>Rte_Call_P</w:t>
      </w:r>
      <w:r w:rsidR="00816790" w:rsidRPr="00095C39">
        <w:t>a</w:t>
      </w:r>
      <w:r w:rsidRPr="00095C39">
        <w:t>wTO_Per1_CP1_</w:t>
      </w:r>
      <w:proofErr w:type="gramStart"/>
      <w:r w:rsidRPr="00095C39">
        <w:t>CheckpointReached()</w:t>
      </w:r>
      <w:proofErr w:type="gramEnd"/>
    </w:p>
    <w:p w:rsidR="004A781C" w:rsidRDefault="004A781C"/>
    <w:p w:rsidR="004A781C" w:rsidRDefault="004A781C"/>
    <w:p w:rsidR="005C778B" w:rsidRDefault="004A781C" w:rsidP="005C778B">
      <w:pPr>
        <w:pStyle w:val="Heading3"/>
      </w:pPr>
      <w:r>
        <w:br w:type="page"/>
      </w:r>
      <w:r w:rsidR="005C778B">
        <w:lastRenderedPageBreak/>
        <w:t>Per: P</w:t>
      </w:r>
      <w:r w:rsidR="00816790">
        <w:t>a</w:t>
      </w:r>
      <w:r w:rsidR="005C778B">
        <w:t>wTO_</w:t>
      </w:r>
      <w:proofErr w:type="gramStart"/>
      <w:r w:rsidR="005C778B">
        <w:t>Per2(</w:t>
      </w:r>
      <w:proofErr w:type="gramEnd"/>
      <w:r w:rsidR="005C778B">
        <w:t>void)</w:t>
      </w:r>
    </w:p>
    <w:p w:rsidR="005C778B" w:rsidRDefault="005C778B" w:rsidP="005C778B">
      <w:pPr>
        <w:pStyle w:val="Heading4"/>
      </w:pPr>
      <w:r>
        <w:t>Design Rationale</w:t>
      </w:r>
    </w:p>
    <w:p w:rsidR="005C778B" w:rsidRDefault="005C778B" w:rsidP="005C778B">
      <w:r>
        <w:t xml:space="preserve">This periodic handles all portions of </w:t>
      </w:r>
      <w:proofErr w:type="spellStart"/>
      <w:r>
        <w:t>P</w:t>
      </w:r>
      <w:r w:rsidR="00816790">
        <w:t>a</w:t>
      </w:r>
      <w:r>
        <w:t>wTO</w:t>
      </w:r>
      <w:proofErr w:type="spellEnd"/>
      <w:r>
        <w:t xml:space="preserve"> with a 10ms trigger rate.</w:t>
      </w:r>
    </w:p>
    <w:p w:rsidR="005C778B" w:rsidRDefault="005C778B" w:rsidP="005C778B">
      <w:pPr>
        <w:pStyle w:val="Heading4"/>
      </w:pPr>
      <w:r>
        <w:t>Program Flow Start</w:t>
      </w:r>
    </w:p>
    <w:p w:rsidR="005C778B" w:rsidRDefault="00D02BBB" w:rsidP="005C778B">
      <w:r w:rsidRPr="00D02BBB">
        <w:t>Rte_Call_P</w:t>
      </w:r>
      <w:r w:rsidR="00816790" w:rsidRPr="00D02BBB">
        <w:t>a</w:t>
      </w:r>
      <w:r w:rsidRPr="00D02BBB">
        <w:t>wTO_Per2_CP0_</w:t>
      </w:r>
      <w:proofErr w:type="gramStart"/>
      <w:r w:rsidRPr="00D02BBB">
        <w:t>CheckpointReached()</w:t>
      </w:r>
      <w:proofErr w:type="gramEnd"/>
    </w:p>
    <w:p w:rsidR="00D02BBB" w:rsidRDefault="005C778B" w:rsidP="00D02BBB">
      <w:pPr>
        <w:pStyle w:val="Heading4"/>
      </w:pPr>
      <w:r>
        <w:t>Store Module Inputs to Local copies</w:t>
      </w:r>
    </w:p>
    <w:p w:rsidR="00D02BBB" w:rsidRDefault="00D02BBB" w:rsidP="00D02BBB">
      <w:r>
        <w:t>IWSSCalcVspd_Kph_T_f32 = Rte_I</w:t>
      </w:r>
      <w:r w:rsidR="00816790">
        <w:t>r</w:t>
      </w:r>
      <w:r>
        <w:t>ead_P</w:t>
      </w:r>
      <w:r w:rsidR="00816790">
        <w:t>a</w:t>
      </w:r>
      <w:r>
        <w:t>wTO_Per2_IWSSCalcVspd_Kph_</w:t>
      </w:r>
      <w:proofErr w:type="gramStart"/>
      <w:r>
        <w:t>f32()</w:t>
      </w:r>
      <w:proofErr w:type="gramEnd"/>
    </w:p>
    <w:p w:rsidR="00D02BBB" w:rsidRDefault="00D02BBB" w:rsidP="00D02BBB">
      <w:proofErr w:type="spellStart"/>
      <w:r>
        <w:t>PAEnableRqst_Cnt_T_lgc</w:t>
      </w:r>
      <w:proofErr w:type="spellEnd"/>
      <w:r>
        <w:t xml:space="preserve"> = Rte_I</w:t>
      </w:r>
      <w:r w:rsidR="00816790">
        <w:t>r</w:t>
      </w:r>
      <w:r>
        <w:t>ead_P</w:t>
      </w:r>
      <w:r w:rsidR="00816790">
        <w:t>a</w:t>
      </w:r>
      <w:r>
        <w:t>wTO_Per2_PAEnableRqst_Cnt_</w:t>
      </w:r>
      <w:proofErr w:type="gramStart"/>
      <w:r>
        <w:t>lgc()</w:t>
      </w:r>
      <w:proofErr w:type="gramEnd"/>
    </w:p>
    <w:p w:rsidR="00D02BBB" w:rsidRDefault="00D02BBB" w:rsidP="00D02BBB">
      <w:r>
        <w:t>PAManoeuvrePhase_Cnt_u08 = Rte_I</w:t>
      </w:r>
      <w:r w:rsidR="00816790">
        <w:t>r</w:t>
      </w:r>
      <w:r>
        <w:t>ead_P</w:t>
      </w:r>
      <w:r w:rsidR="00816790">
        <w:t>a</w:t>
      </w:r>
      <w:r>
        <w:t>wTO_Per2_PAManoeuvrePhase_Cnt_</w:t>
      </w:r>
      <w:proofErr w:type="gramStart"/>
      <w:r>
        <w:t>u08()</w:t>
      </w:r>
      <w:proofErr w:type="gramEnd"/>
    </w:p>
    <w:p w:rsidR="00D02BBB" w:rsidRDefault="00D02BBB" w:rsidP="00D02BBB">
      <w:r>
        <w:t>PATrqOvCmdRqst_HwNm_T_f32 = Rte_I</w:t>
      </w:r>
      <w:r w:rsidR="00816790">
        <w:t>r</w:t>
      </w:r>
      <w:r>
        <w:t>ead_P</w:t>
      </w:r>
      <w:r w:rsidR="00816790">
        <w:t>a</w:t>
      </w:r>
      <w:r>
        <w:t>wTO_Per2_PATrqOvCmdRqst_HwNm_</w:t>
      </w:r>
      <w:proofErr w:type="gramStart"/>
      <w:r>
        <w:t>f32()</w:t>
      </w:r>
      <w:proofErr w:type="gramEnd"/>
    </w:p>
    <w:p w:rsidR="00D02BBB" w:rsidRDefault="00D02BBB" w:rsidP="00D02BBB">
      <w:r>
        <w:t>PAWhlDirRLStat_Cnt_T_u08 = Rte_I</w:t>
      </w:r>
      <w:r w:rsidR="00816790">
        <w:t>r</w:t>
      </w:r>
      <w:r>
        <w:t>ead_P</w:t>
      </w:r>
      <w:r w:rsidR="00816790">
        <w:t>a</w:t>
      </w:r>
      <w:r>
        <w:t>wTO_Per2_PAWhlDirRLStat_Cnt_</w:t>
      </w:r>
      <w:proofErr w:type="gramStart"/>
      <w:r>
        <w:t>u08()</w:t>
      </w:r>
      <w:proofErr w:type="gramEnd"/>
    </w:p>
    <w:p w:rsidR="00D02BBB" w:rsidRDefault="00D02BBB" w:rsidP="00D02BBB">
      <w:r>
        <w:t>PAWhlDirRRStat_Cnt_T_u08 = Rte_I</w:t>
      </w:r>
      <w:r w:rsidR="00816790">
        <w:t>r</w:t>
      </w:r>
      <w:r>
        <w:t>ead_P</w:t>
      </w:r>
      <w:r w:rsidR="00816790">
        <w:t>a</w:t>
      </w:r>
      <w:r>
        <w:t>wTO_Per2_PAWhlDirRRStat_Cnt_</w:t>
      </w:r>
      <w:proofErr w:type="gramStart"/>
      <w:r>
        <w:t>u08()</w:t>
      </w:r>
      <w:proofErr w:type="gramEnd"/>
    </w:p>
    <w:p w:rsidR="00D02BBB" w:rsidRDefault="00D02BBB" w:rsidP="00D02BBB">
      <w:proofErr w:type="spellStart"/>
      <w:r>
        <w:t>PAWhlPlsCntRLValid_Cnt_T_lgc</w:t>
      </w:r>
      <w:proofErr w:type="spellEnd"/>
      <w:r>
        <w:t xml:space="preserve"> = Rte_I</w:t>
      </w:r>
      <w:r w:rsidR="00816790">
        <w:t>r</w:t>
      </w:r>
      <w:r>
        <w:t>ead_P</w:t>
      </w:r>
      <w:r w:rsidR="00816790">
        <w:t>a</w:t>
      </w:r>
      <w:r>
        <w:t>wTO_Per2_PAWhlPlsCntRLValid_Cnt_</w:t>
      </w:r>
      <w:proofErr w:type="gramStart"/>
      <w:r>
        <w:t>lgc()</w:t>
      </w:r>
      <w:proofErr w:type="gramEnd"/>
    </w:p>
    <w:p w:rsidR="00D02BBB" w:rsidRDefault="00D02BBB" w:rsidP="00D02BBB">
      <w:proofErr w:type="spellStart"/>
      <w:r>
        <w:t>PAWhlPlsCntRRValid_Cnt_T_lgc</w:t>
      </w:r>
      <w:proofErr w:type="spellEnd"/>
      <w:r>
        <w:t xml:space="preserve"> = Rte_I</w:t>
      </w:r>
      <w:r w:rsidR="00816790">
        <w:t>r</w:t>
      </w:r>
      <w:r>
        <w:t>ead_P</w:t>
      </w:r>
      <w:r w:rsidR="00816790">
        <w:t>a</w:t>
      </w:r>
      <w:r>
        <w:t>wTO_Per2_PAWhlPlsCntRRValid_Cnt_</w:t>
      </w:r>
      <w:proofErr w:type="gramStart"/>
      <w:r>
        <w:t>lgc()</w:t>
      </w:r>
      <w:proofErr w:type="gramEnd"/>
    </w:p>
    <w:p w:rsidR="00D02BBB" w:rsidRDefault="00D02BBB" w:rsidP="00D02BBB">
      <w:proofErr w:type="spellStart"/>
      <w:r>
        <w:t>TrqOvReverseGearEngage_Cnt_T_lgc</w:t>
      </w:r>
      <w:proofErr w:type="spellEnd"/>
      <w:r>
        <w:t xml:space="preserve"> = Rte_I</w:t>
      </w:r>
      <w:r w:rsidR="00816790">
        <w:t>r</w:t>
      </w:r>
      <w:r>
        <w:t>ead_P</w:t>
      </w:r>
      <w:r w:rsidR="00816790">
        <w:t>a</w:t>
      </w:r>
      <w:r>
        <w:t>wTO_Per2_TrqOvReverseGearEngage_Cnt_</w:t>
      </w:r>
      <w:proofErr w:type="gramStart"/>
      <w:r>
        <w:t>lgc()</w:t>
      </w:r>
      <w:proofErr w:type="gramEnd"/>
    </w:p>
    <w:p w:rsidR="00D02BBB" w:rsidRDefault="00D02BBB" w:rsidP="00D02BBB">
      <w:r>
        <w:t>VehicleSpeed_Kph_T_f32 = Rte_I</w:t>
      </w:r>
      <w:r w:rsidR="00816790">
        <w:t>r</w:t>
      </w:r>
      <w:r>
        <w:t>ead_P</w:t>
      </w:r>
      <w:r w:rsidR="00816790">
        <w:t>a</w:t>
      </w:r>
      <w:r>
        <w:t>wTO_Per2_VehicleSpeed_Kph_</w:t>
      </w:r>
      <w:proofErr w:type="gramStart"/>
      <w:r>
        <w:t>f32()</w:t>
      </w:r>
      <w:proofErr w:type="gramEnd"/>
    </w:p>
    <w:p w:rsidR="009D311E" w:rsidRDefault="00D02BBB" w:rsidP="009D311E">
      <w:r>
        <w:t>PrkAssistState_Cnt_T_u08 = P</w:t>
      </w:r>
      <w:r w:rsidR="00816790">
        <w:t>a</w:t>
      </w:r>
      <w:r>
        <w:t>wTO_PrkAssistState_Cnt_M_u08</w:t>
      </w:r>
    </w:p>
    <w:p w:rsidR="000A2975" w:rsidRDefault="000A2975" w:rsidP="000A2975">
      <w:proofErr w:type="spellStart"/>
      <w:r>
        <w:t>Rte_Call_NxtrDiagMgr_</w:t>
      </w:r>
      <w:proofErr w:type="gramStart"/>
      <w:r>
        <w:t>GetNTC</w:t>
      </w:r>
      <w:r w:rsidR="005909B0">
        <w:t>Active</w:t>
      </w:r>
      <w:proofErr w:type="spellEnd"/>
      <w:r>
        <w:t>(</w:t>
      </w:r>
      <w:proofErr w:type="gramEnd"/>
      <w:r>
        <w:t>NTC_Num_VLF_05, &amp;</w:t>
      </w:r>
      <w:proofErr w:type="spellStart"/>
      <w:r>
        <w:t>NTCPAIWSSVspdValidity_Cnt_T_lgc</w:t>
      </w:r>
      <w:proofErr w:type="spellEnd"/>
      <w:r>
        <w:t>)</w:t>
      </w:r>
    </w:p>
    <w:p w:rsidR="000A2975" w:rsidRDefault="000A2975" w:rsidP="000A2975">
      <w:proofErr w:type="spellStart"/>
      <w:r>
        <w:t>Rte_Call_NxtrDiagMgr_</w:t>
      </w:r>
      <w:proofErr w:type="gramStart"/>
      <w:r>
        <w:t>GetNTC</w:t>
      </w:r>
      <w:r w:rsidR="005909B0">
        <w:t>Active</w:t>
      </w:r>
      <w:proofErr w:type="spellEnd"/>
      <w:r>
        <w:t>(</w:t>
      </w:r>
      <w:proofErr w:type="gramEnd"/>
      <w:r>
        <w:t>NTC_Num_VLF_06, &amp;</w:t>
      </w:r>
      <w:proofErr w:type="spellStart"/>
      <w:r>
        <w:t>NTCPAExcessVspd_Cnt_T_lgc</w:t>
      </w:r>
      <w:proofErr w:type="spellEnd"/>
      <w:r>
        <w:t>)</w:t>
      </w:r>
    </w:p>
    <w:p w:rsidR="000A2975" w:rsidRDefault="000A2975" w:rsidP="000A2975">
      <w:proofErr w:type="spellStart"/>
      <w:r>
        <w:t>Rte_Call_NxtrDiagMgr_</w:t>
      </w:r>
      <w:proofErr w:type="gramStart"/>
      <w:r>
        <w:t>GetNTC</w:t>
      </w:r>
      <w:r w:rsidR="005909B0">
        <w:t>Active</w:t>
      </w:r>
      <w:proofErr w:type="spellEnd"/>
      <w:r>
        <w:t>(</w:t>
      </w:r>
      <w:proofErr w:type="gramEnd"/>
      <w:r>
        <w:t>NTC_Num_VLF_07, &amp;</w:t>
      </w:r>
      <w:proofErr w:type="spellStart"/>
      <w:r>
        <w:t>NTCPARationalityChk_Cnt_T_lgc</w:t>
      </w:r>
      <w:proofErr w:type="spellEnd"/>
      <w:r>
        <w:t>)</w:t>
      </w:r>
    </w:p>
    <w:p w:rsidR="00663C97" w:rsidRPr="00127938" w:rsidRDefault="00BD3611" w:rsidP="00663C97">
      <w:pPr>
        <w:rPr>
          <w:lang w:val="fr-FR"/>
        </w:rPr>
      </w:pPr>
      <w:r w:rsidRPr="00127938">
        <w:rPr>
          <w:lang w:val="fr-FR"/>
        </w:rPr>
        <w:t xml:space="preserve">PAWhlDirRLStat_Cnt_T_u08 = </w:t>
      </w:r>
      <w:proofErr w:type="spellStart"/>
      <w:r w:rsidRPr="00127938">
        <w:rPr>
          <w:lang w:val="fr-FR"/>
        </w:rPr>
        <w:t>Min_</w:t>
      </w:r>
      <w:proofErr w:type="gramStart"/>
      <w:r w:rsidRPr="00127938">
        <w:rPr>
          <w:lang w:val="fr-FR"/>
        </w:rPr>
        <w:t>m</w:t>
      </w:r>
      <w:proofErr w:type="spellEnd"/>
      <w:r w:rsidRPr="00127938">
        <w:rPr>
          <w:lang w:val="fr-FR"/>
        </w:rPr>
        <w:t>(</w:t>
      </w:r>
      <w:proofErr w:type="gramEnd"/>
      <w:r w:rsidRPr="00127938">
        <w:rPr>
          <w:lang w:val="fr-FR"/>
        </w:rPr>
        <w:t>PAWhlDirRLStat_Cnt_T_u08, D_INVALID_CNT_U08)</w:t>
      </w:r>
    </w:p>
    <w:p w:rsidR="00663C97" w:rsidRDefault="00663C97" w:rsidP="00663C97">
      <w:pPr>
        <w:rPr>
          <w:lang w:val="fr-FR"/>
        </w:rPr>
      </w:pPr>
      <w:r w:rsidRPr="00663C97">
        <w:rPr>
          <w:lang w:val="fr-FR"/>
        </w:rPr>
        <w:t xml:space="preserve">PAWhlDirRRStat_Cnt_T_u08 = </w:t>
      </w:r>
      <w:proofErr w:type="spellStart"/>
      <w:r w:rsidRPr="00663C97">
        <w:rPr>
          <w:lang w:val="fr-FR"/>
        </w:rPr>
        <w:t>Min_</w:t>
      </w:r>
      <w:proofErr w:type="gramStart"/>
      <w:r w:rsidRPr="00663C97">
        <w:rPr>
          <w:lang w:val="fr-FR"/>
        </w:rPr>
        <w:t>m</w:t>
      </w:r>
      <w:proofErr w:type="spellEnd"/>
      <w:r w:rsidRPr="00663C97">
        <w:rPr>
          <w:lang w:val="fr-FR"/>
        </w:rPr>
        <w:t>(</w:t>
      </w:r>
      <w:proofErr w:type="gramEnd"/>
      <w:r w:rsidRPr="00663C97">
        <w:rPr>
          <w:lang w:val="fr-FR"/>
        </w:rPr>
        <w:t>PAWhlDirRRStat_Cnt_T_u08, D_INVALID_CNT_U08)</w:t>
      </w:r>
    </w:p>
    <w:p w:rsidR="000A2975" w:rsidRPr="00BA5256" w:rsidRDefault="00E666C6" w:rsidP="00663C97">
      <w:proofErr w:type="spellStart"/>
      <w:r w:rsidRPr="00BA5256">
        <w:t>PrkAsstFuncPresent_Cnt_T_lgc</w:t>
      </w:r>
      <w:proofErr w:type="spellEnd"/>
      <w:r w:rsidRPr="00BA5256">
        <w:t xml:space="preserve"> = Rte_IRead_PAwTO_Per2_PrkAsstFuncPresent_Cnt_</w:t>
      </w:r>
      <w:proofErr w:type="gramStart"/>
      <w:r w:rsidRPr="00BA5256">
        <w:t>lgc()</w:t>
      </w:r>
      <w:proofErr w:type="gramEnd"/>
    </w:p>
    <w:p w:rsidR="00663C97" w:rsidRDefault="00663C97" w:rsidP="00D02BBB">
      <w:pPr>
        <w:pStyle w:val="Heading4"/>
      </w:pPr>
      <w:r w:rsidRPr="00663C97">
        <w:lastRenderedPageBreak/>
        <w:t>Incorrect Park Assist Activation Diagnostic</w:t>
      </w:r>
    </w:p>
    <w:p w:rsidR="00947C63" w:rsidRDefault="00ED1328" w:rsidP="00663C97">
      <w:pPr>
        <w:jc w:val="center"/>
      </w:pPr>
      <w:r>
        <w:object w:dxaOrig="10492" w:dyaOrig="10814">
          <v:shape id="_x0000_i1034" type="#_x0000_t75" style="width:485.2pt;height:499.6pt" o:ole="">
            <v:imagedata r:id="rId28" o:title=""/>
          </v:shape>
          <o:OLEObject Type="Embed" ProgID="Visio.Drawing.11" ShapeID="_x0000_i1034" DrawAspect="Content" ObjectID="_1453286765" r:id="rId29"/>
        </w:object>
      </w:r>
    </w:p>
    <w:p w:rsidR="00947C63" w:rsidRDefault="00947C63" w:rsidP="00947C63">
      <w:pPr>
        <w:pStyle w:val="Heading4"/>
      </w:pPr>
      <w:r>
        <w:lastRenderedPageBreak/>
        <w:t>Torque Overlay Zero Check</w:t>
      </w:r>
    </w:p>
    <w:p w:rsidR="001E0BC7" w:rsidRDefault="001057A2" w:rsidP="001E0BC7">
      <w:r>
        <w:object w:dxaOrig="9410" w:dyaOrig="8790">
          <v:shape id="_x0000_i1035" type="#_x0000_t75" style="width:392.55pt;height:368.15pt" o:ole="">
            <v:imagedata r:id="rId30" o:title=""/>
          </v:shape>
          <o:OLEObject Type="Embed" ProgID="Visio.Drawing.11" ShapeID="_x0000_i1035" DrawAspect="Content" ObjectID="_1453286766" r:id="rId31"/>
        </w:object>
      </w:r>
    </w:p>
    <w:p w:rsidR="001E0BC7" w:rsidRDefault="001E0BC7" w:rsidP="00947C63">
      <w:pPr>
        <w:pStyle w:val="Heading4"/>
      </w:pPr>
      <w:r>
        <w:lastRenderedPageBreak/>
        <w:t>Vehicle Speed Check</w:t>
      </w:r>
    </w:p>
    <w:p w:rsidR="00593788" w:rsidRDefault="00843181" w:rsidP="001E0BC7">
      <w:r>
        <w:object w:dxaOrig="9139" w:dyaOrig="15755">
          <v:shape id="_x0000_i1036" type="#_x0000_t75" style="width:329.95pt;height:569.75pt" o:ole="">
            <v:imagedata r:id="rId32" o:title=""/>
          </v:shape>
          <o:OLEObject Type="Embed" ProgID="Visio.Drawing.11" ShapeID="_x0000_i1036" DrawAspect="Content" ObjectID="_1453286767" r:id="rId33"/>
        </w:object>
      </w:r>
    </w:p>
    <w:p w:rsidR="00593788" w:rsidRDefault="00602E8B" w:rsidP="00593788">
      <w:pPr>
        <w:pStyle w:val="Heading4"/>
      </w:pPr>
      <w:r w:rsidRPr="00602E8B">
        <w:lastRenderedPageBreak/>
        <w:t>IWSS Signal Validity Check and Wheel Spin Signal Processing</w:t>
      </w:r>
    </w:p>
    <w:p w:rsidR="00602E8B" w:rsidRDefault="007C5352" w:rsidP="00602E8B">
      <w:pPr>
        <w:jc w:val="center"/>
      </w:pPr>
      <w:r>
        <w:object w:dxaOrig="10125" w:dyaOrig="12851">
          <v:shape id="_x0000_i1037" type="#_x0000_t75" style="width:412.6pt;height:524.65pt" o:ole="">
            <v:imagedata r:id="rId34" o:title=""/>
          </v:shape>
          <o:OLEObject Type="Embed" ProgID="Visio.Drawing.11" ShapeID="_x0000_i1037" DrawAspect="Content" ObjectID="_1453286768" r:id="rId35"/>
        </w:object>
      </w:r>
    </w:p>
    <w:p w:rsidR="003B6015" w:rsidRDefault="003B6015" w:rsidP="00602E8B">
      <w:pPr>
        <w:pStyle w:val="Heading4"/>
      </w:pPr>
      <w:r>
        <w:lastRenderedPageBreak/>
        <w:t>IWSS Wheel Spin Inactive</w:t>
      </w:r>
    </w:p>
    <w:p w:rsidR="004624D1" w:rsidRDefault="00D03F30" w:rsidP="003B6015">
      <w:pPr>
        <w:jc w:val="center"/>
      </w:pPr>
      <w:r>
        <w:object w:dxaOrig="9173" w:dyaOrig="10854">
          <v:shape id="_x0000_i1044" type="#_x0000_t75" style="width:457.05pt;height:542.2pt" o:ole="">
            <v:imagedata r:id="rId36" o:title=""/>
          </v:shape>
          <o:OLEObject Type="Embed" ProgID="Visio.Drawing.11" ShapeID="_x0000_i1044" DrawAspect="Content" ObjectID="_1453286769" r:id="rId37"/>
        </w:object>
      </w:r>
      <w:bookmarkStart w:id="0" w:name="_GoBack"/>
      <w:bookmarkEnd w:id="0"/>
    </w:p>
    <w:p w:rsidR="004624D1" w:rsidRDefault="004624D1" w:rsidP="004624D1">
      <w:pPr>
        <w:pStyle w:val="Heading4"/>
      </w:pPr>
      <w:r>
        <w:lastRenderedPageBreak/>
        <w:t>Calculate IWSS Computed Spin</w:t>
      </w:r>
    </w:p>
    <w:p w:rsidR="004624D1" w:rsidRDefault="004624D1" w:rsidP="004624D1">
      <w:pPr>
        <w:jc w:val="center"/>
      </w:pPr>
      <w:r>
        <w:object w:dxaOrig="7373" w:dyaOrig="5459">
          <v:shape id="_x0000_i1038" type="#_x0000_t75" style="width:368.15pt;height:272.95pt" o:ole="">
            <v:imagedata r:id="rId38" o:title=""/>
          </v:shape>
          <o:OLEObject Type="Embed" ProgID="Visio.Drawing.11" ShapeID="_x0000_i1038" DrawAspect="Content" ObjectID="_1453286770" r:id="rId39"/>
        </w:object>
      </w:r>
    </w:p>
    <w:p w:rsidR="004624D1" w:rsidRDefault="004624D1" w:rsidP="004624D1">
      <w:pPr>
        <w:pStyle w:val="Heading4"/>
      </w:pPr>
      <w:r w:rsidRPr="004624D1">
        <w:lastRenderedPageBreak/>
        <w:t>Excessive Vehicle Speed Condition</w:t>
      </w:r>
    </w:p>
    <w:p w:rsidR="00FA6781" w:rsidRDefault="0059299C" w:rsidP="004624D1">
      <w:pPr>
        <w:jc w:val="center"/>
      </w:pPr>
      <w:r>
        <w:object w:dxaOrig="10125" w:dyaOrig="10845">
          <v:shape id="_x0000_i1039" type="#_x0000_t75" style="width:427pt;height:542.2pt" o:ole="">
            <v:imagedata r:id="rId40" o:title=""/>
          </v:shape>
          <o:OLEObject Type="Embed" ProgID="Visio.Drawing.11" ShapeID="_x0000_i1039" DrawAspect="Content" ObjectID="_1453286771" r:id="rId41"/>
        </w:object>
      </w:r>
    </w:p>
    <w:p w:rsidR="00FA6781" w:rsidRDefault="00FA6781" w:rsidP="00FA6781">
      <w:pPr>
        <w:pStyle w:val="Heading4"/>
      </w:pPr>
      <w:r>
        <w:lastRenderedPageBreak/>
        <w:t xml:space="preserve">Excess </w:t>
      </w:r>
      <w:proofErr w:type="spellStart"/>
      <w:r>
        <w:t>Veh</w:t>
      </w:r>
      <w:proofErr w:type="spellEnd"/>
      <w:r>
        <w:t xml:space="preserve"> Speed Inactive</w:t>
      </w:r>
    </w:p>
    <w:p w:rsidR="000634D3" w:rsidRDefault="007C5352" w:rsidP="00FA6781">
      <w:pPr>
        <w:jc w:val="center"/>
      </w:pPr>
      <w:r>
        <w:object w:dxaOrig="11215" w:dyaOrig="8990">
          <v:shape id="_x0000_i1040" type="#_x0000_t75" style="width:560.35pt;height:450.15pt" o:ole="">
            <v:imagedata r:id="rId42" o:title=""/>
          </v:shape>
          <o:OLEObject Type="Embed" ProgID="Visio.Drawing.11" ShapeID="_x0000_i1040" DrawAspect="Content" ObjectID="_1453286772" r:id="rId43"/>
        </w:object>
      </w:r>
    </w:p>
    <w:p w:rsidR="000634D3" w:rsidRDefault="000634D3" w:rsidP="000634D3">
      <w:pPr>
        <w:pStyle w:val="Heading4"/>
      </w:pPr>
      <w:r w:rsidRPr="000634D3">
        <w:lastRenderedPageBreak/>
        <w:t xml:space="preserve">Actual Vehicle Longitudinal Movement </w:t>
      </w:r>
      <w:proofErr w:type="gramStart"/>
      <w:r w:rsidRPr="000634D3">
        <w:t>and  PPPA</w:t>
      </w:r>
      <w:proofErr w:type="gramEnd"/>
      <w:r w:rsidRPr="000634D3">
        <w:t xml:space="preserve"> Computed Movement Mismatch Condition</w:t>
      </w:r>
    </w:p>
    <w:p w:rsidR="00EF006B" w:rsidRDefault="0059299C" w:rsidP="00EF006B">
      <w:pPr>
        <w:jc w:val="center"/>
      </w:pPr>
      <w:r>
        <w:object w:dxaOrig="13005" w:dyaOrig="13545">
          <v:shape id="_x0000_i1041" type="#_x0000_t75" style="width:443.25pt;height:462.05pt" o:ole="">
            <v:imagedata r:id="rId44" o:title=""/>
          </v:shape>
          <o:OLEObject Type="Embed" ProgID="Visio.Drawing.11" ShapeID="_x0000_i1041" DrawAspect="Content" ObjectID="_1453286773" r:id="rId45"/>
        </w:object>
      </w:r>
    </w:p>
    <w:p w:rsidR="007E2329" w:rsidRDefault="007E2329" w:rsidP="00EF006B">
      <w:pPr>
        <w:pStyle w:val="Heading4"/>
      </w:pPr>
      <w:r>
        <w:lastRenderedPageBreak/>
        <w:t>Move Mismatch Inactive</w:t>
      </w:r>
    </w:p>
    <w:p w:rsidR="007E2329" w:rsidRPr="007E2329" w:rsidRDefault="007C5352" w:rsidP="007E2329">
      <w:pPr>
        <w:jc w:val="center"/>
      </w:pPr>
      <w:r>
        <w:object w:dxaOrig="12595" w:dyaOrig="11035">
          <v:shape id="_x0000_i1042" type="#_x0000_t75" style="width:450.8pt;height:393.8pt" o:ole="">
            <v:imagedata r:id="rId46" o:title=""/>
          </v:shape>
          <o:OLEObject Type="Embed" ProgID="Visio.Drawing.11" ShapeID="_x0000_i1042" DrawAspect="Content" ObjectID="_1453286774" r:id="rId47"/>
        </w:object>
      </w:r>
    </w:p>
    <w:p w:rsidR="00EF006B" w:rsidRDefault="00EF006B" w:rsidP="00EF006B">
      <w:pPr>
        <w:pStyle w:val="Heading4"/>
      </w:pPr>
      <w:r w:rsidRPr="00EF006B">
        <w:lastRenderedPageBreak/>
        <w:t>ESC and IWSS Vehicle Speed Signal Mismatch Condition</w:t>
      </w:r>
    </w:p>
    <w:p w:rsidR="008815FF" w:rsidRDefault="007C5352" w:rsidP="00EF006B">
      <w:pPr>
        <w:jc w:val="center"/>
      </w:pPr>
      <w:r>
        <w:object w:dxaOrig="11340" w:dyaOrig="13185">
          <v:shape id="_x0000_i1043" type="#_x0000_t75" style="width:453.9pt;height:525.3pt" o:ole="">
            <v:imagedata r:id="rId48" o:title=""/>
          </v:shape>
          <o:OLEObject Type="Embed" ProgID="Visio.Drawing.11" ShapeID="_x0000_i1043" DrawAspect="Content" ObjectID="_1453286775" r:id="rId49"/>
        </w:object>
      </w:r>
    </w:p>
    <w:p w:rsidR="008815FF" w:rsidRDefault="008815FF" w:rsidP="008815FF">
      <w:pPr>
        <w:pStyle w:val="Heading4"/>
      </w:pPr>
      <w:r>
        <w:lastRenderedPageBreak/>
        <w:t>Program Flow End</w:t>
      </w:r>
    </w:p>
    <w:p w:rsidR="004A781C" w:rsidRDefault="008815FF" w:rsidP="00BB2502">
      <w:r w:rsidRPr="008815FF">
        <w:t>Rte_Call_P</w:t>
      </w:r>
      <w:r w:rsidR="00816790" w:rsidRPr="008815FF">
        <w:t>a</w:t>
      </w:r>
      <w:r w:rsidRPr="008815FF">
        <w:t>wTO_Per2_CP1_</w:t>
      </w:r>
      <w:proofErr w:type="gramStart"/>
      <w:r w:rsidRPr="008815FF">
        <w:t>CheckpointReached(</w:t>
      </w:r>
      <w:proofErr w:type="gramEnd"/>
      <w:r w:rsidRPr="008815FF">
        <w:t>)</w:t>
      </w:r>
      <w:r w:rsidR="004A781C">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BB2502">
      <w:r>
        <w:t>The order of execution of the two periodic is not important.</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64619A" w:rsidP="00F957FA">
            <w:pPr>
              <w:spacing w:before="60"/>
              <w:rPr>
                <w:rFonts w:ascii="Arial" w:hAnsi="Arial" w:cs="Arial"/>
                <w:sz w:val="16"/>
                <w:szCs w:val="16"/>
              </w:rPr>
            </w:pPr>
            <w:r w:rsidRPr="0064619A">
              <w:rPr>
                <w:rFonts w:ascii="Arial" w:hAnsi="Arial" w:cs="Arial"/>
                <w:sz w:val="16"/>
                <w:szCs w:val="16"/>
              </w:rPr>
              <w:t>P</w:t>
            </w:r>
            <w:r w:rsidR="00816790" w:rsidRPr="0064619A">
              <w:rPr>
                <w:rFonts w:ascii="Arial" w:hAnsi="Arial" w:cs="Arial"/>
                <w:sz w:val="16"/>
                <w:szCs w:val="16"/>
              </w:rPr>
              <w:t>a</w:t>
            </w:r>
            <w:r w:rsidRPr="0064619A">
              <w:rPr>
                <w:rFonts w:ascii="Arial" w:hAnsi="Arial" w:cs="Arial"/>
                <w:sz w:val="16"/>
                <w:szCs w:val="16"/>
              </w:rPr>
              <w:t>wTO_Per1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64619A" w:rsidP="00F957FA">
            <w:pPr>
              <w:spacing w:before="60"/>
              <w:rPr>
                <w:rFonts w:ascii="Arial" w:hAnsi="Arial" w:cs="Arial"/>
                <w:sz w:val="16"/>
                <w:szCs w:val="16"/>
              </w:rPr>
            </w:pPr>
            <w:r>
              <w:rPr>
                <w:rFonts w:ascii="Arial" w:hAnsi="Arial" w:cs="Arial"/>
                <w:sz w:val="16"/>
                <w:szCs w:val="16"/>
              </w:rPr>
              <w:t>2ms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64619A" w:rsidP="00F957FA">
            <w:pPr>
              <w:spacing w:before="60"/>
              <w:rPr>
                <w:rFonts w:ascii="Arial" w:hAnsi="Arial" w:cs="Arial"/>
                <w:sz w:val="16"/>
                <w:szCs w:val="16"/>
              </w:rPr>
            </w:pPr>
            <w:r>
              <w:rPr>
                <w:rFonts w:ascii="Arial" w:hAnsi="Arial" w:cs="Arial"/>
                <w:sz w:val="16"/>
                <w:szCs w:val="16"/>
              </w:rPr>
              <w:t xml:space="preserve">Warm </w:t>
            </w:r>
            <w:proofErr w:type="spellStart"/>
            <w:r>
              <w:rPr>
                <w:rFonts w:ascii="Arial" w:hAnsi="Arial" w:cs="Arial"/>
                <w:sz w:val="16"/>
                <w:szCs w:val="16"/>
              </w:rPr>
              <w:t>Init</w:t>
            </w:r>
            <w:proofErr w:type="spellEnd"/>
            <w:r>
              <w:rPr>
                <w:rFonts w:ascii="Arial" w:hAnsi="Arial" w:cs="Arial"/>
                <w:sz w:val="16"/>
                <w:szCs w:val="16"/>
              </w:rPr>
              <w:t>, Disable, Operate</w:t>
            </w:r>
          </w:p>
        </w:tc>
      </w:tr>
      <w:tr w:rsidR="0064619A" w:rsidRPr="00381542" w:rsidTr="00B54697">
        <w:tc>
          <w:tcPr>
            <w:tcW w:w="3168" w:type="dxa"/>
            <w:tcBorders>
              <w:top w:val="single" w:sz="6" w:space="0" w:color="auto"/>
              <w:left w:val="single" w:sz="6" w:space="0" w:color="auto"/>
              <w:bottom w:val="single" w:sz="6" w:space="0" w:color="auto"/>
              <w:right w:val="single" w:sz="6" w:space="0" w:color="auto"/>
            </w:tcBorders>
          </w:tcPr>
          <w:p w:rsidR="0064619A" w:rsidRPr="0064619A" w:rsidRDefault="0064619A" w:rsidP="00F957FA">
            <w:pPr>
              <w:spacing w:before="60"/>
              <w:rPr>
                <w:rFonts w:ascii="Arial" w:hAnsi="Arial" w:cs="Arial"/>
                <w:sz w:val="16"/>
                <w:szCs w:val="16"/>
              </w:rPr>
            </w:pPr>
            <w:r w:rsidRPr="0064619A">
              <w:rPr>
                <w:rFonts w:ascii="Arial" w:hAnsi="Arial" w:cs="Arial"/>
                <w:sz w:val="16"/>
                <w:szCs w:val="16"/>
              </w:rPr>
              <w:t>P</w:t>
            </w:r>
            <w:r w:rsidR="00816790" w:rsidRPr="0064619A">
              <w:rPr>
                <w:rFonts w:ascii="Arial" w:hAnsi="Arial" w:cs="Arial"/>
                <w:sz w:val="16"/>
                <w:szCs w:val="16"/>
              </w:rPr>
              <w:t>a</w:t>
            </w:r>
            <w:r w:rsidRPr="0064619A">
              <w:rPr>
                <w:rFonts w:ascii="Arial" w:hAnsi="Arial" w:cs="Arial"/>
                <w:sz w:val="16"/>
                <w:szCs w:val="16"/>
              </w:rPr>
              <w:t>wTO_Per</w:t>
            </w:r>
            <w:r>
              <w:rPr>
                <w:rFonts w:ascii="Arial" w:hAnsi="Arial" w:cs="Arial"/>
                <w:sz w:val="16"/>
                <w:szCs w:val="16"/>
              </w:rPr>
              <w:t>2</w:t>
            </w:r>
          </w:p>
        </w:tc>
        <w:tc>
          <w:tcPr>
            <w:tcW w:w="2070" w:type="dxa"/>
            <w:tcBorders>
              <w:top w:val="single" w:sz="6" w:space="0" w:color="auto"/>
              <w:left w:val="single" w:sz="6" w:space="0" w:color="auto"/>
              <w:bottom w:val="single" w:sz="6" w:space="0" w:color="auto"/>
              <w:right w:val="single" w:sz="6" w:space="0" w:color="auto"/>
            </w:tcBorders>
          </w:tcPr>
          <w:p w:rsidR="0064619A" w:rsidRPr="00381542" w:rsidRDefault="0064619A" w:rsidP="00F957FA">
            <w:pPr>
              <w:spacing w:before="60"/>
              <w:rPr>
                <w:rFonts w:ascii="Arial" w:hAnsi="Arial" w:cs="Arial"/>
                <w:sz w:val="16"/>
                <w:szCs w:val="16"/>
              </w:rPr>
            </w:pPr>
            <w:r>
              <w:rPr>
                <w:rFonts w:ascii="Arial" w:hAnsi="Arial" w:cs="Arial"/>
                <w:sz w:val="16"/>
                <w:szCs w:val="16"/>
              </w:rPr>
              <w:t>10ms</w:t>
            </w:r>
          </w:p>
        </w:tc>
        <w:tc>
          <w:tcPr>
            <w:tcW w:w="3690" w:type="dxa"/>
            <w:tcBorders>
              <w:top w:val="single" w:sz="6" w:space="0" w:color="auto"/>
              <w:left w:val="single" w:sz="6" w:space="0" w:color="auto"/>
              <w:bottom w:val="single" w:sz="6" w:space="0" w:color="auto"/>
              <w:right w:val="single" w:sz="6" w:space="0" w:color="auto"/>
            </w:tcBorders>
          </w:tcPr>
          <w:p w:rsidR="0064619A" w:rsidRPr="00381542" w:rsidRDefault="0064619A" w:rsidP="00F957FA">
            <w:pPr>
              <w:spacing w:before="60"/>
              <w:rPr>
                <w:rFonts w:ascii="Arial" w:hAnsi="Arial" w:cs="Arial"/>
                <w:sz w:val="16"/>
                <w:szCs w:val="16"/>
              </w:rPr>
            </w:pPr>
            <w:r>
              <w:rPr>
                <w:rFonts w:ascii="Arial" w:hAnsi="Arial" w:cs="Arial"/>
                <w:sz w:val="16"/>
                <w:szCs w:val="16"/>
              </w:rPr>
              <w:t xml:space="preserve">Warm </w:t>
            </w:r>
            <w:proofErr w:type="spellStart"/>
            <w:r>
              <w:rPr>
                <w:rFonts w:ascii="Arial" w:hAnsi="Arial" w:cs="Arial"/>
                <w:sz w:val="16"/>
                <w:szCs w:val="16"/>
              </w:rPr>
              <w:t>Init</w:t>
            </w:r>
            <w:proofErr w:type="spellEnd"/>
            <w:r>
              <w:rPr>
                <w:rFonts w:ascii="Arial" w:hAnsi="Arial" w:cs="Arial"/>
                <w:sz w:val="16"/>
                <w:szCs w:val="16"/>
              </w:rPr>
              <w:t>, Disable, Operate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7E2329" w:rsidRDefault="007E2329" w:rsidP="007E2329">
      <w:pPr>
        <w:pStyle w:val="Heading1"/>
      </w:pPr>
      <w:r>
        <w:t>Memory Map Definition Requirements</w:t>
      </w:r>
    </w:p>
    <w:p w:rsidR="007E2329" w:rsidRDefault="007E2329" w:rsidP="007E2329">
      <w:pPr>
        <w:pStyle w:val="Heading2"/>
      </w:pPr>
      <w:r>
        <w:t>Sub Modules (Functions)</w:t>
      </w:r>
    </w:p>
    <w:p w:rsidR="007E2329" w:rsidRDefault="007E2329" w:rsidP="007E2329">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7E2329" w:rsidTr="00990F4F">
        <w:tc>
          <w:tcPr>
            <w:tcW w:w="4464" w:type="dxa"/>
            <w:tcBorders>
              <w:top w:val="single" w:sz="6" w:space="0" w:color="auto"/>
              <w:left w:val="single" w:sz="6" w:space="0" w:color="auto"/>
              <w:bottom w:val="single" w:sz="6" w:space="0" w:color="auto"/>
              <w:right w:val="single" w:sz="6" w:space="0" w:color="auto"/>
            </w:tcBorders>
            <w:shd w:val="pct30" w:color="FFFF00" w:fill="FFFFFF"/>
          </w:tcPr>
          <w:p w:rsidR="007E2329" w:rsidRDefault="007E2329" w:rsidP="00990F4F">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7E2329" w:rsidRDefault="007E2329" w:rsidP="00990F4F">
            <w:pPr>
              <w:spacing w:before="60"/>
              <w:jc w:val="center"/>
              <w:rPr>
                <w:rFonts w:ascii="Arial" w:hAnsi="Arial" w:cs="Arial"/>
                <w:sz w:val="16"/>
              </w:rPr>
            </w:pPr>
            <w:r>
              <w:rPr>
                <w:rFonts w:ascii="Arial" w:hAnsi="Arial" w:cs="Arial"/>
                <w:sz w:val="16"/>
              </w:rPr>
              <w:t>Software Segment</w:t>
            </w:r>
          </w:p>
        </w:tc>
      </w:tr>
      <w:tr w:rsidR="007E2329" w:rsidTr="00990F4F">
        <w:tc>
          <w:tcPr>
            <w:tcW w:w="4464" w:type="dxa"/>
            <w:tcBorders>
              <w:top w:val="single" w:sz="6" w:space="0" w:color="auto"/>
              <w:left w:val="single" w:sz="6" w:space="0" w:color="auto"/>
              <w:bottom w:val="single" w:sz="6" w:space="0" w:color="auto"/>
              <w:right w:val="single" w:sz="6" w:space="0" w:color="auto"/>
            </w:tcBorders>
          </w:tcPr>
          <w:p w:rsidR="007E2329" w:rsidRDefault="00881ACE" w:rsidP="00881ACE">
            <w:pPr>
              <w:spacing w:before="60"/>
              <w:rPr>
                <w:rFonts w:ascii="Arial" w:hAnsi="Arial" w:cs="Arial"/>
                <w:sz w:val="16"/>
              </w:rPr>
            </w:pPr>
            <w:r>
              <w:rPr>
                <w:rFonts w:ascii="Arial" w:hAnsi="Arial" w:cs="Arial"/>
                <w:sz w:val="16"/>
              </w:rPr>
              <w:t>P</w:t>
            </w:r>
            <w:r w:rsidR="00816790">
              <w:rPr>
                <w:rFonts w:ascii="Arial" w:hAnsi="Arial" w:cs="Arial"/>
                <w:sz w:val="16"/>
              </w:rPr>
              <w:t>a</w:t>
            </w:r>
            <w:r>
              <w:rPr>
                <w:rFonts w:ascii="Arial" w:hAnsi="Arial" w:cs="Arial"/>
                <w:sz w:val="16"/>
              </w:rPr>
              <w:t>wTO_Init1</w:t>
            </w:r>
          </w:p>
        </w:tc>
        <w:tc>
          <w:tcPr>
            <w:tcW w:w="4464" w:type="dxa"/>
            <w:tcBorders>
              <w:top w:val="single" w:sz="6" w:space="0" w:color="auto"/>
              <w:left w:val="single" w:sz="6" w:space="0" w:color="auto"/>
              <w:bottom w:val="single" w:sz="6" w:space="0" w:color="auto"/>
              <w:right w:val="single" w:sz="6" w:space="0" w:color="auto"/>
            </w:tcBorders>
          </w:tcPr>
          <w:p w:rsidR="007E2329" w:rsidRDefault="00881ACE" w:rsidP="00990F4F">
            <w:pPr>
              <w:spacing w:before="60"/>
              <w:rPr>
                <w:rFonts w:ascii="Arial" w:hAnsi="Arial" w:cs="Arial"/>
                <w:sz w:val="16"/>
              </w:rPr>
            </w:pPr>
            <w:r w:rsidRPr="00881ACE">
              <w:rPr>
                <w:rFonts w:ascii="Arial" w:hAnsi="Arial" w:cs="Arial"/>
                <w:sz w:val="16"/>
              </w:rPr>
              <w:t>RTE_START_SEC_AP_HALFTO_APPL_CODE</w:t>
            </w:r>
          </w:p>
        </w:tc>
      </w:tr>
      <w:tr w:rsidR="00881ACE" w:rsidTr="00990F4F">
        <w:tc>
          <w:tcPr>
            <w:tcW w:w="4464" w:type="dxa"/>
            <w:tcBorders>
              <w:top w:val="single" w:sz="6" w:space="0" w:color="auto"/>
              <w:left w:val="single" w:sz="6" w:space="0" w:color="auto"/>
              <w:bottom w:val="single" w:sz="6" w:space="0" w:color="auto"/>
              <w:right w:val="single" w:sz="6" w:space="0" w:color="auto"/>
            </w:tcBorders>
          </w:tcPr>
          <w:p w:rsidR="00881ACE" w:rsidRDefault="00881ACE" w:rsidP="00881ACE">
            <w:pPr>
              <w:spacing w:before="60"/>
              <w:rPr>
                <w:rFonts w:ascii="Arial" w:hAnsi="Arial" w:cs="Arial"/>
                <w:sz w:val="16"/>
              </w:rPr>
            </w:pPr>
            <w:r>
              <w:rPr>
                <w:rFonts w:ascii="Arial" w:hAnsi="Arial" w:cs="Arial"/>
                <w:sz w:val="16"/>
              </w:rPr>
              <w:t>P</w:t>
            </w:r>
            <w:r w:rsidR="00816790">
              <w:rPr>
                <w:rFonts w:ascii="Arial" w:hAnsi="Arial" w:cs="Arial"/>
                <w:sz w:val="16"/>
              </w:rPr>
              <w:t>a</w:t>
            </w:r>
            <w:r>
              <w:rPr>
                <w:rFonts w:ascii="Arial" w:hAnsi="Arial" w:cs="Arial"/>
                <w:sz w:val="16"/>
              </w:rPr>
              <w:t>wTO_Per1</w:t>
            </w:r>
          </w:p>
        </w:tc>
        <w:tc>
          <w:tcPr>
            <w:tcW w:w="4464" w:type="dxa"/>
            <w:tcBorders>
              <w:top w:val="single" w:sz="6" w:space="0" w:color="auto"/>
              <w:left w:val="single" w:sz="6" w:space="0" w:color="auto"/>
              <w:bottom w:val="single" w:sz="6" w:space="0" w:color="auto"/>
              <w:right w:val="single" w:sz="6" w:space="0" w:color="auto"/>
            </w:tcBorders>
          </w:tcPr>
          <w:p w:rsidR="00881ACE" w:rsidRDefault="00881ACE" w:rsidP="00990F4F">
            <w:pPr>
              <w:spacing w:before="60"/>
              <w:rPr>
                <w:rFonts w:ascii="Arial" w:hAnsi="Arial" w:cs="Arial"/>
                <w:sz w:val="16"/>
              </w:rPr>
            </w:pPr>
            <w:r w:rsidRPr="00881ACE">
              <w:rPr>
                <w:rFonts w:ascii="Arial" w:hAnsi="Arial" w:cs="Arial"/>
                <w:sz w:val="16"/>
              </w:rPr>
              <w:t>RTE_START_SEC_AP_HALFTO_APPL_CODE</w:t>
            </w:r>
          </w:p>
        </w:tc>
      </w:tr>
      <w:tr w:rsidR="007E2329" w:rsidTr="00990F4F">
        <w:tc>
          <w:tcPr>
            <w:tcW w:w="4464" w:type="dxa"/>
            <w:tcBorders>
              <w:top w:val="single" w:sz="6" w:space="0" w:color="auto"/>
              <w:left w:val="single" w:sz="6" w:space="0" w:color="auto"/>
              <w:bottom w:val="single" w:sz="6" w:space="0" w:color="auto"/>
              <w:right w:val="single" w:sz="6" w:space="0" w:color="auto"/>
            </w:tcBorders>
          </w:tcPr>
          <w:p w:rsidR="007E2329" w:rsidRDefault="00881ACE" w:rsidP="00990F4F">
            <w:pPr>
              <w:spacing w:before="60"/>
              <w:rPr>
                <w:rFonts w:ascii="Arial" w:hAnsi="Arial" w:cs="Arial"/>
                <w:sz w:val="16"/>
              </w:rPr>
            </w:pPr>
            <w:r>
              <w:rPr>
                <w:rFonts w:ascii="Arial" w:hAnsi="Arial" w:cs="Arial"/>
                <w:sz w:val="16"/>
              </w:rPr>
              <w:t>P</w:t>
            </w:r>
            <w:r w:rsidR="00816790">
              <w:rPr>
                <w:rFonts w:ascii="Arial" w:hAnsi="Arial" w:cs="Arial"/>
                <w:sz w:val="16"/>
              </w:rPr>
              <w:t>a</w:t>
            </w:r>
            <w:r>
              <w:rPr>
                <w:rFonts w:ascii="Arial" w:hAnsi="Arial" w:cs="Arial"/>
                <w:sz w:val="16"/>
              </w:rPr>
              <w:t>wTO_Per2</w:t>
            </w:r>
          </w:p>
        </w:tc>
        <w:tc>
          <w:tcPr>
            <w:tcW w:w="4464" w:type="dxa"/>
            <w:tcBorders>
              <w:top w:val="single" w:sz="6" w:space="0" w:color="auto"/>
              <w:left w:val="single" w:sz="6" w:space="0" w:color="auto"/>
              <w:bottom w:val="single" w:sz="6" w:space="0" w:color="auto"/>
              <w:right w:val="single" w:sz="6" w:space="0" w:color="auto"/>
            </w:tcBorders>
          </w:tcPr>
          <w:p w:rsidR="007E2329" w:rsidRDefault="00881ACE" w:rsidP="00990F4F">
            <w:pPr>
              <w:spacing w:before="60"/>
              <w:rPr>
                <w:rFonts w:ascii="Arial" w:hAnsi="Arial" w:cs="Arial"/>
                <w:sz w:val="16"/>
              </w:rPr>
            </w:pPr>
            <w:r w:rsidRPr="00881ACE">
              <w:rPr>
                <w:rFonts w:ascii="Arial" w:hAnsi="Arial" w:cs="Arial"/>
                <w:sz w:val="16"/>
              </w:rPr>
              <w:t>RTE_START_SEC_AP_HALFTO_APPL_CODE</w:t>
            </w:r>
          </w:p>
        </w:tc>
      </w:tr>
    </w:tbl>
    <w:p w:rsidR="007E2329" w:rsidRDefault="007E2329" w:rsidP="007E2329">
      <w:pPr>
        <w:pStyle w:val="Heading2"/>
        <w:numPr>
          <w:ilvl w:val="0"/>
          <w:numId w:val="0"/>
        </w:numPr>
        <w:ind w:left="576"/>
      </w:pPr>
    </w:p>
    <w:p w:rsidR="007E2329" w:rsidRDefault="007E2329" w:rsidP="007E2329">
      <w:pPr>
        <w:pStyle w:val="Heading2"/>
      </w:pPr>
      <w:r>
        <w:t>Local Functions</w:t>
      </w:r>
    </w:p>
    <w:p w:rsidR="007E2329" w:rsidRDefault="007E2329" w:rsidP="007E2329">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7E2329" w:rsidTr="00990F4F">
        <w:tc>
          <w:tcPr>
            <w:tcW w:w="4464" w:type="dxa"/>
            <w:tcBorders>
              <w:top w:val="single" w:sz="6" w:space="0" w:color="auto"/>
              <w:left w:val="single" w:sz="6" w:space="0" w:color="auto"/>
              <w:bottom w:val="single" w:sz="6" w:space="0" w:color="auto"/>
              <w:right w:val="single" w:sz="6" w:space="0" w:color="auto"/>
            </w:tcBorders>
            <w:shd w:val="pct30" w:color="FFFF00" w:fill="FFFFFF"/>
          </w:tcPr>
          <w:p w:rsidR="007E2329" w:rsidRDefault="007E2329" w:rsidP="00990F4F">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7E2329" w:rsidRDefault="007E2329" w:rsidP="00990F4F">
            <w:pPr>
              <w:spacing w:before="60"/>
              <w:jc w:val="center"/>
              <w:rPr>
                <w:rFonts w:ascii="Arial" w:hAnsi="Arial" w:cs="Arial"/>
                <w:sz w:val="16"/>
              </w:rPr>
            </w:pPr>
            <w:r>
              <w:rPr>
                <w:rFonts w:ascii="Arial" w:hAnsi="Arial" w:cs="Arial"/>
                <w:sz w:val="16"/>
              </w:rPr>
              <w:t>Software Segment</w:t>
            </w:r>
          </w:p>
        </w:tc>
      </w:tr>
      <w:tr w:rsidR="007E2329" w:rsidTr="00990F4F">
        <w:tc>
          <w:tcPr>
            <w:tcW w:w="4464" w:type="dxa"/>
            <w:tcBorders>
              <w:top w:val="single" w:sz="6" w:space="0" w:color="auto"/>
              <w:left w:val="single" w:sz="6" w:space="0" w:color="auto"/>
              <w:bottom w:val="single" w:sz="6" w:space="0" w:color="auto"/>
              <w:right w:val="single" w:sz="6" w:space="0" w:color="auto"/>
            </w:tcBorders>
          </w:tcPr>
          <w:p w:rsidR="007E2329" w:rsidRDefault="007E2329" w:rsidP="00990F4F">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7E2329" w:rsidRDefault="007E2329" w:rsidP="00990F4F">
            <w:pPr>
              <w:spacing w:before="60"/>
              <w:rPr>
                <w:rFonts w:ascii="Arial" w:hAnsi="Arial" w:cs="Arial"/>
                <w:sz w:val="16"/>
              </w:rPr>
            </w:pPr>
          </w:p>
        </w:tc>
      </w:tr>
    </w:tbl>
    <w:p w:rsidR="004A781C" w:rsidRDefault="004A781C" w:rsidP="00557AAE">
      <w:pPr>
        <w:pStyle w:val="Heading1"/>
      </w:pPr>
      <w:r>
        <w:br w:type="page"/>
      </w:r>
      <w:r>
        <w:lastRenderedPageBreak/>
        <w:t xml:space="preserve">Known Issues / Limitations </w:t>
      </w:r>
      <w:proofErr w:type="gramStart"/>
      <w:r>
        <w:t>With</w:t>
      </w:r>
      <w:proofErr w:type="gramEnd"/>
      <w:r>
        <w:t xml:space="preserve"> Design</w:t>
      </w:r>
    </w:p>
    <w:p w:rsidR="004A781C" w:rsidRDefault="00D6750C">
      <w:pPr>
        <w:numPr>
          <w:ilvl w:val="0"/>
          <w:numId w:val="6"/>
        </w:numPr>
      </w:pPr>
      <w:r w:rsidRPr="00D6750C">
        <w:t xml:space="preserve">Inline functions in </w:t>
      </w:r>
      <w:proofErr w:type="spellStart"/>
      <w:r w:rsidRPr="00D6750C">
        <w:t>GlobalMacro.h</w:t>
      </w:r>
      <w:proofErr w:type="spellEnd"/>
      <w:r w:rsidRPr="00D6750C">
        <w:t xml:space="preserve"> are not unit tested.</w:t>
      </w:r>
    </w:p>
    <w:p w:rsidR="004A781C" w:rsidRDefault="004A781C">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586C4E" w:rsidTr="00586C4E">
        <w:tc>
          <w:tcPr>
            <w:tcW w:w="662" w:type="dxa"/>
          </w:tcPr>
          <w:p w:rsidR="00586C4E" w:rsidRDefault="00586C4E">
            <w:pPr>
              <w:spacing w:before="60"/>
              <w:rPr>
                <w:rFonts w:ascii="Arial" w:hAnsi="Arial" w:cs="Arial"/>
                <w:b/>
                <w:bCs/>
                <w:sz w:val="16"/>
              </w:rPr>
            </w:pPr>
            <w:r>
              <w:rPr>
                <w:rFonts w:ascii="Arial" w:hAnsi="Arial" w:cs="Arial"/>
                <w:b/>
                <w:bCs/>
                <w:sz w:val="16"/>
              </w:rPr>
              <w:t>Rev #</w:t>
            </w:r>
          </w:p>
        </w:tc>
        <w:tc>
          <w:tcPr>
            <w:tcW w:w="6210" w:type="dxa"/>
          </w:tcPr>
          <w:p w:rsidR="00586C4E" w:rsidRDefault="00586C4E">
            <w:pPr>
              <w:spacing w:before="60"/>
              <w:rPr>
                <w:rFonts w:ascii="Arial" w:hAnsi="Arial" w:cs="Arial"/>
                <w:b/>
                <w:bCs/>
                <w:sz w:val="16"/>
              </w:rPr>
            </w:pPr>
            <w:r>
              <w:rPr>
                <w:rFonts w:ascii="Arial" w:hAnsi="Arial" w:cs="Arial"/>
                <w:b/>
                <w:bCs/>
                <w:sz w:val="16"/>
              </w:rPr>
              <w:t>Change Description</w:t>
            </w:r>
          </w:p>
        </w:tc>
        <w:tc>
          <w:tcPr>
            <w:tcW w:w="1080" w:type="dxa"/>
          </w:tcPr>
          <w:p w:rsidR="00586C4E" w:rsidRDefault="00586C4E">
            <w:pPr>
              <w:spacing w:before="60"/>
              <w:rPr>
                <w:rFonts w:ascii="Arial" w:hAnsi="Arial" w:cs="Arial"/>
                <w:b/>
                <w:bCs/>
                <w:sz w:val="16"/>
              </w:rPr>
            </w:pPr>
            <w:r>
              <w:rPr>
                <w:rFonts w:ascii="Arial" w:hAnsi="Arial" w:cs="Arial"/>
                <w:b/>
                <w:bCs/>
                <w:sz w:val="16"/>
              </w:rPr>
              <w:t xml:space="preserve">Date </w:t>
            </w:r>
          </w:p>
        </w:tc>
        <w:tc>
          <w:tcPr>
            <w:tcW w:w="1105" w:type="dxa"/>
          </w:tcPr>
          <w:p w:rsidR="00586C4E" w:rsidRDefault="00586C4E">
            <w:pPr>
              <w:spacing w:before="60"/>
              <w:rPr>
                <w:rFonts w:ascii="Arial" w:hAnsi="Arial" w:cs="Arial"/>
                <w:b/>
                <w:bCs/>
                <w:sz w:val="16"/>
              </w:rPr>
            </w:pPr>
            <w:r>
              <w:rPr>
                <w:rFonts w:ascii="Arial" w:hAnsi="Arial" w:cs="Arial"/>
                <w:b/>
                <w:bCs/>
                <w:sz w:val="16"/>
              </w:rPr>
              <w:t>Author Initials</w:t>
            </w:r>
          </w:p>
        </w:tc>
      </w:tr>
      <w:tr w:rsidR="00586C4E" w:rsidTr="00586C4E">
        <w:tc>
          <w:tcPr>
            <w:tcW w:w="662" w:type="dxa"/>
          </w:tcPr>
          <w:p w:rsidR="00586C4E" w:rsidRDefault="00586C4E">
            <w:pPr>
              <w:spacing w:before="60"/>
              <w:rPr>
                <w:rFonts w:ascii="Arial" w:hAnsi="Arial" w:cs="Arial"/>
                <w:sz w:val="16"/>
              </w:rPr>
            </w:pPr>
            <w:r>
              <w:rPr>
                <w:rFonts w:ascii="Arial" w:hAnsi="Arial" w:cs="Arial"/>
                <w:sz w:val="16"/>
              </w:rPr>
              <w:t>1</w:t>
            </w:r>
          </w:p>
        </w:tc>
        <w:tc>
          <w:tcPr>
            <w:tcW w:w="6210" w:type="dxa"/>
          </w:tcPr>
          <w:p w:rsidR="00586C4E" w:rsidRDefault="00586C4E">
            <w:pPr>
              <w:spacing w:before="60"/>
              <w:rPr>
                <w:rFonts w:ascii="Arial" w:hAnsi="Arial" w:cs="Arial"/>
                <w:sz w:val="16"/>
              </w:rPr>
            </w:pPr>
            <w:r>
              <w:rPr>
                <w:rFonts w:ascii="Arial" w:hAnsi="Arial" w:cs="Arial"/>
                <w:sz w:val="16"/>
              </w:rPr>
              <w:t>Initial component creation.</w:t>
            </w:r>
          </w:p>
        </w:tc>
        <w:tc>
          <w:tcPr>
            <w:tcW w:w="1080" w:type="dxa"/>
          </w:tcPr>
          <w:p w:rsidR="00586C4E" w:rsidRDefault="00586C4E">
            <w:pPr>
              <w:spacing w:before="60"/>
              <w:rPr>
                <w:rFonts w:ascii="Arial" w:hAnsi="Arial" w:cs="Arial"/>
                <w:sz w:val="16"/>
              </w:rPr>
            </w:pPr>
            <w:r>
              <w:rPr>
                <w:rFonts w:ascii="Arial" w:hAnsi="Arial" w:cs="Arial"/>
                <w:sz w:val="16"/>
              </w:rPr>
              <w:t>5-Nov-12</w:t>
            </w:r>
          </w:p>
        </w:tc>
        <w:tc>
          <w:tcPr>
            <w:tcW w:w="1105" w:type="dxa"/>
          </w:tcPr>
          <w:p w:rsidR="00586C4E" w:rsidRDefault="00586C4E">
            <w:pPr>
              <w:spacing w:before="60"/>
              <w:rPr>
                <w:rFonts w:ascii="Arial" w:hAnsi="Arial" w:cs="Arial"/>
                <w:sz w:val="16"/>
              </w:rPr>
            </w:pPr>
            <w:r>
              <w:rPr>
                <w:rFonts w:ascii="Arial" w:hAnsi="Arial" w:cs="Arial"/>
                <w:sz w:val="16"/>
              </w:rPr>
              <w:t>BWL</w:t>
            </w:r>
          </w:p>
        </w:tc>
      </w:tr>
      <w:tr w:rsidR="0073362D" w:rsidTr="00586C4E">
        <w:tc>
          <w:tcPr>
            <w:tcW w:w="662" w:type="dxa"/>
          </w:tcPr>
          <w:p w:rsidR="0073362D" w:rsidRDefault="0073362D">
            <w:pPr>
              <w:spacing w:before="60"/>
              <w:rPr>
                <w:rFonts w:ascii="Arial" w:hAnsi="Arial" w:cs="Arial"/>
                <w:sz w:val="16"/>
              </w:rPr>
            </w:pPr>
            <w:r>
              <w:rPr>
                <w:rFonts w:ascii="Arial" w:hAnsi="Arial" w:cs="Arial"/>
                <w:sz w:val="16"/>
              </w:rPr>
              <w:t>2</w:t>
            </w:r>
          </w:p>
        </w:tc>
        <w:tc>
          <w:tcPr>
            <w:tcW w:w="6210" w:type="dxa"/>
          </w:tcPr>
          <w:p w:rsidR="0073362D" w:rsidRDefault="002E4561">
            <w:pPr>
              <w:spacing w:before="60"/>
              <w:rPr>
                <w:rFonts w:ascii="Arial" w:hAnsi="Arial" w:cs="Arial"/>
                <w:sz w:val="16"/>
              </w:rPr>
            </w:pPr>
            <w:r>
              <w:rPr>
                <w:rFonts w:ascii="Arial" w:hAnsi="Arial" w:cs="Arial"/>
                <w:sz w:val="16"/>
              </w:rPr>
              <w:t xml:space="preserve">Anomaly 4434,4534 </w:t>
            </w:r>
            <w:r w:rsidRPr="002E4561">
              <w:rPr>
                <w:rFonts w:ascii="Arial" w:hAnsi="Arial" w:cs="Arial"/>
                <w:sz w:val="16"/>
              </w:rPr>
              <w:t>P</w:t>
            </w:r>
            <w:r w:rsidR="00816790" w:rsidRPr="002E4561">
              <w:rPr>
                <w:rFonts w:ascii="Arial" w:hAnsi="Arial" w:cs="Arial"/>
                <w:sz w:val="16"/>
              </w:rPr>
              <w:t>a</w:t>
            </w:r>
            <w:r w:rsidRPr="002E4561">
              <w:rPr>
                <w:rFonts w:ascii="Arial" w:hAnsi="Arial" w:cs="Arial"/>
                <w:sz w:val="16"/>
              </w:rPr>
              <w:t>wTO_IWSSWhlSpinTimer_mS_M_u32</w:t>
            </w:r>
            <w:r>
              <w:rPr>
                <w:rFonts w:ascii="Arial" w:hAnsi="Arial" w:cs="Arial"/>
                <w:sz w:val="16"/>
              </w:rPr>
              <w:t xml:space="preserve"> used multiple times</w:t>
            </w:r>
          </w:p>
        </w:tc>
        <w:tc>
          <w:tcPr>
            <w:tcW w:w="1080" w:type="dxa"/>
          </w:tcPr>
          <w:p w:rsidR="0073362D" w:rsidRDefault="002E4561">
            <w:pPr>
              <w:spacing w:before="60"/>
              <w:rPr>
                <w:rFonts w:ascii="Arial" w:hAnsi="Arial" w:cs="Arial"/>
                <w:sz w:val="16"/>
              </w:rPr>
            </w:pPr>
            <w:r>
              <w:rPr>
                <w:rFonts w:ascii="Arial" w:hAnsi="Arial" w:cs="Arial"/>
                <w:sz w:val="16"/>
              </w:rPr>
              <w:t>21-MAR-13</w:t>
            </w:r>
          </w:p>
        </w:tc>
        <w:tc>
          <w:tcPr>
            <w:tcW w:w="1105" w:type="dxa"/>
          </w:tcPr>
          <w:p w:rsidR="0073362D" w:rsidRDefault="002E4561">
            <w:pPr>
              <w:spacing w:before="60"/>
              <w:rPr>
                <w:rFonts w:ascii="Arial" w:hAnsi="Arial" w:cs="Arial"/>
                <w:sz w:val="16"/>
              </w:rPr>
            </w:pPr>
            <w:r>
              <w:rPr>
                <w:rFonts w:ascii="Arial" w:hAnsi="Arial" w:cs="Arial"/>
                <w:sz w:val="16"/>
              </w:rPr>
              <w:t>MRS</w:t>
            </w:r>
          </w:p>
        </w:tc>
      </w:tr>
      <w:tr w:rsidR="00317FE5" w:rsidTr="00586C4E">
        <w:tc>
          <w:tcPr>
            <w:tcW w:w="662" w:type="dxa"/>
          </w:tcPr>
          <w:p w:rsidR="00317FE5" w:rsidRDefault="00317FE5">
            <w:pPr>
              <w:spacing w:before="60"/>
              <w:rPr>
                <w:rFonts w:ascii="Arial" w:hAnsi="Arial" w:cs="Arial"/>
                <w:sz w:val="16"/>
              </w:rPr>
            </w:pPr>
            <w:r>
              <w:rPr>
                <w:rFonts w:ascii="Arial" w:hAnsi="Arial" w:cs="Arial"/>
                <w:sz w:val="16"/>
              </w:rPr>
              <w:t>3</w:t>
            </w:r>
          </w:p>
        </w:tc>
        <w:tc>
          <w:tcPr>
            <w:tcW w:w="6210" w:type="dxa"/>
          </w:tcPr>
          <w:p w:rsidR="00225E1F" w:rsidRDefault="001A7C86">
            <w:pPr>
              <w:spacing w:after="65"/>
              <w:rPr>
                <w:rFonts w:ascii="Arial" w:hAnsi="Arial" w:cs="Arial"/>
                <w:sz w:val="16"/>
                <w:szCs w:val="16"/>
              </w:rPr>
            </w:pPr>
            <w:r w:rsidRPr="001A7C86">
              <w:rPr>
                <w:rFonts w:ascii="Arial" w:hAnsi="Arial" w:cs="Arial"/>
                <w:sz w:val="16"/>
                <w:szCs w:val="16"/>
              </w:rPr>
              <w:t>Anomaly fixes 4767,4768,4777</w:t>
            </w:r>
          </w:p>
        </w:tc>
        <w:tc>
          <w:tcPr>
            <w:tcW w:w="1080" w:type="dxa"/>
          </w:tcPr>
          <w:p w:rsidR="00317FE5" w:rsidRDefault="00317FE5">
            <w:pPr>
              <w:spacing w:before="60"/>
              <w:rPr>
                <w:rFonts w:ascii="Arial" w:hAnsi="Arial" w:cs="Arial"/>
                <w:sz w:val="16"/>
              </w:rPr>
            </w:pPr>
            <w:r>
              <w:rPr>
                <w:rFonts w:ascii="Arial" w:hAnsi="Arial" w:cs="Arial"/>
                <w:sz w:val="16"/>
              </w:rPr>
              <w:t>12-APR-13</w:t>
            </w:r>
          </w:p>
        </w:tc>
        <w:tc>
          <w:tcPr>
            <w:tcW w:w="1105" w:type="dxa"/>
          </w:tcPr>
          <w:p w:rsidR="00317FE5" w:rsidRDefault="00317FE5">
            <w:pPr>
              <w:spacing w:before="60"/>
              <w:rPr>
                <w:rFonts w:ascii="Arial" w:hAnsi="Arial" w:cs="Arial"/>
                <w:sz w:val="16"/>
              </w:rPr>
            </w:pPr>
            <w:r>
              <w:rPr>
                <w:rFonts w:ascii="Arial" w:hAnsi="Arial" w:cs="Arial"/>
                <w:sz w:val="16"/>
              </w:rPr>
              <w:t>Srikanth</w:t>
            </w:r>
          </w:p>
        </w:tc>
      </w:tr>
      <w:tr w:rsidR="00816790" w:rsidTr="00586C4E">
        <w:tc>
          <w:tcPr>
            <w:tcW w:w="662" w:type="dxa"/>
          </w:tcPr>
          <w:p w:rsidR="00816790" w:rsidRDefault="00816790">
            <w:pPr>
              <w:spacing w:before="60"/>
              <w:rPr>
                <w:rFonts w:ascii="Arial" w:hAnsi="Arial" w:cs="Arial"/>
                <w:sz w:val="16"/>
              </w:rPr>
            </w:pPr>
            <w:r>
              <w:rPr>
                <w:rFonts w:ascii="Arial" w:hAnsi="Arial" w:cs="Arial"/>
                <w:sz w:val="16"/>
              </w:rPr>
              <w:t>4</w:t>
            </w:r>
          </w:p>
        </w:tc>
        <w:tc>
          <w:tcPr>
            <w:tcW w:w="6210" w:type="dxa"/>
          </w:tcPr>
          <w:p w:rsidR="00816790" w:rsidRPr="001A7C86" w:rsidRDefault="00816790">
            <w:pPr>
              <w:spacing w:after="65"/>
              <w:rPr>
                <w:rFonts w:ascii="Arial" w:hAnsi="Arial" w:cs="Arial"/>
                <w:sz w:val="16"/>
                <w:szCs w:val="16"/>
              </w:rPr>
            </w:pPr>
            <w:r>
              <w:rPr>
                <w:rFonts w:ascii="Arial" w:hAnsi="Arial" w:cs="Arial"/>
                <w:sz w:val="16"/>
                <w:szCs w:val="16"/>
              </w:rPr>
              <w:t>Anomaly 4815, 4816</w:t>
            </w:r>
          </w:p>
        </w:tc>
        <w:tc>
          <w:tcPr>
            <w:tcW w:w="1080" w:type="dxa"/>
          </w:tcPr>
          <w:p w:rsidR="00816790" w:rsidRDefault="009A59B8">
            <w:pPr>
              <w:spacing w:before="60"/>
              <w:rPr>
                <w:rFonts w:ascii="Arial" w:hAnsi="Arial" w:cs="Arial"/>
                <w:sz w:val="16"/>
              </w:rPr>
            </w:pPr>
            <w:r>
              <w:rPr>
                <w:rFonts w:ascii="Arial" w:hAnsi="Arial" w:cs="Arial"/>
                <w:sz w:val="16"/>
              </w:rPr>
              <w:t>18-Apr-13</w:t>
            </w:r>
          </w:p>
        </w:tc>
        <w:tc>
          <w:tcPr>
            <w:tcW w:w="1105" w:type="dxa"/>
          </w:tcPr>
          <w:p w:rsidR="00816790" w:rsidRDefault="009A59B8">
            <w:pPr>
              <w:spacing w:before="60"/>
              <w:rPr>
                <w:rFonts w:ascii="Arial" w:hAnsi="Arial" w:cs="Arial"/>
                <w:sz w:val="16"/>
              </w:rPr>
            </w:pPr>
            <w:r>
              <w:rPr>
                <w:rFonts w:ascii="Arial" w:hAnsi="Arial" w:cs="Arial"/>
                <w:sz w:val="16"/>
              </w:rPr>
              <w:t>Srikanth</w:t>
            </w:r>
          </w:p>
        </w:tc>
      </w:tr>
      <w:tr w:rsidR="0090082B" w:rsidTr="00586C4E">
        <w:tc>
          <w:tcPr>
            <w:tcW w:w="662" w:type="dxa"/>
          </w:tcPr>
          <w:p w:rsidR="0090082B" w:rsidRDefault="0090082B">
            <w:pPr>
              <w:spacing w:before="60"/>
              <w:rPr>
                <w:rFonts w:ascii="Arial" w:hAnsi="Arial" w:cs="Arial"/>
                <w:sz w:val="16"/>
              </w:rPr>
            </w:pPr>
            <w:r>
              <w:rPr>
                <w:rFonts w:ascii="Arial" w:hAnsi="Arial" w:cs="Arial"/>
                <w:sz w:val="16"/>
              </w:rPr>
              <w:t>5</w:t>
            </w:r>
          </w:p>
        </w:tc>
        <w:tc>
          <w:tcPr>
            <w:tcW w:w="6210" w:type="dxa"/>
          </w:tcPr>
          <w:p w:rsidR="0090082B" w:rsidRDefault="00762B6F">
            <w:pPr>
              <w:spacing w:after="65"/>
              <w:rPr>
                <w:rFonts w:ascii="Arial" w:hAnsi="Arial" w:cs="Arial"/>
                <w:sz w:val="16"/>
                <w:szCs w:val="16"/>
              </w:rPr>
            </w:pPr>
            <w:r w:rsidRPr="00762B6F">
              <w:rPr>
                <w:rFonts w:ascii="Arial" w:hAnsi="Arial" w:cs="Arial"/>
                <w:sz w:val="16"/>
                <w:szCs w:val="16"/>
              </w:rPr>
              <w:t>Update to FDD 40B v004</w:t>
            </w:r>
          </w:p>
        </w:tc>
        <w:tc>
          <w:tcPr>
            <w:tcW w:w="1080" w:type="dxa"/>
          </w:tcPr>
          <w:p w:rsidR="0090082B" w:rsidRDefault="0090082B">
            <w:pPr>
              <w:spacing w:before="60"/>
              <w:rPr>
                <w:rFonts w:ascii="Arial" w:hAnsi="Arial" w:cs="Arial"/>
                <w:sz w:val="16"/>
              </w:rPr>
            </w:pPr>
            <w:r>
              <w:rPr>
                <w:rFonts w:ascii="Arial" w:hAnsi="Arial" w:cs="Arial"/>
                <w:sz w:val="16"/>
              </w:rPr>
              <w:t>09-May-13</w:t>
            </w:r>
          </w:p>
        </w:tc>
        <w:tc>
          <w:tcPr>
            <w:tcW w:w="1105" w:type="dxa"/>
          </w:tcPr>
          <w:p w:rsidR="0090082B" w:rsidRDefault="0090082B">
            <w:pPr>
              <w:spacing w:before="60"/>
              <w:rPr>
                <w:rFonts w:ascii="Arial" w:hAnsi="Arial" w:cs="Arial"/>
                <w:sz w:val="16"/>
              </w:rPr>
            </w:pPr>
            <w:r>
              <w:rPr>
                <w:rFonts w:ascii="Arial" w:hAnsi="Arial" w:cs="Arial"/>
                <w:sz w:val="16"/>
              </w:rPr>
              <w:t>BDO</w:t>
            </w:r>
          </w:p>
        </w:tc>
      </w:tr>
      <w:tr w:rsidR="00075C13" w:rsidTr="00586C4E">
        <w:tc>
          <w:tcPr>
            <w:tcW w:w="662" w:type="dxa"/>
          </w:tcPr>
          <w:p w:rsidR="00075C13" w:rsidRDefault="00075C13">
            <w:pPr>
              <w:spacing w:before="60"/>
              <w:rPr>
                <w:rFonts w:ascii="Arial" w:hAnsi="Arial" w:cs="Arial"/>
                <w:sz w:val="16"/>
              </w:rPr>
            </w:pPr>
            <w:r>
              <w:rPr>
                <w:rFonts w:ascii="Arial" w:hAnsi="Arial" w:cs="Arial"/>
                <w:sz w:val="16"/>
              </w:rPr>
              <w:t>6</w:t>
            </w:r>
          </w:p>
        </w:tc>
        <w:tc>
          <w:tcPr>
            <w:tcW w:w="6210" w:type="dxa"/>
          </w:tcPr>
          <w:p w:rsidR="00075C13" w:rsidRPr="00762B6F" w:rsidRDefault="00075C13">
            <w:pPr>
              <w:spacing w:after="65"/>
              <w:rPr>
                <w:rFonts w:ascii="Arial" w:hAnsi="Arial" w:cs="Arial"/>
                <w:sz w:val="16"/>
                <w:szCs w:val="16"/>
              </w:rPr>
            </w:pPr>
            <w:r>
              <w:rPr>
                <w:rFonts w:ascii="Arial" w:hAnsi="Arial" w:cs="Arial"/>
                <w:sz w:val="16"/>
                <w:szCs w:val="16"/>
              </w:rPr>
              <w:t>Update to FDD 40B v005</w:t>
            </w:r>
          </w:p>
        </w:tc>
        <w:tc>
          <w:tcPr>
            <w:tcW w:w="1080" w:type="dxa"/>
          </w:tcPr>
          <w:p w:rsidR="00075C13" w:rsidRDefault="00075C13">
            <w:pPr>
              <w:spacing w:before="60"/>
              <w:rPr>
                <w:rFonts w:ascii="Arial" w:hAnsi="Arial" w:cs="Arial"/>
                <w:sz w:val="16"/>
              </w:rPr>
            </w:pPr>
            <w:r>
              <w:rPr>
                <w:rFonts w:ascii="Arial" w:hAnsi="Arial" w:cs="Arial"/>
                <w:sz w:val="16"/>
              </w:rPr>
              <w:t>19-Jun-13</w:t>
            </w:r>
          </w:p>
        </w:tc>
        <w:tc>
          <w:tcPr>
            <w:tcW w:w="1105" w:type="dxa"/>
          </w:tcPr>
          <w:p w:rsidR="00075C13" w:rsidRDefault="00075C13">
            <w:pPr>
              <w:spacing w:before="60"/>
              <w:rPr>
                <w:rFonts w:ascii="Arial" w:hAnsi="Arial" w:cs="Arial"/>
                <w:sz w:val="16"/>
              </w:rPr>
            </w:pPr>
            <w:r>
              <w:rPr>
                <w:rFonts w:ascii="Arial" w:hAnsi="Arial" w:cs="Arial"/>
                <w:sz w:val="16"/>
              </w:rPr>
              <w:t>SP</w:t>
            </w:r>
          </w:p>
        </w:tc>
      </w:tr>
      <w:tr w:rsidR="005B5F64" w:rsidTr="00586C4E">
        <w:tc>
          <w:tcPr>
            <w:tcW w:w="662" w:type="dxa"/>
          </w:tcPr>
          <w:p w:rsidR="005B5F64" w:rsidRDefault="005B5F64">
            <w:pPr>
              <w:spacing w:before="60"/>
              <w:rPr>
                <w:rFonts w:ascii="Arial" w:hAnsi="Arial" w:cs="Arial"/>
                <w:sz w:val="16"/>
              </w:rPr>
            </w:pPr>
            <w:r>
              <w:rPr>
                <w:rFonts w:ascii="Arial" w:hAnsi="Arial" w:cs="Arial"/>
                <w:sz w:val="16"/>
              </w:rPr>
              <w:t>7</w:t>
            </w:r>
          </w:p>
        </w:tc>
        <w:tc>
          <w:tcPr>
            <w:tcW w:w="6210" w:type="dxa"/>
          </w:tcPr>
          <w:p w:rsidR="005B5F64" w:rsidRDefault="005B5F64">
            <w:pPr>
              <w:spacing w:after="65"/>
              <w:rPr>
                <w:rFonts w:ascii="Arial" w:hAnsi="Arial" w:cs="Arial"/>
                <w:sz w:val="16"/>
                <w:szCs w:val="16"/>
              </w:rPr>
            </w:pPr>
            <w:r>
              <w:rPr>
                <w:rFonts w:ascii="Arial" w:hAnsi="Arial" w:cs="Arial"/>
                <w:sz w:val="16"/>
                <w:szCs w:val="16"/>
              </w:rPr>
              <w:t>Update to CF-0</w:t>
            </w:r>
            <w:r w:rsidR="00312E41">
              <w:rPr>
                <w:rFonts w:ascii="Arial" w:hAnsi="Arial" w:cs="Arial"/>
                <w:sz w:val="16"/>
                <w:szCs w:val="16"/>
              </w:rPr>
              <w:t>8</w:t>
            </w:r>
            <w:r>
              <w:rPr>
                <w:rFonts w:ascii="Arial" w:hAnsi="Arial" w:cs="Arial"/>
                <w:sz w:val="16"/>
                <w:szCs w:val="16"/>
              </w:rPr>
              <w:t>A v001</w:t>
            </w:r>
          </w:p>
        </w:tc>
        <w:tc>
          <w:tcPr>
            <w:tcW w:w="1080" w:type="dxa"/>
          </w:tcPr>
          <w:p w:rsidR="005B5F64" w:rsidRDefault="005B5F64">
            <w:pPr>
              <w:spacing w:before="60"/>
              <w:rPr>
                <w:rFonts w:ascii="Arial" w:hAnsi="Arial" w:cs="Arial"/>
                <w:sz w:val="16"/>
              </w:rPr>
            </w:pPr>
            <w:r>
              <w:rPr>
                <w:rFonts w:ascii="Arial" w:hAnsi="Arial" w:cs="Arial"/>
                <w:sz w:val="16"/>
              </w:rPr>
              <w:t>09-Jul-13</w:t>
            </w:r>
          </w:p>
        </w:tc>
        <w:tc>
          <w:tcPr>
            <w:tcW w:w="1105" w:type="dxa"/>
          </w:tcPr>
          <w:p w:rsidR="005B5F64" w:rsidRDefault="005B5F64">
            <w:pPr>
              <w:spacing w:before="60"/>
              <w:rPr>
                <w:rFonts w:ascii="Arial" w:hAnsi="Arial" w:cs="Arial"/>
                <w:sz w:val="16"/>
              </w:rPr>
            </w:pPr>
            <w:r>
              <w:rPr>
                <w:rFonts w:ascii="Arial" w:hAnsi="Arial" w:cs="Arial"/>
                <w:sz w:val="16"/>
              </w:rPr>
              <w:t>SP</w:t>
            </w:r>
          </w:p>
        </w:tc>
      </w:tr>
      <w:tr w:rsidR="00DB3861" w:rsidTr="00586C4E">
        <w:tc>
          <w:tcPr>
            <w:tcW w:w="662" w:type="dxa"/>
          </w:tcPr>
          <w:p w:rsidR="00DB3861" w:rsidRDefault="00DB3861">
            <w:pPr>
              <w:spacing w:before="60"/>
              <w:rPr>
                <w:rFonts w:ascii="Arial" w:hAnsi="Arial" w:cs="Arial"/>
                <w:sz w:val="16"/>
              </w:rPr>
            </w:pPr>
            <w:r>
              <w:rPr>
                <w:rFonts w:ascii="Arial" w:hAnsi="Arial" w:cs="Arial"/>
                <w:sz w:val="16"/>
              </w:rPr>
              <w:t>8</w:t>
            </w:r>
          </w:p>
        </w:tc>
        <w:tc>
          <w:tcPr>
            <w:tcW w:w="6210" w:type="dxa"/>
          </w:tcPr>
          <w:p w:rsidR="00DB3861" w:rsidRDefault="00DB3861">
            <w:pPr>
              <w:spacing w:after="65"/>
              <w:rPr>
                <w:rFonts w:ascii="Arial" w:hAnsi="Arial" w:cs="Arial"/>
                <w:sz w:val="16"/>
                <w:szCs w:val="16"/>
              </w:rPr>
            </w:pPr>
            <w:r w:rsidRPr="00DB3861">
              <w:rPr>
                <w:rFonts w:ascii="Arial" w:hAnsi="Arial" w:cs="Arial"/>
                <w:sz w:val="16"/>
                <w:szCs w:val="16"/>
              </w:rPr>
              <w:t>Added logic to pass the NTCs if the enable criteria is FALSE</w:t>
            </w:r>
          </w:p>
        </w:tc>
        <w:tc>
          <w:tcPr>
            <w:tcW w:w="1080" w:type="dxa"/>
          </w:tcPr>
          <w:p w:rsidR="00DB3861" w:rsidRDefault="00DB3861">
            <w:pPr>
              <w:spacing w:before="60"/>
              <w:rPr>
                <w:rFonts w:ascii="Arial" w:hAnsi="Arial" w:cs="Arial"/>
                <w:sz w:val="16"/>
              </w:rPr>
            </w:pPr>
            <w:r>
              <w:rPr>
                <w:rFonts w:ascii="Arial" w:hAnsi="Arial" w:cs="Arial"/>
                <w:sz w:val="16"/>
              </w:rPr>
              <w:t>08-Oct13</w:t>
            </w:r>
          </w:p>
        </w:tc>
        <w:tc>
          <w:tcPr>
            <w:tcW w:w="1105" w:type="dxa"/>
          </w:tcPr>
          <w:p w:rsidR="00DB3861" w:rsidRDefault="00DB3861">
            <w:pPr>
              <w:spacing w:before="60"/>
              <w:rPr>
                <w:rFonts w:ascii="Arial" w:hAnsi="Arial" w:cs="Arial"/>
                <w:sz w:val="16"/>
              </w:rPr>
            </w:pPr>
            <w:r>
              <w:rPr>
                <w:rFonts w:ascii="Arial" w:hAnsi="Arial" w:cs="Arial"/>
                <w:sz w:val="16"/>
              </w:rPr>
              <w:t>MR</w:t>
            </w:r>
          </w:p>
        </w:tc>
      </w:tr>
      <w:tr w:rsidR="00B83323" w:rsidTr="00586C4E">
        <w:tc>
          <w:tcPr>
            <w:tcW w:w="662" w:type="dxa"/>
          </w:tcPr>
          <w:p w:rsidR="00B83323" w:rsidRDefault="00B83323">
            <w:pPr>
              <w:spacing w:before="60"/>
              <w:rPr>
                <w:rFonts w:ascii="Arial" w:hAnsi="Arial" w:cs="Arial"/>
                <w:sz w:val="16"/>
              </w:rPr>
            </w:pPr>
            <w:r>
              <w:rPr>
                <w:rFonts w:ascii="Arial" w:hAnsi="Arial" w:cs="Arial"/>
                <w:sz w:val="16"/>
              </w:rPr>
              <w:t>9</w:t>
            </w:r>
          </w:p>
        </w:tc>
        <w:tc>
          <w:tcPr>
            <w:tcW w:w="6210" w:type="dxa"/>
          </w:tcPr>
          <w:p w:rsidR="00B83323" w:rsidRPr="00DB3861" w:rsidRDefault="00B83323">
            <w:pPr>
              <w:spacing w:after="65"/>
              <w:rPr>
                <w:rFonts w:ascii="Arial" w:hAnsi="Arial" w:cs="Arial"/>
                <w:sz w:val="16"/>
                <w:szCs w:val="16"/>
              </w:rPr>
            </w:pPr>
            <w:r w:rsidRPr="00B83323">
              <w:rPr>
                <w:rFonts w:ascii="Arial" w:hAnsi="Arial" w:cs="Arial"/>
                <w:sz w:val="16"/>
                <w:szCs w:val="16"/>
              </w:rPr>
              <w:t xml:space="preserve">Changed </w:t>
            </w:r>
            <w:proofErr w:type="spellStart"/>
            <w:r w:rsidRPr="00B83323">
              <w:rPr>
                <w:rFonts w:ascii="Arial" w:hAnsi="Arial" w:cs="Arial"/>
                <w:sz w:val="16"/>
                <w:szCs w:val="16"/>
              </w:rPr>
              <w:t>GetNTCFailed</w:t>
            </w:r>
            <w:proofErr w:type="spellEnd"/>
            <w:r w:rsidRPr="00B83323">
              <w:rPr>
                <w:rFonts w:ascii="Arial" w:hAnsi="Arial" w:cs="Arial"/>
                <w:sz w:val="16"/>
                <w:szCs w:val="16"/>
              </w:rPr>
              <w:t xml:space="preserve"> to </w:t>
            </w:r>
            <w:proofErr w:type="spellStart"/>
            <w:r w:rsidRPr="00B83323">
              <w:rPr>
                <w:rFonts w:ascii="Arial" w:hAnsi="Arial" w:cs="Arial"/>
                <w:sz w:val="16"/>
                <w:szCs w:val="16"/>
              </w:rPr>
              <w:t>GetNTCActive</w:t>
            </w:r>
            <w:proofErr w:type="spellEnd"/>
            <w:r w:rsidRPr="00B83323">
              <w:rPr>
                <w:rFonts w:ascii="Arial" w:hAnsi="Arial" w:cs="Arial"/>
                <w:sz w:val="16"/>
                <w:szCs w:val="16"/>
              </w:rPr>
              <w:t xml:space="preserve"> macro.</w:t>
            </w:r>
          </w:p>
        </w:tc>
        <w:tc>
          <w:tcPr>
            <w:tcW w:w="1080" w:type="dxa"/>
          </w:tcPr>
          <w:p w:rsidR="00B83323" w:rsidRDefault="00B83323">
            <w:pPr>
              <w:spacing w:before="60"/>
              <w:rPr>
                <w:rFonts w:ascii="Arial" w:hAnsi="Arial" w:cs="Arial"/>
                <w:sz w:val="16"/>
              </w:rPr>
            </w:pPr>
            <w:r>
              <w:rPr>
                <w:rFonts w:ascii="Arial" w:hAnsi="Arial" w:cs="Arial"/>
                <w:sz w:val="16"/>
              </w:rPr>
              <w:t>22-Oct-13</w:t>
            </w:r>
          </w:p>
        </w:tc>
        <w:tc>
          <w:tcPr>
            <w:tcW w:w="1105" w:type="dxa"/>
          </w:tcPr>
          <w:p w:rsidR="00B83323" w:rsidRDefault="00B83323">
            <w:pPr>
              <w:spacing w:before="60"/>
              <w:rPr>
                <w:rFonts w:ascii="Arial" w:hAnsi="Arial" w:cs="Arial"/>
                <w:sz w:val="16"/>
              </w:rPr>
            </w:pPr>
            <w:r>
              <w:rPr>
                <w:rFonts w:ascii="Arial" w:hAnsi="Arial" w:cs="Arial"/>
                <w:sz w:val="16"/>
              </w:rPr>
              <w:t>MR</w:t>
            </w:r>
          </w:p>
        </w:tc>
      </w:tr>
      <w:tr w:rsidR="0050573B" w:rsidRPr="007C5352" w:rsidTr="00586C4E">
        <w:trPr>
          <w:ins w:id="1" w:author="Thomas, Vince" w:date="2014-02-05T15:02:00Z"/>
        </w:trPr>
        <w:tc>
          <w:tcPr>
            <w:tcW w:w="662" w:type="dxa"/>
          </w:tcPr>
          <w:p w:rsidR="0050573B" w:rsidRPr="007C5352" w:rsidRDefault="0050573B">
            <w:pPr>
              <w:spacing w:before="60"/>
              <w:rPr>
                <w:ins w:id="2" w:author="Thomas, Vince" w:date="2014-02-05T15:02:00Z"/>
                <w:rFonts w:ascii="Arial" w:hAnsi="Arial" w:cs="Arial"/>
                <w:sz w:val="16"/>
              </w:rPr>
            </w:pPr>
            <w:ins w:id="3" w:author="Thomas, Vince" w:date="2014-02-05T15:02:00Z">
              <w:r w:rsidRPr="007C5352">
                <w:rPr>
                  <w:rFonts w:ascii="Arial" w:hAnsi="Arial" w:cs="Arial"/>
                  <w:sz w:val="16"/>
                </w:rPr>
                <w:t>10</w:t>
              </w:r>
            </w:ins>
          </w:p>
        </w:tc>
        <w:tc>
          <w:tcPr>
            <w:tcW w:w="6210" w:type="dxa"/>
          </w:tcPr>
          <w:p w:rsidR="0050573B" w:rsidRPr="007C5352" w:rsidRDefault="0050573B">
            <w:pPr>
              <w:spacing w:after="65"/>
              <w:rPr>
                <w:ins w:id="4" w:author="Thomas, Vince" w:date="2014-02-05T15:02:00Z"/>
                <w:rFonts w:ascii="Arial" w:hAnsi="Arial" w:cs="Arial"/>
                <w:sz w:val="16"/>
              </w:rPr>
            </w:pPr>
            <w:ins w:id="5" w:author="Thomas, Vince" w:date="2014-02-05T15:04:00Z">
              <w:r w:rsidRPr="007C5352">
                <w:rPr>
                  <w:rFonts w:ascii="Arial" w:hAnsi="Arial" w:cs="Arial"/>
                  <w:sz w:val="16"/>
                </w:rPr>
                <w:t>Update</w:t>
              </w:r>
            </w:ins>
            <w:ins w:id="6" w:author="Thomas, Vince" w:date="2014-02-05T16:47:00Z">
              <w:r w:rsidR="007C5352" w:rsidRPr="007C5352">
                <w:rPr>
                  <w:rFonts w:ascii="Arial" w:hAnsi="Arial" w:cs="Arial"/>
                  <w:sz w:val="16"/>
                </w:rPr>
                <w:t>d</w:t>
              </w:r>
            </w:ins>
            <w:ins w:id="7" w:author="Thomas, Vince" w:date="2014-02-05T15:04:00Z">
              <w:r w:rsidRPr="007C5352">
                <w:rPr>
                  <w:rFonts w:ascii="Arial" w:hAnsi="Arial" w:cs="Arial"/>
                  <w:sz w:val="16"/>
                </w:rPr>
                <w:t xml:space="preserve"> to CF-08A Park Assist rev 004</w:t>
              </w:r>
            </w:ins>
          </w:p>
        </w:tc>
        <w:tc>
          <w:tcPr>
            <w:tcW w:w="1080" w:type="dxa"/>
          </w:tcPr>
          <w:p w:rsidR="0050573B" w:rsidRPr="007C5352" w:rsidRDefault="0050573B">
            <w:pPr>
              <w:spacing w:before="60"/>
              <w:rPr>
                <w:ins w:id="8" w:author="Thomas, Vince" w:date="2014-02-05T15:02:00Z"/>
                <w:rFonts w:ascii="Arial" w:hAnsi="Arial" w:cs="Arial"/>
                <w:sz w:val="16"/>
              </w:rPr>
            </w:pPr>
            <w:ins w:id="9" w:author="Thomas, Vince" w:date="2014-02-05T15:04:00Z">
              <w:r w:rsidRPr="007C5352">
                <w:rPr>
                  <w:rFonts w:ascii="Arial" w:hAnsi="Arial" w:cs="Arial"/>
                  <w:sz w:val="16"/>
                </w:rPr>
                <w:t>05-Feb-14</w:t>
              </w:r>
            </w:ins>
          </w:p>
        </w:tc>
        <w:tc>
          <w:tcPr>
            <w:tcW w:w="1105" w:type="dxa"/>
          </w:tcPr>
          <w:p w:rsidR="0050573B" w:rsidRPr="007C5352" w:rsidRDefault="0050573B">
            <w:pPr>
              <w:spacing w:before="60"/>
              <w:rPr>
                <w:ins w:id="10" w:author="Thomas, Vince" w:date="2014-02-05T15:02:00Z"/>
                <w:rFonts w:ascii="Arial" w:hAnsi="Arial" w:cs="Arial"/>
                <w:sz w:val="16"/>
              </w:rPr>
            </w:pPr>
            <w:ins w:id="11" w:author="Thomas, Vince" w:date="2014-02-05T15:04:00Z">
              <w:r w:rsidRPr="007C5352">
                <w:rPr>
                  <w:rFonts w:ascii="Arial" w:hAnsi="Arial" w:cs="Arial"/>
                  <w:sz w:val="16"/>
                </w:rPr>
                <w:t>VT</w:t>
              </w:r>
            </w:ins>
          </w:p>
        </w:tc>
      </w:tr>
    </w:tbl>
    <w:p w:rsidR="00107819" w:rsidRDefault="00107819"/>
    <w:sectPr w:rsidR="00107819" w:rsidSect="00937013">
      <w:headerReference w:type="default" r:id="rId50"/>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283" w:rsidRDefault="009E4283">
      <w:r>
        <w:separator/>
      </w:r>
    </w:p>
  </w:endnote>
  <w:endnote w:type="continuationSeparator" w:id="0">
    <w:p w:rsidR="009E4283" w:rsidRDefault="009E4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A4" w:rsidRDefault="00542AA4">
    <w:pPr>
      <w:pStyle w:val="Footer"/>
    </w:pPr>
    <w:r>
      <w:rPr>
        <w:snapToGrid w:val="0"/>
      </w:rPr>
      <w:tab/>
    </w:r>
    <w:fldSimple w:instr=" DOCPROPERTY &quot;Company&quot;  \* MERGEFORMAT ">
      <w:r w:rsidRPr="007E36BC">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283" w:rsidRDefault="009E4283">
      <w:r>
        <w:separator/>
      </w:r>
    </w:p>
  </w:footnote>
  <w:footnote w:type="continuationSeparator" w:id="0">
    <w:p w:rsidR="009E4283" w:rsidRDefault="009E42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AA4" w:rsidRDefault="00542AA4">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542AA4">
      <w:trPr>
        <w:cantSplit/>
      </w:trPr>
      <w:tc>
        <w:tcPr>
          <w:tcW w:w="990" w:type="dxa"/>
        </w:tcPr>
        <w:p w:rsidR="00542AA4" w:rsidRDefault="00542AA4">
          <w:pPr>
            <w:pStyle w:val="Header"/>
          </w:pPr>
          <w:r>
            <w:t>Title:</w:t>
          </w:r>
        </w:p>
      </w:tc>
      <w:tc>
        <w:tcPr>
          <w:tcW w:w="5400" w:type="dxa"/>
          <w:gridSpan w:val="3"/>
          <w:vMerge w:val="restart"/>
        </w:tcPr>
        <w:p w:rsidR="00542AA4" w:rsidRDefault="00542AA4">
          <w:pPr>
            <w:pStyle w:val="Header"/>
          </w:pPr>
          <w:r w:rsidRPr="00810586">
            <w:t>Park Assist with Torque Overlay</w:t>
          </w:r>
        </w:p>
        <w:p w:rsidR="00542AA4" w:rsidRDefault="00A33908" w:rsidP="001A574F">
          <w:pPr>
            <w:pStyle w:val="Header"/>
            <w:tabs>
              <w:tab w:val="clear" w:pos="4320"/>
              <w:tab w:val="clear" w:pos="8640"/>
              <w:tab w:val="center" w:pos="2592"/>
            </w:tabs>
          </w:pPr>
          <w:fldSimple w:instr=" DOCPROPERTY &quot;Product Line&quot;  \* MERGEFORMAT ">
            <w:r w:rsidR="00542AA4">
              <w:t>Gen II+ EPS EA3</w:t>
            </w:r>
          </w:fldSimple>
          <w:r w:rsidR="00542AA4">
            <w:tab/>
          </w:r>
        </w:p>
      </w:tc>
      <w:tc>
        <w:tcPr>
          <w:tcW w:w="1170" w:type="dxa"/>
        </w:tcPr>
        <w:p w:rsidR="00542AA4" w:rsidRDefault="00542AA4">
          <w:pPr>
            <w:pStyle w:val="Header"/>
          </w:pPr>
          <w:r>
            <w:t>Revision:</w:t>
          </w:r>
        </w:p>
      </w:tc>
      <w:tc>
        <w:tcPr>
          <w:tcW w:w="1350" w:type="dxa"/>
        </w:tcPr>
        <w:p w:rsidR="00542AA4" w:rsidRDefault="00542AA4" w:rsidP="00237F50">
          <w:pPr>
            <w:pStyle w:val="Header"/>
          </w:pPr>
          <w:ins w:id="12" w:author="Thomas, Vince" w:date="2014-02-05T15:01:00Z">
            <w:r>
              <w:t>10</w:t>
            </w:r>
          </w:ins>
          <w:del w:id="13" w:author="Thomas, Vince" w:date="2014-02-05T15:01:00Z">
            <w:r w:rsidDel="00F40ECE">
              <w:delText>9</w:delText>
            </w:r>
          </w:del>
        </w:p>
      </w:tc>
    </w:tr>
    <w:tr w:rsidR="00542AA4">
      <w:trPr>
        <w:cantSplit/>
      </w:trPr>
      <w:tc>
        <w:tcPr>
          <w:tcW w:w="990" w:type="dxa"/>
        </w:tcPr>
        <w:p w:rsidR="00542AA4" w:rsidRDefault="00542AA4">
          <w:pPr>
            <w:pStyle w:val="Header"/>
          </w:pPr>
          <w:r>
            <w:t xml:space="preserve">Product:     </w:t>
          </w:r>
        </w:p>
      </w:tc>
      <w:tc>
        <w:tcPr>
          <w:tcW w:w="5400" w:type="dxa"/>
          <w:gridSpan w:val="3"/>
          <w:vMerge/>
        </w:tcPr>
        <w:p w:rsidR="00542AA4" w:rsidRDefault="00542AA4">
          <w:pPr>
            <w:pStyle w:val="Header"/>
            <w:jc w:val="center"/>
          </w:pPr>
        </w:p>
      </w:tc>
      <w:tc>
        <w:tcPr>
          <w:tcW w:w="1170" w:type="dxa"/>
        </w:tcPr>
        <w:p w:rsidR="00542AA4" w:rsidRDefault="00542AA4">
          <w:pPr>
            <w:pStyle w:val="Header"/>
          </w:pPr>
          <w:r>
            <w:t>Rev. Date:</w:t>
          </w:r>
        </w:p>
      </w:tc>
      <w:tc>
        <w:tcPr>
          <w:tcW w:w="1350" w:type="dxa"/>
        </w:tcPr>
        <w:p w:rsidR="00542AA4" w:rsidRDefault="00542AA4" w:rsidP="00006181">
          <w:pPr>
            <w:pStyle w:val="Header"/>
          </w:pPr>
          <w:ins w:id="14" w:author="Thomas, Vince" w:date="2014-02-05T15:01:00Z">
            <w:r>
              <w:t xml:space="preserve">05-Feb-14 </w:t>
            </w:r>
          </w:ins>
          <w:del w:id="15" w:author="Thomas, Vince" w:date="2014-02-05T15:01:00Z">
            <w:r w:rsidDel="00F40ECE">
              <w:fldChar w:fldCharType="begin"/>
            </w:r>
            <w:r w:rsidDel="00F40ECE">
              <w:delInstrText xml:space="preserve"> SAVEDATE \@ "d-MMM-yy" \* MERGEFORMAT </w:delInstrText>
            </w:r>
            <w:r w:rsidDel="00F40ECE">
              <w:fldChar w:fldCharType="separate"/>
            </w:r>
            <w:r w:rsidDel="00F40ECE">
              <w:rPr>
                <w:noProof/>
              </w:rPr>
              <w:delText>22-Oct-13</w:delText>
            </w:r>
            <w:r w:rsidDel="00F40ECE">
              <w:rPr>
                <w:noProof/>
              </w:rPr>
              <w:fldChar w:fldCharType="end"/>
            </w:r>
          </w:del>
        </w:p>
      </w:tc>
    </w:tr>
    <w:tr w:rsidR="00542AA4">
      <w:trPr>
        <w:cantSplit/>
      </w:trPr>
      <w:tc>
        <w:tcPr>
          <w:tcW w:w="990" w:type="dxa"/>
        </w:tcPr>
        <w:p w:rsidR="00542AA4" w:rsidRDefault="00542AA4">
          <w:pPr>
            <w:pStyle w:val="Header"/>
          </w:pPr>
          <w:r>
            <w:t>Group:</w:t>
          </w:r>
        </w:p>
      </w:tc>
      <w:tc>
        <w:tcPr>
          <w:tcW w:w="1530" w:type="dxa"/>
        </w:tcPr>
        <w:p w:rsidR="00542AA4" w:rsidRDefault="00542AA4">
          <w:pPr>
            <w:pStyle w:val="Header"/>
          </w:pPr>
          <w:r>
            <w:t>ESG</w:t>
          </w:r>
        </w:p>
      </w:tc>
      <w:tc>
        <w:tcPr>
          <w:tcW w:w="1260" w:type="dxa"/>
        </w:tcPr>
        <w:p w:rsidR="00542AA4" w:rsidRDefault="00542AA4">
          <w:pPr>
            <w:pStyle w:val="Header"/>
          </w:pPr>
          <w:r>
            <w:t>Originator:</w:t>
          </w:r>
        </w:p>
      </w:tc>
      <w:tc>
        <w:tcPr>
          <w:tcW w:w="2610" w:type="dxa"/>
        </w:tcPr>
        <w:p w:rsidR="00542AA4" w:rsidRDefault="00542AA4" w:rsidP="00331F18">
          <w:pPr>
            <w:pStyle w:val="Header"/>
          </w:pPr>
          <w:proofErr w:type="spellStart"/>
          <w:r>
            <w:t>Shriram</w:t>
          </w:r>
          <w:proofErr w:type="spellEnd"/>
          <w:r>
            <w:t xml:space="preserve"> </w:t>
          </w:r>
          <w:proofErr w:type="spellStart"/>
          <w:r>
            <w:t>Patki</w:t>
          </w:r>
          <w:proofErr w:type="spellEnd"/>
        </w:p>
      </w:tc>
      <w:tc>
        <w:tcPr>
          <w:tcW w:w="1170" w:type="dxa"/>
        </w:tcPr>
        <w:p w:rsidR="00542AA4" w:rsidRDefault="00542AA4">
          <w:pPr>
            <w:pStyle w:val="Header"/>
          </w:pPr>
          <w:r>
            <w:t>Page:</w:t>
          </w:r>
        </w:p>
      </w:tc>
      <w:tc>
        <w:tcPr>
          <w:tcW w:w="1350" w:type="dxa"/>
        </w:tcPr>
        <w:p w:rsidR="00542AA4" w:rsidRDefault="00542AA4">
          <w:pPr>
            <w:pStyle w:val="Header"/>
          </w:pPr>
          <w:r>
            <w:rPr>
              <w:rStyle w:val="PageNumber"/>
            </w:rPr>
            <w:fldChar w:fldCharType="begin"/>
          </w:r>
          <w:r>
            <w:rPr>
              <w:rStyle w:val="PageNumber"/>
            </w:rPr>
            <w:instrText xml:space="preserve"> PAGE </w:instrText>
          </w:r>
          <w:r>
            <w:rPr>
              <w:rStyle w:val="PageNumber"/>
            </w:rPr>
            <w:fldChar w:fldCharType="separate"/>
          </w:r>
          <w:r w:rsidR="00D03F30">
            <w:rPr>
              <w:rStyle w:val="PageNumber"/>
              <w:noProof/>
            </w:rPr>
            <w:t>26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03F30">
            <w:rPr>
              <w:rStyle w:val="PageNumber"/>
              <w:noProof/>
            </w:rPr>
            <w:t>36</w:t>
          </w:r>
          <w:r>
            <w:rPr>
              <w:rStyle w:val="PageNumber"/>
            </w:rPr>
            <w:fldChar w:fldCharType="end"/>
          </w:r>
        </w:p>
      </w:tc>
    </w:tr>
  </w:tbl>
  <w:p w:rsidR="00542AA4" w:rsidRDefault="00542AA4">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C664405"/>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31F18"/>
    <w:rsid w:val="00006181"/>
    <w:rsid w:val="00033502"/>
    <w:rsid w:val="00035351"/>
    <w:rsid w:val="0005683E"/>
    <w:rsid w:val="000634D3"/>
    <w:rsid w:val="00075C13"/>
    <w:rsid w:val="00080BAD"/>
    <w:rsid w:val="00087E2E"/>
    <w:rsid w:val="00095792"/>
    <w:rsid w:val="00095C39"/>
    <w:rsid w:val="000A2975"/>
    <w:rsid w:val="000C1430"/>
    <w:rsid w:val="000D0A00"/>
    <w:rsid w:val="000D7EC8"/>
    <w:rsid w:val="00105701"/>
    <w:rsid w:val="001057A2"/>
    <w:rsid w:val="00105C27"/>
    <w:rsid w:val="00107819"/>
    <w:rsid w:val="001236F5"/>
    <w:rsid w:val="00127938"/>
    <w:rsid w:val="00137F4A"/>
    <w:rsid w:val="00140112"/>
    <w:rsid w:val="00154044"/>
    <w:rsid w:val="00156EDE"/>
    <w:rsid w:val="00162C88"/>
    <w:rsid w:val="001A574F"/>
    <w:rsid w:val="001A7C86"/>
    <w:rsid w:val="001B60DF"/>
    <w:rsid w:val="001C252F"/>
    <w:rsid w:val="001D541C"/>
    <w:rsid w:val="001E0BC7"/>
    <w:rsid w:val="001E44BF"/>
    <w:rsid w:val="001F09B2"/>
    <w:rsid w:val="0020722A"/>
    <w:rsid w:val="00221E42"/>
    <w:rsid w:val="00225E1F"/>
    <w:rsid w:val="00233630"/>
    <w:rsid w:val="002352F5"/>
    <w:rsid w:val="00237F50"/>
    <w:rsid w:val="00251AC0"/>
    <w:rsid w:val="00256F94"/>
    <w:rsid w:val="00273ABD"/>
    <w:rsid w:val="002A799A"/>
    <w:rsid w:val="002C03D8"/>
    <w:rsid w:val="002C6227"/>
    <w:rsid w:val="002E0715"/>
    <w:rsid w:val="002E36F9"/>
    <w:rsid w:val="002E4561"/>
    <w:rsid w:val="002E51DF"/>
    <w:rsid w:val="0030208B"/>
    <w:rsid w:val="003069A0"/>
    <w:rsid w:val="00312E41"/>
    <w:rsid w:val="00315335"/>
    <w:rsid w:val="00317FE5"/>
    <w:rsid w:val="00331F18"/>
    <w:rsid w:val="003435A6"/>
    <w:rsid w:val="003871C6"/>
    <w:rsid w:val="003B6015"/>
    <w:rsid w:val="003C4D3F"/>
    <w:rsid w:val="003F48C9"/>
    <w:rsid w:val="00404F5F"/>
    <w:rsid w:val="00407B0A"/>
    <w:rsid w:val="00411991"/>
    <w:rsid w:val="0041354F"/>
    <w:rsid w:val="00417C0D"/>
    <w:rsid w:val="004624D1"/>
    <w:rsid w:val="004903E0"/>
    <w:rsid w:val="004A781C"/>
    <w:rsid w:val="004D1C30"/>
    <w:rsid w:val="004D4D03"/>
    <w:rsid w:val="0050573B"/>
    <w:rsid w:val="005428F5"/>
    <w:rsid w:val="00542AA4"/>
    <w:rsid w:val="005564A6"/>
    <w:rsid w:val="00557AAE"/>
    <w:rsid w:val="00576910"/>
    <w:rsid w:val="00586C4E"/>
    <w:rsid w:val="005909B0"/>
    <w:rsid w:val="0059299C"/>
    <w:rsid w:val="00593788"/>
    <w:rsid w:val="005B2F1A"/>
    <w:rsid w:val="005B5F64"/>
    <w:rsid w:val="005B6B58"/>
    <w:rsid w:val="005C778B"/>
    <w:rsid w:val="005D5FE4"/>
    <w:rsid w:val="005F115C"/>
    <w:rsid w:val="00602E8B"/>
    <w:rsid w:val="00615E53"/>
    <w:rsid w:val="00616853"/>
    <w:rsid w:val="0064619A"/>
    <w:rsid w:val="00663C97"/>
    <w:rsid w:val="00674ADF"/>
    <w:rsid w:val="0068434B"/>
    <w:rsid w:val="00690E5F"/>
    <w:rsid w:val="006D33CC"/>
    <w:rsid w:val="006D57CD"/>
    <w:rsid w:val="006D6F68"/>
    <w:rsid w:val="006F01A3"/>
    <w:rsid w:val="00703D07"/>
    <w:rsid w:val="00706174"/>
    <w:rsid w:val="0071416C"/>
    <w:rsid w:val="0073362D"/>
    <w:rsid w:val="00742F4C"/>
    <w:rsid w:val="00744B13"/>
    <w:rsid w:val="00757835"/>
    <w:rsid w:val="00762B6F"/>
    <w:rsid w:val="00762B91"/>
    <w:rsid w:val="00766E2F"/>
    <w:rsid w:val="0077166C"/>
    <w:rsid w:val="007830F9"/>
    <w:rsid w:val="007A046E"/>
    <w:rsid w:val="007A69AC"/>
    <w:rsid w:val="007B7FCF"/>
    <w:rsid w:val="007C5352"/>
    <w:rsid w:val="007D0100"/>
    <w:rsid w:val="007E2329"/>
    <w:rsid w:val="007E36BC"/>
    <w:rsid w:val="00810586"/>
    <w:rsid w:val="00815A8D"/>
    <w:rsid w:val="00816790"/>
    <w:rsid w:val="008169BD"/>
    <w:rsid w:val="00820BA2"/>
    <w:rsid w:val="008242F0"/>
    <w:rsid w:val="00840D4A"/>
    <w:rsid w:val="00843181"/>
    <w:rsid w:val="008535B2"/>
    <w:rsid w:val="008815FF"/>
    <w:rsid w:val="00881ACE"/>
    <w:rsid w:val="008B3E94"/>
    <w:rsid w:val="008D64A3"/>
    <w:rsid w:val="008F381A"/>
    <w:rsid w:val="008F6DBB"/>
    <w:rsid w:val="0090082B"/>
    <w:rsid w:val="009116C8"/>
    <w:rsid w:val="00921996"/>
    <w:rsid w:val="0093535D"/>
    <w:rsid w:val="00937013"/>
    <w:rsid w:val="00947C63"/>
    <w:rsid w:val="00955F6A"/>
    <w:rsid w:val="00957470"/>
    <w:rsid w:val="00990F4F"/>
    <w:rsid w:val="009A59B8"/>
    <w:rsid w:val="009B20B2"/>
    <w:rsid w:val="009D311E"/>
    <w:rsid w:val="009E4283"/>
    <w:rsid w:val="00A25AF7"/>
    <w:rsid w:val="00A33908"/>
    <w:rsid w:val="00A847BD"/>
    <w:rsid w:val="00A914FA"/>
    <w:rsid w:val="00A97D7C"/>
    <w:rsid w:val="00AA2A92"/>
    <w:rsid w:val="00AD731B"/>
    <w:rsid w:val="00B15979"/>
    <w:rsid w:val="00B2465E"/>
    <w:rsid w:val="00B27C9D"/>
    <w:rsid w:val="00B54697"/>
    <w:rsid w:val="00B83323"/>
    <w:rsid w:val="00BA2450"/>
    <w:rsid w:val="00BA5256"/>
    <w:rsid w:val="00BB2502"/>
    <w:rsid w:val="00BD008B"/>
    <w:rsid w:val="00BD15D2"/>
    <w:rsid w:val="00BD3611"/>
    <w:rsid w:val="00BD3DFF"/>
    <w:rsid w:val="00BF364D"/>
    <w:rsid w:val="00BF4488"/>
    <w:rsid w:val="00C12444"/>
    <w:rsid w:val="00C33668"/>
    <w:rsid w:val="00C35BD3"/>
    <w:rsid w:val="00C47754"/>
    <w:rsid w:val="00C54BAA"/>
    <w:rsid w:val="00C70968"/>
    <w:rsid w:val="00C72FFA"/>
    <w:rsid w:val="00C77E1E"/>
    <w:rsid w:val="00C87941"/>
    <w:rsid w:val="00CC2058"/>
    <w:rsid w:val="00CE0C12"/>
    <w:rsid w:val="00D02BBB"/>
    <w:rsid w:val="00D03F30"/>
    <w:rsid w:val="00D6750C"/>
    <w:rsid w:val="00D76D37"/>
    <w:rsid w:val="00D92E4D"/>
    <w:rsid w:val="00D94BDD"/>
    <w:rsid w:val="00DB3861"/>
    <w:rsid w:val="00DB77DC"/>
    <w:rsid w:val="00DC7E08"/>
    <w:rsid w:val="00DE4889"/>
    <w:rsid w:val="00E2354C"/>
    <w:rsid w:val="00E25CDB"/>
    <w:rsid w:val="00E5472B"/>
    <w:rsid w:val="00E5602F"/>
    <w:rsid w:val="00E57C42"/>
    <w:rsid w:val="00E64404"/>
    <w:rsid w:val="00E666C6"/>
    <w:rsid w:val="00E866D1"/>
    <w:rsid w:val="00EB098C"/>
    <w:rsid w:val="00ED1328"/>
    <w:rsid w:val="00ED44C7"/>
    <w:rsid w:val="00EF006B"/>
    <w:rsid w:val="00EF700C"/>
    <w:rsid w:val="00F13CFD"/>
    <w:rsid w:val="00F17D45"/>
    <w:rsid w:val="00F40ECE"/>
    <w:rsid w:val="00F5107B"/>
    <w:rsid w:val="00F648ED"/>
    <w:rsid w:val="00F82E8E"/>
    <w:rsid w:val="00F957FA"/>
    <w:rsid w:val="00FA6781"/>
    <w:rsid w:val="00FA6B52"/>
    <w:rsid w:val="00FB2942"/>
    <w:rsid w:val="00FB432D"/>
    <w:rsid w:val="00FB6781"/>
    <w:rsid w:val="00FD18B9"/>
    <w:rsid w:val="00FE24F8"/>
    <w:rsid w:val="00FF1D72"/>
    <w:rsid w:val="00FF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link w:val="Heading1Char"/>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331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F18"/>
    <w:rPr>
      <w:rFonts w:ascii="Tahoma" w:hAnsi="Tahoma" w:cs="Tahoma"/>
      <w:sz w:val="16"/>
      <w:szCs w:val="16"/>
    </w:rPr>
  </w:style>
  <w:style w:type="character" w:customStyle="1" w:styleId="Heading1Char">
    <w:name w:val="Heading 1 Char"/>
    <w:basedOn w:val="DefaultParagraphFont"/>
    <w:link w:val="Heading1"/>
    <w:rsid w:val="007E2329"/>
    <w:rPr>
      <w:rFonts w:ascii="Arial" w:hAnsi="Arial"/>
      <w:b/>
      <w:kern w:val="28"/>
      <w:sz w:val="28"/>
    </w:rPr>
  </w:style>
  <w:style w:type="character" w:customStyle="1" w:styleId="Heading2Char">
    <w:name w:val="Heading 2 Char"/>
    <w:basedOn w:val="DefaultParagraphFont"/>
    <w:link w:val="Heading2"/>
    <w:rsid w:val="007E2329"/>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369173">
      <w:bodyDiv w:val="1"/>
      <w:marLeft w:val="0"/>
      <w:marRight w:val="0"/>
      <w:marTop w:val="0"/>
      <w:marBottom w:val="0"/>
      <w:divBdr>
        <w:top w:val="none" w:sz="0" w:space="0" w:color="auto"/>
        <w:left w:val="none" w:sz="0" w:space="0" w:color="auto"/>
        <w:bottom w:val="none" w:sz="0" w:space="0" w:color="auto"/>
        <w:right w:val="none" w:sz="0" w:space="0" w:color="auto"/>
      </w:divBdr>
    </w:div>
    <w:div w:id="1902791548">
      <w:bodyDiv w:val="1"/>
      <w:marLeft w:val="65"/>
      <w:marRight w:val="65"/>
      <w:marTop w:val="65"/>
      <w:marBottom w:val="65"/>
      <w:divBdr>
        <w:top w:val="none" w:sz="0" w:space="0" w:color="auto"/>
        <w:left w:val="none" w:sz="0" w:space="0" w:color="auto"/>
        <w:bottom w:val="none" w:sz="0" w:space="0" w:color="auto"/>
        <w:right w:val="none" w:sz="0" w:space="0" w:color="auto"/>
      </w:divBdr>
      <w:divsChild>
        <w:div w:id="1941836107">
          <w:marLeft w:val="0"/>
          <w:marRight w:val="0"/>
          <w:marTop w:val="0"/>
          <w:marBottom w:val="0"/>
          <w:divBdr>
            <w:top w:val="none" w:sz="0" w:space="0" w:color="auto"/>
            <w:left w:val="none" w:sz="0" w:space="0" w:color="auto"/>
            <w:bottom w:val="none" w:sz="0" w:space="0" w:color="auto"/>
            <w:right w:val="none" w:sz="0" w:space="0" w:color="auto"/>
          </w:divBdr>
          <w:divsChild>
            <w:div w:id="1609197611">
              <w:marLeft w:val="0"/>
              <w:marRight w:val="0"/>
              <w:marTop w:val="0"/>
              <w:marBottom w:val="0"/>
              <w:divBdr>
                <w:top w:val="none" w:sz="0" w:space="0" w:color="auto"/>
                <w:left w:val="none" w:sz="0" w:space="0" w:color="auto"/>
                <w:bottom w:val="none" w:sz="0" w:space="0" w:color="auto"/>
                <w:right w:val="none" w:sz="0" w:space="0" w:color="auto"/>
              </w:divBdr>
              <w:divsChild>
                <w:div w:id="88504304">
                  <w:marLeft w:val="0"/>
                  <w:marRight w:val="0"/>
                  <w:marTop w:val="65"/>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z4r1x\My%20Documents\Downloads\MDD%20Template%20EA3%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C84F7-4CE0-4DFB-AA16-41E9F70D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 (2).dotx</Template>
  <TotalTime>218</TotalTime>
  <Pages>36</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14909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Blake Latchford</dc:creator>
  <cp:keywords/>
  <dc:description/>
  <cp:lastModifiedBy>Thomas, Vince</cp:lastModifiedBy>
  <cp:revision>35</cp:revision>
  <cp:lastPrinted>2011-03-21T13:34:00Z</cp:lastPrinted>
  <dcterms:created xsi:type="dcterms:W3CDTF">2013-05-09T21:52:00Z</dcterms:created>
  <dcterms:modified xsi:type="dcterms:W3CDTF">2014-02-07T18:59:00Z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Park Assist with Torque Overlay</vt:lpwstr>
  </property>
  <property fmtid="{D5CDD505-2E9C-101B-9397-08002B2CF9AE}" pid="3" name="MDDRevNum">
    <vt:lpwstr>1.0</vt:lpwstr>
  </property>
  <property fmtid="{D5CDD505-2E9C-101B-9397-08002B2CF9AE}" pid="4" name="Module Layer">
    <vt:lpwstr>0</vt:lpwstr>
  </property>
  <property fmtid="{D5CDD505-2E9C-101B-9397-08002B2CF9AE}" pid="5" name="Module Name">
    <vt:lpwstr>PAwTO</vt:lpwstr>
  </property>
  <property fmtid="{D5CDD505-2E9C-101B-9397-08002B2CF9AE}" pid="6" name="Product Line">
    <vt:lpwstr>Gen II+ EPS EA3</vt:lpwstr>
  </property>
</Properties>
</file>